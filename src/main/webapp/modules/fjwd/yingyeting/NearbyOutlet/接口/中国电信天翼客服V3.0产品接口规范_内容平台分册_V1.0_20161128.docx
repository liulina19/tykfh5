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0D7A" w:rsidRDefault="007B0D7A" w:rsidP="007B0D7A">
      <w:pPr>
        <w:spacing w:line="360" w:lineRule="auto"/>
      </w:pPr>
    </w:p>
    <w:p w:rsidR="007B0D7A" w:rsidRDefault="007B0D7A" w:rsidP="007B0D7A">
      <w:pPr>
        <w:spacing w:line="360" w:lineRule="auto"/>
      </w:pPr>
      <w:r>
        <w:rPr>
          <w:noProof/>
        </w:rPr>
        <w:drawing>
          <wp:anchor distT="0" distB="0" distL="114300" distR="114300" simplePos="0" relativeHeight="251667456" behindDoc="0" locked="0" layoutInCell="1" allowOverlap="1">
            <wp:simplePos x="0" y="0"/>
            <wp:positionH relativeFrom="column">
              <wp:posOffset>-225425</wp:posOffset>
            </wp:positionH>
            <wp:positionV relativeFrom="paragraph">
              <wp:posOffset>-209550</wp:posOffset>
            </wp:positionV>
            <wp:extent cx="1331595" cy="426085"/>
            <wp:effectExtent l="0" t="0" r="1905"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1595" cy="426085"/>
                    </a:xfrm>
                    <a:prstGeom prst="rect">
                      <a:avLst/>
                    </a:prstGeom>
                    <a:noFill/>
                    <a:ln>
                      <a:noFill/>
                    </a:ln>
                  </pic:spPr>
                </pic:pic>
              </a:graphicData>
            </a:graphic>
          </wp:anchor>
        </w:drawing>
      </w:r>
      <w:r w:rsidR="00B50774">
        <w:rPr>
          <w:noProof/>
        </w:rPr>
        <w:pict>
          <v:shapetype id="_x0000_t202" coordsize="21600,21600" o:spt="202" path="m,l,21600r21600,l21600,xe">
            <v:stroke joinstyle="miter"/>
            <v:path gradientshapeok="t" o:connecttype="rect"/>
          </v:shapetype>
          <v:shape id="文本框 9" o:spid="_x0000_s1026" type="#_x0000_t202" style="position:absolute;left:0;text-align:left;margin-left:252.65pt;margin-top:620.15pt;width:159pt;height:24.6pt;z-index:251666432;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" stroked="f">
            <v:textbox inset="0,0,0,0">
              <w:txbxContent>
                <w:p w:rsidR="004B7CCD" w:rsidRDefault="004B7CCD" w:rsidP="007B0D7A">
                  <w:pPr>
                    <w:pStyle w:val="ae"/>
                    <w:rPr>
                      <w:rFonts w:ascii="黑体"/>
                    </w:rPr>
                  </w:pPr>
                  <w:r>
                    <w:rPr>
                      <w:rFonts w:ascii="黑体" w:hint="eastAsia"/>
                    </w:rPr>
                    <w:t>实施</w:t>
                  </w:r>
                </w:p>
              </w:txbxContent>
            </v:textbox>
            <w10:wrap anchorx="margin" anchory="margin"/>
            <w10:anchorlock/>
          </v:shape>
        </w:pict>
      </w:r>
      <w:r w:rsidR="00B50774">
        <w:rPr>
          <w:noProof/>
        </w:rPr>
        <w:pict>
          <v:shape id="文本框 8" o:spid="_x0000_s1027" type="#_x0000_t202" style="position:absolute;left:0;text-align:left;margin-left:-.1pt;margin-top:619.4pt;width:159pt;height:24.6pt;z-index:251665408;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" stroked="f">
            <v:textbox inset="0,0,0,0">
              <w:txbxContent>
                <w:p w:rsidR="004B7CCD" w:rsidRDefault="004B7CCD" w:rsidP="007B0D7A">
                  <w:pPr>
                    <w:pStyle w:val="ac"/>
                    <w:rPr>
                      <w:rFonts w:ascii="黑体"/>
                    </w:rPr>
                  </w:pPr>
                  <w:r>
                    <w:rPr>
                      <w:rFonts w:ascii="黑体" w:hint="eastAsia"/>
                    </w:rPr>
                    <w:t>2013</w:t>
                  </w:r>
                  <w:r>
                    <w:rPr>
                      <w:rFonts w:hint="eastAsia"/>
                    </w:rPr>
                    <w:t>-02</w:t>
                  </w:r>
                  <w:r>
                    <w:rPr>
                      <w:rFonts w:ascii="黑体" w:hint="eastAsia"/>
                    </w:rPr>
                    <w:t>发布</w:t>
                  </w:r>
                </w:p>
              </w:txbxContent>
            </v:textbox>
            <w10:wrap anchorx="margin" anchory="margin"/>
            <w10:anchorlock/>
          </v:shape>
        </w:pict>
      </w:r>
      <w:r w:rsidR="00B50774">
        <w:rPr>
          <w:noProof/>
        </w:rPr>
        <w:pict>
          <v:shape id="文本框 7" o:spid="_x0000_s1028" type="#_x0000_t202" style="position:absolute;left:0;text-align:left;margin-left:-1.1pt;margin-top:242.6pt;width:421.1pt;height:368.6pt;z-index:25166438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" stroked="f">
            <v:textbox inset="0,0,0,0">
              <w:txbxContent>
                <w:p w:rsidR="004B7CCD" w:rsidRDefault="004B7CCD" w:rsidP="007B0D7A">
                  <w:pPr>
                    <w:pStyle w:val="aa"/>
                  </w:pPr>
                  <w:r>
                    <w:rPr>
                      <w:rFonts w:hint="eastAsia"/>
                    </w:rPr>
                    <w:t>中国电信“天翼手机客服”接口规范</w:t>
                  </w:r>
                </w:p>
                <w:p w:rsidR="004B7CCD" w:rsidRDefault="004B7CCD" w:rsidP="007B0D7A">
                  <w:pPr>
                    <w:pStyle w:val="aa"/>
                  </w:pPr>
                  <w:r>
                    <w:rPr>
                      <w:rFonts w:hint="eastAsia"/>
                    </w:rPr>
                    <w:t>内容平台分册</w:t>
                  </w:r>
                </w:p>
                <w:p w:rsidR="004B7CCD" w:rsidRDefault="004B7CCD" w:rsidP="007B0D7A">
                  <w:pPr>
                    <w:pStyle w:val="a7"/>
                  </w:pPr>
                </w:p>
                <w:p w:rsidR="004B7CCD" w:rsidRDefault="004B7CCD" w:rsidP="007B0D7A">
                  <w:pPr>
                    <w:pStyle w:val="a8"/>
                  </w:pPr>
                </w:p>
              </w:txbxContent>
            </v:textbox>
            <w10:wrap anchorx="margin" anchory="margin"/>
            <w10:anchorlock/>
          </v:shape>
        </w:pict>
      </w:r>
      <w:r w:rsidR="00B50774">
        <w:rPr>
          <w:noProof/>
        </w:rPr>
        <w:pict>
          <v:shape id="文本框 6" o:spid="_x0000_s1029" type="#_x0000_t202" style="position:absolute;left:0;text-align:left;margin-left:-2pt;margin-top:79.45pt;width:416.4pt;height:67.75pt;z-index:251663360;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" stroked="f">
            <v:textbox inset="0,0,0,0">
              <w:txbxContent>
                <w:p w:rsidR="004B7CCD" w:rsidRDefault="004B7CCD" w:rsidP="007B0D7A">
                  <w:pPr>
                    <w:pStyle w:val="11"/>
                    <w:wordWrap w:val="0"/>
                  </w:pPr>
                  <w:r>
                    <w:rPr>
                      <w:rFonts w:hint="eastAsia"/>
                    </w:rPr>
                    <w:t>Q/CT</w:t>
                  </w:r>
                  <w:r>
                    <w:rPr>
                      <w:rFonts w:hint="eastAsia"/>
                    </w:rPr>
                    <w:tab/>
                    <w:t>XXXX.1-2010</w:t>
                  </w:r>
                </w:p>
                <w:p w:rsidR="004B7CCD" w:rsidRDefault="004B7CCD" w:rsidP="007B0D7A">
                  <w:pPr>
                    <w:pStyle w:val="ab"/>
                    <w:rPr>
                      <w:b/>
                    </w:rPr>
                  </w:pPr>
                </w:p>
              </w:txbxContent>
            </v:textbox>
            <w10:wrap anchorx="margin" anchory="margin"/>
            <w10:anchorlock/>
          </v:shape>
        </w:pict>
      </w:r>
      <w:r w:rsidR="00B50774">
        <w:rPr>
          <w:noProof/>
        </w:rPr>
        <w:pict>
          <v:shape id="文本框 5" o:spid="_x0000_s1030" type="#_x0000_t202" style="position:absolute;left:0;text-align:left;margin-left:-1.1pt;margin-top:49.45pt;width:421.1pt;height:30.8pt;z-index:25166233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" stroked="f">
            <v:textbox inset="0,0,0,0">
              <w:txbxContent>
                <w:p w:rsidR="004B7CCD" w:rsidRDefault="004B7CCD" w:rsidP="007B0D7A">
                  <w:pPr>
                    <w:pStyle w:val="a9"/>
                    <w:jc w:val="center"/>
                    <w:rPr>
                      <w:spacing w:val="28"/>
                      <w:szCs w:val="52"/>
                    </w:rPr>
                  </w:pPr>
                  <w:r>
                    <w:rPr>
                      <w:rFonts w:hint="eastAsia"/>
                      <w:spacing w:val="28"/>
                      <w:szCs w:val="52"/>
                    </w:rPr>
                    <w:t>中国电信集团公司技术标准</w:t>
                  </w:r>
                </w:p>
                <w:p w:rsidR="004B7CCD" w:rsidRDefault="004B7CCD" w:rsidP="007B0D7A">
                  <w:pPr>
                    <w:pStyle w:val="a9"/>
                  </w:pPr>
                </w:p>
              </w:txbxContent>
            </v:textbox>
            <w10:wrap anchorx="margin" anchory="margin"/>
            <w10:anchorlock/>
          </v:shape>
        </w:pict>
      </w:r>
      <w:r w:rsidR="00B50774">
        <w:rPr>
          <w:noProof/>
        </w:rPr>
        <w:pict>
          <v:shape id="文本框 4" o:spid="_x0000_s1031" type="#_x0000_t202" style="position:absolute;left:0;text-align:left;margin-left:276pt;margin-top:3.8pt;width:138.4pt;height:20.2pt;z-index:251661312;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" stroked="f">
            <v:textbox inset="0,0,0,0">
              <w:txbxContent>
                <w:p w:rsidR="004B7CCD" w:rsidRDefault="004B7CCD" w:rsidP="007B0D7A">
                  <w:pPr>
                    <w:pStyle w:val="a9"/>
                    <w:jc w:val="center"/>
                    <w:rPr>
                      <w:spacing w:val="28"/>
                      <w:sz w:val="21"/>
                      <w:szCs w:val="21"/>
                    </w:rPr>
                  </w:pPr>
                  <w:r>
                    <w:rPr>
                      <w:rFonts w:hint="eastAsia"/>
                      <w:spacing w:val="28"/>
                      <w:sz w:val="21"/>
                      <w:szCs w:val="21"/>
                    </w:rPr>
                    <w:t>保密等级：公开发放</w:t>
                  </w:r>
                </w:p>
                <w:p w:rsidR="004B7CCD" w:rsidRDefault="004B7CCD" w:rsidP="007B0D7A">
                  <w:pPr>
                    <w:pStyle w:val="ad"/>
                  </w:pPr>
                </w:p>
              </w:txbxContent>
            </v:textbox>
            <w10:wrap anchorx="margin" anchory="margin"/>
            <w10:anchorlock/>
          </v:shape>
        </w:pict>
      </w:r>
      <w:r w:rsidR="00B50774">
        <w:rPr>
          <w:noProof/>
        </w:rPr>
        <w:pict>
          <v:line id="直接连接符 3" o:spid="_x0000_s1035" style="position:absolute;left:0;text-align:left;z-index:251660288;visibility:visible;mso-position-horizontal-relative:text;mso-position-vertical-relative:text" from="-1.1pt,628.45pt" to="414.4pt,6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" strokecolor="#800008" strokeweight="1pt"/>
        </w:pict>
      </w:r>
      <w:r w:rsidR="00B50774">
        <w:rPr>
          <w:noProof/>
        </w:rPr>
        <w:pict>
          <v:shape id="文本框 2" o:spid="_x0000_s1032" type="#_x0000_t202" style="position:absolute;left:0;text-align:left;margin-left:-1.1pt;margin-top:669.15pt;width:412.75pt;height:28.6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" stroked="f">
            <v:textbox inset="0,0,0,0">
              <w:txbxContent>
                <w:p w:rsidR="004B7CCD" w:rsidRDefault="004B7CCD" w:rsidP="007B0D7A">
                  <w:pPr>
                    <w:pStyle w:val="af"/>
                    <w:rPr>
                      <w:rStyle w:val="a6"/>
                      <w:szCs w:val="28"/>
                    </w:rPr>
                  </w:pPr>
                  <w:r>
                    <w:rPr>
                      <w:rFonts w:hint="eastAsia"/>
                    </w:rPr>
                    <w:t>中国电信集团公司</w:t>
                  </w:r>
                  <w:r>
                    <w:rPr>
                      <w:rStyle w:val="a6"/>
                      <w:rFonts w:hint="eastAsia"/>
                      <w:szCs w:val="28"/>
                    </w:rPr>
                    <w:t>发布</w:t>
                  </w:r>
                </w:p>
                <w:p w:rsidR="004B7CCD" w:rsidRDefault="004B7CCD" w:rsidP="007B0D7A">
                  <w:pPr>
                    <w:pStyle w:val="af"/>
                    <w:rPr>
                      <w:rStyle w:val="a6"/>
                      <w:szCs w:val="28"/>
                    </w:rPr>
                  </w:pPr>
                </w:p>
                <w:p w:rsidR="004B7CCD" w:rsidRDefault="004B7CCD" w:rsidP="007B0D7A">
                  <w:pPr>
                    <w:pStyle w:val="af"/>
                    <w:rPr>
                      <w:rStyle w:val="a6"/>
                      <w:szCs w:val="28"/>
                    </w:rPr>
                  </w:pPr>
                </w:p>
                <w:p w:rsidR="004B7CCD" w:rsidRDefault="004B7CCD" w:rsidP="007B0D7A">
                  <w:pPr>
                    <w:pStyle w:val="af"/>
                    <w:rPr>
                      <w:rStyle w:val="a6"/>
                      <w:szCs w:val="28"/>
                    </w:rPr>
                  </w:pPr>
                </w:p>
                <w:p w:rsidR="004B7CCD" w:rsidRDefault="004B7CCD" w:rsidP="007B0D7A">
                  <w:pPr>
                    <w:pStyle w:val="af"/>
                    <w:rPr>
                      <w:rStyle w:val="a6"/>
                      <w:szCs w:val="28"/>
                    </w:rPr>
                  </w:pPr>
                </w:p>
                <w:p w:rsidR="004B7CCD" w:rsidRDefault="004B7CCD" w:rsidP="007B0D7A">
                  <w:pPr>
                    <w:pStyle w:val="af"/>
                    <w:rPr>
                      <w:rStyle w:val="a6"/>
                      <w:szCs w:val="28"/>
                    </w:rPr>
                  </w:pPr>
                </w:p>
                <w:p w:rsidR="004B7CCD" w:rsidRDefault="004B7CCD" w:rsidP="007B0D7A">
                  <w:pPr>
                    <w:pStyle w:val="af"/>
                    <w:rPr>
                      <w:rStyle w:val="a6"/>
                      <w:szCs w:val="28"/>
                    </w:rPr>
                  </w:pPr>
                </w:p>
                <w:p w:rsidR="004B7CCD" w:rsidRDefault="004B7CCD" w:rsidP="007B0D7A">
                  <w:pPr>
                    <w:pStyle w:val="af"/>
                    <w:rPr>
                      <w:rStyle w:val="a6"/>
                      <w:szCs w:val="28"/>
                    </w:rPr>
                  </w:pPr>
                </w:p>
                <w:p w:rsidR="004B7CCD" w:rsidRDefault="004B7CCD" w:rsidP="007B0D7A">
                  <w:pPr>
                    <w:pStyle w:val="af"/>
                    <w:rPr>
                      <w:sz w:val="30"/>
                    </w:rPr>
                  </w:pPr>
                </w:p>
                <w:p w:rsidR="004B7CCD" w:rsidRDefault="004B7CCD" w:rsidP="007B0D7A"/>
              </w:txbxContent>
            </v:textbox>
            <w10:wrap anchorx="margin" anchory="margin"/>
            <w10:anchorlock/>
          </v:shape>
        </w:pict>
      </w:r>
    </w:p>
    <w:p w:rsidR="007B0D7A" w:rsidRDefault="007B0D7A" w:rsidP="007B0D7A">
      <w:pPr>
        <w:spacing w:line="360" w:lineRule="auto"/>
      </w:pPr>
    </w:p>
    <w:p w:rsidR="007B0D7A" w:rsidRDefault="007B0D7A" w:rsidP="007B0D7A">
      <w:pPr>
        <w:spacing w:line="360" w:lineRule="auto"/>
      </w:pPr>
    </w:p>
    <w:p w:rsidR="007B0D7A" w:rsidRDefault="007B0D7A" w:rsidP="007B0D7A">
      <w:pPr>
        <w:spacing w:line="360" w:lineRule="auto"/>
      </w:pPr>
    </w:p>
    <w:p w:rsidR="007B0D7A" w:rsidRDefault="007B0D7A" w:rsidP="007B0D7A">
      <w:pPr>
        <w:spacing w:line="360" w:lineRule="auto"/>
      </w:pPr>
    </w:p>
    <w:p w:rsidR="007B0D7A" w:rsidRDefault="007B0D7A" w:rsidP="007B0D7A">
      <w:pPr>
        <w:spacing w:line="360" w:lineRule="auto"/>
      </w:pPr>
    </w:p>
    <w:p w:rsidR="007B0D7A" w:rsidRDefault="00B50774" w:rsidP="007B0D7A">
      <w:pPr>
        <w:spacing w:line="360" w:lineRule="auto"/>
      </w:pPr>
      <w:r>
        <w:rPr>
          <w:noProof/>
        </w:rPr>
        <w:pict>
          <v:line id="直接连接符 1" o:spid="_x0000_s1034" style="position:absolute;left:0;text-align:left;z-index:251668480;visibility:visible" from="0,14.05pt" to="415.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" strokecolor="#800008" strokeweight="1pt"/>
        </w:pict>
      </w:r>
    </w:p>
    <w:p w:rsidR="007B0D7A" w:rsidRDefault="007B0D7A"/>
    <w:p w:rsidR="007B0D7A" w:rsidRDefault="007B0D7A">
      <w:pPr>
        <w:widowControl/>
        <w:spacing w:line="240" w:lineRule="auto"/>
        <w:jc w:val="left"/>
      </w:pPr>
      <w:r>
        <w:br w:type="page"/>
      </w:r>
    </w:p>
    <w:p w:rsidR="004C2A86" w:rsidRPr="005D0603" w:rsidRDefault="004C2A86" w:rsidP="004C2A86">
      <w:pPr>
        <w:pStyle w:val="af6"/>
        <w:spacing w:line="360" w:lineRule="auto"/>
        <w:rPr>
          <w:sz w:val="44"/>
        </w:rPr>
      </w:pPr>
      <w:r w:rsidRPr="005D0603">
        <w:rPr>
          <w:rFonts w:hint="eastAsia"/>
          <w:sz w:val="44"/>
        </w:rPr>
        <w:lastRenderedPageBreak/>
        <w:t>目录</w:t>
      </w:r>
    </w:p>
    <w:p w:rsidR="004C2A86" w:rsidRDefault="00023722" w:rsidP="004C2A86">
      <w:pPr>
        <w:pStyle w:val="20"/>
        <w:tabs>
          <w:tab w:val="left" w:pos="840"/>
          <w:tab w:val="right" w:leader="dot" w:pos="8296"/>
        </w:tabs>
        <w:ind w:left="480"/>
        <w:rPr>
          <w:rFonts w:asciiTheme="minorHAnsi" w:eastAsiaTheme="minorEastAsia" w:hAnsiTheme="minorHAnsi" w:cstheme="minorBidi"/>
          <w:noProof/>
          <w:sz w:val="21"/>
          <w:szCs w:val="22"/>
        </w:rPr>
      </w:pPr>
      <w:r w:rsidRPr="005D0603">
        <w:rPr>
          <w:sz w:val="44"/>
        </w:rPr>
        <w:fldChar w:fldCharType="begin"/>
      </w:r>
      <w:r w:rsidR="004C2A86" w:rsidRPr="005D0603">
        <w:rPr>
          <w:rFonts w:hint="eastAsia"/>
          <w:sz w:val="44"/>
        </w:rPr>
        <w:instrText>TOC \o "1-3" \h \z \u</w:instrText>
      </w:r>
      <w:r w:rsidRPr="005D0603">
        <w:rPr>
          <w:sz w:val="44"/>
        </w:rPr>
        <w:fldChar w:fldCharType="separate"/>
      </w:r>
      <w:hyperlink w:anchor="_Toc405551074" w:history="1">
        <w:r w:rsidR="004C2A86" w:rsidRPr="00300D19">
          <w:rPr>
            <w:rStyle w:val="af0"/>
            <w:noProof/>
          </w:rPr>
          <w:t>1.</w:t>
        </w:r>
        <w:r w:rsidR="004C2A86">
          <w:rPr>
            <w:rFonts w:asciiTheme="minorHAnsi" w:eastAsiaTheme="minorEastAsia" w:hAnsiTheme="minorHAnsi" w:cstheme="minorBidi"/>
            <w:noProof/>
            <w:sz w:val="21"/>
            <w:szCs w:val="22"/>
          </w:rPr>
          <w:tab/>
        </w:r>
        <w:r w:rsidR="004C2A86" w:rsidRPr="00300D19">
          <w:rPr>
            <w:rStyle w:val="af0"/>
            <w:rFonts w:hint="eastAsia"/>
            <w:noProof/>
          </w:rPr>
          <w:t>系统公告</w:t>
        </w:r>
        <w:r w:rsidR="004C2A86">
          <w:rPr>
            <w:noProof/>
            <w:webHidden/>
          </w:rPr>
          <w:tab/>
        </w:r>
        <w:r>
          <w:rPr>
            <w:noProof/>
            <w:webHidden/>
          </w:rPr>
          <w:fldChar w:fldCharType="begin"/>
        </w:r>
        <w:r w:rsidR="004C2A86">
          <w:rPr>
            <w:noProof/>
            <w:webHidden/>
          </w:rPr>
          <w:instrText xml:space="preserve"> PAGEREF _Toc405551074 \h </w:instrText>
        </w:r>
        <w:r>
          <w:rPr>
            <w:noProof/>
            <w:webHidden/>
          </w:rPr>
        </w:r>
        <w:r>
          <w:rPr>
            <w:noProof/>
            <w:webHidden/>
          </w:rPr>
          <w:fldChar w:fldCharType="separate"/>
        </w:r>
        <w:r w:rsidR="004C2A86">
          <w:rPr>
            <w:noProof/>
            <w:webHidden/>
          </w:rPr>
          <w:t>5</w:t>
        </w:r>
        <w:r>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75" w:history="1">
        <w:r w:rsidR="004C2A86" w:rsidRPr="00300D19">
          <w:rPr>
            <w:rStyle w:val="af0"/>
            <w:noProof/>
          </w:rPr>
          <w:t>1.1.</w:t>
        </w:r>
        <w:r w:rsidR="004C2A86">
          <w:rPr>
            <w:rFonts w:asciiTheme="minorHAnsi" w:eastAsiaTheme="minorEastAsia" w:hAnsiTheme="minorHAnsi" w:cstheme="minorBidi"/>
            <w:noProof/>
            <w:sz w:val="21"/>
            <w:szCs w:val="22"/>
          </w:rPr>
          <w:tab/>
        </w:r>
        <w:r w:rsidR="004C2A86" w:rsidRPr="00300D19">
          <w:rPr>
            <w:rStyle w:val="af0"/>
            <w:rFonts w:hint="eastAsia"/>
            <w:noProof/>
          </w:rPr>
          <w:t>系统公告列表</w:t>
        </w:r>
        <w:r w:rsidR="004C2A86">
          <w:rPr>
            <w:noProof/>
            <w:webHidden/>
          </w:rPr>
          <w:tab/>
        </w:r>
        <w:r w:rsidR="00023722">
          <w:rPr>
            <w:noProof/>
            <w:webHidden/>
          </w:rPr>
          <w:fldChar w:fldCharType="begin"/>
        </w:r>
        <w:r w:rsidR="004C2A86">
          <w:rPr>
            <w:noProof/>
            <w:webHidden/>
          </w:rPr>
          <w:instrText xml:space="preserve"> PAGEREF _Toc405551075 \h </w:instrText>
        </w:r>
        <w:r w:rsidR="00023722">
          <w:rPr>
            <w:noProof/>
            <w:webHidden/>
          </w:rPr>
        </w:r>
        <w:r w:rsidR="00023722">
          <w:rPr>
            <w:noProof/>
            <w:webHidden/>
          </w:rPr>
          <w:fldChar w:fldCharType="separate"/>
        </w:r>
        <w:r w:rsidR="004C2A86">
          <w:rPr>
            <w:noProof/>
            <w:webHidden/>
          </w:rPr>
          <w:t>5</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76" w:history="1">
        <w:r w:rsidR="004C2A86" w:rsidRPr="00300D19">
          <w:rPr>
            <w:rStyle w:val="af0"/>
            <w:noProof/>
          </w:rPr>
          <w:t>1.2.</w:t>
        </w:r>
        <w:r w:rsidR="004C2A86">
          <w:rPr>
            <w:rFonts w:asciiTheme="minorHAnsi" w:eastAsiaTheme="minorEastAsia" w:hAnsiTheme="minorHAnsi" w:cstheme="minorBidi"/>
            <w:noProof/>
            <w:sz w:val="21"/>
            <w:szCs w:val="22"/>
          </w:rPr>
          <w:tab/>
        </w:r>
        <w:r w:rsidR="004C2A86" w:rsidRPr="00300D19">
          <w:rPr>
            <w:rStyle w:val="af0"/>
            <w:rFonts w:hint="eastAsia"/>
            <w:noProof/>
          </w:rPr>
          <w:t>系统公告详情</w:t>
        </w:r>
        <w:r w:rsidR="004C2A86">
          <w:rPr>
            <w:noProof/>
            <w:webHidden/>
          </w:rPr>
          <w:tab/>
        </w:r>
        <w:r w:rsidR="00023722">
          <w:rPr>
            <w:noProof/>
            <w:webHidden/>
          </w:rPr>
          <w:fldChar w:fldCharType="begin"/>
        </w:r>
        <w:r w:rsidR="004C2A86">
          <w:rPr>
            <w:noProof/>
            <w:webHidden/>
          </w:rPr>
          <w:instrText xml:space="preserve"> PAGEREF _Toc405551076 \h </w:instrText>
        </w:r>
        <w:r w:rsidR="00023722">
          <w:rPr>
            <w:noProof/>
            <w:webHidden/>
          </w:rPr>
        </w:r>
        <w:r w:rsidR="00023722">
          <w:rPr>
            <w:noProof/>
            <w:webHidden/>
          </w:rPr>
          <w:fldChar w:fldCharType="separate"/>
        </w:r>
        <w:r w:rsidR="004C2A86">
          <w:rPr>
            <w:noProof/>
            <w:webHidden/>
          </w:rPr>
          <w:t>6</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77" w:history="1">
        <w:r w:rsidR="004C2A86" w:rsidRPr="00300D19">
          <w:rPr>
            <w:rStyle w:val="af0"/>
            <w:noProof/>
          </w:rPr>
          <w:t>1.3.</w:t>
        </w:r>
        <w:r w:rsidR="004C2A86">
          <w:rPr>
            <w:rFonts w:asciiTheme="minorHAnsi" w:eastAsiaTheme="minorEastAsia" w:hAnsiTheme="minorHAnsi" w:cstheme="minorBidi"/>
            <w:noProof/>
            <w:sz w:val="21"/>
            <w:szCs w:val="22"/>
          </w:rPr>
          <w:tab/>
        </w:r>
        <w:r w:rsidR="004C2A86" w:rsidRPr="00300D19">
          <w:rPr>
            <w:rStyle w:val="af0"/>
            <w:rFonts w:hint="eastAsia"/>
            <w:noProof/>
          </w:rPr>
          <w:t>系统公告图片</w:t>
        </w:r>
        <w:r w:rsidR="004C2A86">
          <w:rPr>
            <w:noProof/>
            <w:webHidden/>
          </w:rPr>
          <w:tab/>
        </w:r>
        <w:r w:rsidR="00023722">
          <w:rPr>
            <w:noProof/>
            <w:webHidden/>
          </w:rPr>
          <w:fldChar w:fldCharType="begin"/>
        </w:r>
        <w:r w:rsidR="004C2A86">
          <w:rPr>
            <w:noProof/>
            <w:webHidden/>
          </w:rPr>
          <w:instrText xml:space="preserve"> PAGEREF _Toc405551077 \h </w:instrText>
        </w:r>
        <w:r w:rsidR="00023722">
          <w:rPr>
            <w:noProof/>
            <w:webHidden/>
          </w:rPr>
        </w:r>
        <w:r w:rsidR="00023722">
          <w:rPr>
            <w:noProof/>
            <w:webHidden/>
          </w:rPr>
          <w:fldChar w:fldCharType="separate"/>
        </w:r>
        <w:r w:rsidR="004C2A86">
          <w:rPr>
            <w:noProof/>
            <w:webHidden/>
          </w:rPr>
          <w:t>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78" w:history="1">
        <w:r w:rsidR="004C2A86" w:rsidRPr="00300D19">
          <w:rPr>
            <w:rStyle w:val="af0"/>
            <w:noProof/>
          </w:rPr>
          <w:t>1.4.</w:t>
        </w:r>
        <w:r w:rsidR="004C2A86">
          <w:rPr>
            <w:rFonts w:asciiTheme="minorHAnsi" w:eastAsiaTheme="minorEastAsia" w:hAnsiTheme="minorHAnsi" w:cstheme="minorBidi"/>
            <w:noProof/>
            <w:sz w:val="21"/>
            <w:szCs w:val="22"/>
          </w:rPr>
          <w:tab/>
        </w:r>
        <w:r w:rsidR="004C2A86" w:rsidRPr="00300D19">
          <w:rPr>
            <w:rStyle w:val="af0"/>
            <w:rFonts w:hint="eastAsia"/>
            <w:noProof/>
          </w:rPr>
          <w:t>首页</w:t>
        </w:r>
        <w:r w:rsidR="004C2A86" w:rsidRPr="00300D19">
          <w:rPr>
            <w:rStyle w:val="af0"/>
            <w:noProof/>
          </w:rPr>
          <w:t>banner</w:t>
        </w:r>
        <w:r w:rsidR="004C2A86">
          <w:rPr>
            <w:noProof/>
            <w:webHidden/>
          </w:rPr>
          <w:tab/>
        </w:r>
        <w:r w:rsidR="00023722">
          <w:rPr>
            <w:noProof/>
            <w:webHidden/>
          </w:rPr>
          <w:fldChar w:fldCharType="begin"/>
        </w:r>
        <w:r w:rsidR="004C2A86">
          <w:rPr>
            <w:noProof/>
            <w:webHidden/>
          </w:rPr>
          <w:instrText xml:space="preserve"> PAGEREF _Toc405551078 \h </w:instrText>
        </w:r>
        <w:r w:rsidR="00023722">
          <w:rPr>
            <w:noProof/>
            <w:webHidden/>
          </w:rPr>
        </w:r>
        <w:r w:rsidR="00023722">
          <w:rPr>
            <w:noProof/>
            <w:webHidden/>
          </w:rPr>
          <w:fldChar w:fldCharType="separate"/>
        </w:r>
        <w:r w:rsidR="004C2A86">
          <w:rPr>
            <w:noProof/>
            <w:webHidden/>
          </w:rPr>
          <w:t>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79" w:history="1">
        <w:r w:rsidR="004C2A86" w:rsidRPr="00300D19">
          <w:rPr>
            <w:rStyle w:val="af0"/>
            <w:noProof/>
          </w:rPr>
          <w:t>1.5.</w:t>
        </w:r>
        <w:r w:rsidR="004C2A86">
          <w:rPr>
            <w:rFonts w:asciiTheme="minorHAnsi" w:eastAsiaTheme="minorEastAsia" w:hAnsiTheme="minorHAnsi" w:cstheme="minorBidi"/>
            <w:noProof/>
            <w:sz w:val="21"/>
            <w:szCs w:val="22"/>
          </w:rPr>
          <w:tab/>
        </w:r>
        <w:r w:rsidR="004C2A86" w:rsidRPr="00300D19">
          <w:rPr>
            <w:rStyle w:val="af0"/>
            <w:noProof/>
          </w:rPr>
          <w:t>E</w:t>
        </w:r>
        <w:r w:rsidR="004C2A86" w:rsidRPr="00300D19">
          <w:rPr>
            <w:rStyle w:val="af0"/>
            <w:rFonts w:hint="eastAsia"/>
            <w:noProof/>
          </w:rPr>
          <w:t>公告列表</w:t>
        </w:r>
        <w:r w:rsidR="004C2A86">
          <w:rPr>
            <w:noProof/>
            <w:webHidden/>
          </w:rPr>
          <w:tab/>
        </w:r>
        <w:r w:rsidR="00023722">
          <w:rPr>
            <w:noProof/>
            <w:webHidden/>
          </w:rPr>
          <w:fldChar w:fldCharType="begin"/>
        </w:r>
        <w:r w:rsidR="004C2A86">
          <w:rPr>
            <w:noProof/>
            <w:webHidden/>
          </w:rPr>
          <w:instrText xml:space="preserve"> PAGEREF _Toc405551079 \h </w:instrText>
        </w:r>
        <w:r w:rsidR="00023722">
          <w:rPr>
            <w:noProof/>
            <w:webHidden/>
          </w:rPr>
        </w:r>
        <w:r w:rsidR="00023722">
          <w:rPr>
            <w:noProof/>
            <w:webHidden/>
          </w:rPr>
          <w:fldChar w:fldCharType="separate"/>
        </w:r>
        <w:r w:rsidR="004C2A86">
          <w:rPr>
            <w:noProof/>
            <w:webHidden/>
          </w:rPr>
          <w:t>8</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0" w:history="1">
        <w:r w:rsidR="004C2A86" w:rsidRPr="00300D19">
          <w:rPr>
            <w:rStyle w:val="af0"/>
            <w:noProof/>
          </w:rPr>
          <w:t>1.6.</w:t>
        </w:r>
        <w:r w:rsidR="004C2A86">
          <w:rPr>
            <w:rFonts w:asciiTheme="minorHAnsi" w:eastAsiaTheme="minorEastAsia" w:hAnsiTheme="minorHAnsi" w:cstheme="minorBidi"/>
            <w:noProof/>
            <w:sz w:val="21"/>
            <w:szCs w:val="22"/>
          </w:rPr>
          <w:tab/>
        </w:r>
        <w:r w:rsidR="004C2A86" w:rsidRPr="00300D19">
          <w:rPr>
            <w:rStyle w:val="af0"/>
            <w:noProof/>
          </w:rPr>
          <w:t>E</w:t>
        </w:r>
        <w:r w:rsidR="004C2A86" w:rsidRPr="00300D19">
          <w:rPr>
            <w:rStyle w:val="af0"/>
            <w:rFonts w:hint="eastAsia"/>
            <w:noProof/>
          </w:rPr>
          <w:t>公告消息提醒</w:t>
        </w:r>
        <w:r w:rsidR="004C2A86">
          <w:rPr>
            <w:noProof/>
            <w:webHidden/>
          </w:rPr>
          <w:tab/>
        </w:r>
        <w:r w:rsidR="00023722">
          <w:rPr>
            <w:noProof/>
            <w:webHidden/>
          </w:rPr>
          <w:fldChar w:fldCharType="begin"/>
        </w:r>
        <w:r w:rsidR="004C2A86">
          <w:rPr>
            <w:noProof/>
            <w:webHidden/>
          </w:rPr>
          <w:instrText xml:space="preserve"> PAGEREF _Toc405551080 \h </w:instrText>
        </w:r>
        <w:r w:rsidR="00023722">
          <w:rPr>
            <w:noProof/>
            <w:webHidden/>
          </w:rPr>
        </w:r>
        <w:r w:rsidR="00023722">
          <w:rPr>
            <w:noProof/>
            <w:webHidden/>
          </w:rPr>
          <w:fldChar w:fldCharType="separate"/>
        </w:r>
        <w:r w:rsidR="004C2A86">
          <w:rPr>
            <w:noProof/>
            <w:webHidden/>
          </w:rPr>
          <w:t>11</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1" w:history="1">
        <w:r w:rsidR="004C2A86" w:rsidRPr="00300D19">
          <w:rPr>
            <w:rStyle w:val="af0"/>
            <w:noProof/>
          </w:rPr>
          <w:t>1.7.</w:t>
        </w:r>
        <w:r w:rsidR="004C2A86">
          <w:rPr>
            <w:rFonts w:asciiTheme="minorHAnsi" w:eastAsiaTheme="minorEastAsia" w:hAnsiTheme="minorHAnsi" w:cstheme="minorBidi"/>
            <w:noProof/>
            <w:sz w:val="21"/>
            <w:szCs w:val="22"/>
          </w:rPr>
          <w:tab/>
        </w:r>
        <w:r w:rsidR="004C2A86" w:rsidRPr="00300D19">
          <w:rPr>
            <w:rStyle w:val="af0"/>
            <w:rFonts w:hint="eastAsia"/>
            <w:noProof/>
          </w:rPr>
          <w:t>小铃铛公共账号折叠</w:t>
        </w:r>
        <w:r w:rsidR="004C2A86">
          <w:rPr>
            <w:noProof/>
            <w:webHidden/>
          </w:rPr>
          <w:tab/>
        </w:r>
        <w:r w:rsidR="00023722">
          <w:rPr>
            <w:noProof/>
            <w:webHidden/>
          </w:rPr>
          <w:fldChar w:fldCharType="begin"/>
        </w:r>
        <w:r w:rsidR="004C2A86">
          <w:rPr>
            <w:noProof/>
            <w:webHidden/>
          </w:rPr>
          <w:instrText xml:space="preserve"> PAGEREF _Toc405551081 \h </w:instrText>
        </w:r>
        <w:r w:rsidR="00023722">
          <w:rPr>
            <w:noProof/>
            <w:webHidden/>
          </w:rPr>
        </w:r>
        <w:r w:rsidR="00023722">
          <w:rPr>
            <w:noProof/>
            <w:webHidden/>
          </w:rPr>
          <w:fldChar w:fldCharType="separate"/>
        </w:r>
        <w:r w:rsidR="004C2A86">
          <w:rPr>
            <w:noProof/>
            <w:webHidden/>
          </w:rPr>
          <w:t>12</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2" w:history="1">
        <w:r w:rsidR="004C2A86" w:rsidRPr="00300D19">
          <w:rPr>
            <w:rStyle w:val="af0"/>
            <w:noProof/>
          </w:rPr>
          <w:t>1.8.</w:t>
        </w:r>
        <w:r w:rsidR="004C2A86">
          <w:rPr>
            <w:rFonts w:asciiTheme="minorHAnsi" w:eastAsiaTheme="minorEastAsia" w:hAnsiTheme="minorHAnsi" w:cstheme="minorBidi"/>
            <w:noProof/>
            <w:sz w:val="21"/>
            <w:szCs w:val="22"/>
          </w:rPr>
          <w:tab/>
        </w:r>
        <w:r w:rsidR="004C2A86" w:rsidRPr="00300D19">
          <w:rPr>
            <w:rStyle w:val="af0"/>
            <w:rFonts w:hint="eastAsia"/>
            <w:noProof/>
          </w:rPr>
          <w:t>我的提醒【请求迪科】</w:t>
        </w:r>
        <w:r w:rsidR="004C2A86">
          <w:rPr>
            <w:noProof/>
            <w:webHidden/>
          </w:rPr>
          <w:tab/>
        </w:r>
        <w:r w:rsidR="00023722">
          <w:rPr>
            <w:noProof/>
            <w:webHidden/>
          </w:rPr>
          <w:fldChar w:fldCharType="begin"/>
        </w:r>
        <w:r w:rsidR="004C2A86">
          <w:rPr>
            <w:noProof/>
            <w:webHidden/>
          </w:rPr>
          <w:instrText xml:space="preserve"> PAGEREF _Toc405551082 \h </w:instrText>
        </w:r>
        <w:r w:rsidR="00023722">
          <w:rPr>
            <w:noProof/>
            <w:webHidden/>
          </w:rPr>
        </w:r>
        <w:r w:rsidR="00023722">
          <w:rPr>
            <w:noProof/>
            <w:webHidden/>
          </w:rPr>
          <w:fldChar w:fldCharType="separate"/>
        </w:r>
        <w:r w:rsidR="004C2A86">
          <w:rPr>
            <w:noProof/>
            <w:webHidden/>
          </w:rPr>
          <w:t>14</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3" w:history="1">
        <w:r w:rsidR="004C2A86" w:rsidRPr="00300D19">
          <w:rPr>
            <w:rStyle w:val="af0"/>
            <w:noProof/>
          </w:rPr>
          <w:t>1.9.</w:t>
        </w:r>
        <w:r w:rsidR="004C2A86">
          <w:rPr>
            <w:rFonts w:asciiTheme="minorHAnsi" w:eastAsiaTheme="minorEastAsia" w:hAnsiTheme="minorHAnsi" w:cstheme="minorBidi"/>
            <w:noProof/>
            <w:sz w:val="21"/>
            <w:szCs w:val="22"/>
          </w:rPr>
          <w:tab/>
        </w:r>
        <w:r w:rsidR="004C2A86" w:rsidRPr="00300D19">
          <w:rPr>
            <w:rStyle w:val="af0"/>
            <w:rFonts w:hint="eastAsia"/>
            <w:noProof/>
          </w:rPr>
          <w:t>首页跑马灯</w:t>
        </w:r>
        <w:r w:rsidR="004C2A86">
          <w:rPr>
            <w:noProof/>
            <w:webHidden/>
          </w:rPr>
          <w:tab/>
        </w:r>
        <w:r w:rsidR="00023722">
          <w:rPr>
            <w:noProof/>
            <w:webHidden/>
          </w:rPr>
          <w:fldChar w:fldCharType="begin"/>
        </w:r>
        <w:r w:rsidR="004C2A86">
          <w:rPr>
            <w:noProof/>
            <w:webHidden/>
          </w:rPr>
          <w:instrText xml:space="preserve"> PAGEREF _Toc405551083 \h </w:instrText>
        </w:r>
        <w:r w:rsidR="00023722">
          <w:rPr>
            <w:noProof/>
            <w:webHidden/>
          </w:rPr>
        </w:r>
        <w:r w:rsidR="00023722">
          <w:rPr>
            <w:noProof/>
            <w:webHidden/>
          </w:rPr>
          <w:fldChar w:fldCharType="separate"/>
        </w:r>
        <w:r w:rsidR="004C2A86">
          <w:rPr>
            <w:noProof/>
            <w:webHidden/>
          </w:rPr>
          <w:t>16</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084" w:history="1">
        <w:r w:rsidR="004C2A86" w:rsidRPr="00300D19">
          <w:rPr>
            <w:rStyle w:val="af0"/>
            <w:noProof/>
          </w:rPr>
          <w:t>2.</w:t>
        </w:r>
        <w:r w:rsidR="004C2A86">
          <w:rPr>
            <w:rFonts w:asciiTheme="minorHAnsi" w:eastAsiaTheme="minorEastAsia" w:hAnsiTheme="minorHAnsi" w:cstheme="minorBidi"/>
            <w:noProof/>
            <w:sz w:val="21"/>
            <w:szCs w:val="22"/>
          </w:rPr>
          <w:tab/>
        </w:r>
        <w:r w:rsidR="004C2A86" w:rsidRPr="00300D19">
          <w:rPr>
            <w:rStyle w:val="af0"/>
            <w:rFonts w:hint="eastAsia"/>
            <w:noProof/>
          </w:rPr>
          <w:t>服务网点</w:t>
        </w:r>
        <w:r w:rsidR="004C2A86">
          <w:rPr>
            <w:noProof/>
            <w:webHidden/>
          </w:rPr>
          <w:tab/>
        </w:r>
        <w:r w:rsidR="00023722">
          <w:rPr>
            <w:noProof/>
            <w:webHidden/>
          </w:rPr>
          <w:fldChar w:fldCharType="begin"/>
        </w:r>
        <w:r w:rsidR="004C2A86">
          <w:rPr>
            <w:noProof/>
            <w:webHidden/>
          </w:rPr>
          <w:instrText xml:space="preserve"> PAGEREF _Toc405551084 \h </w:instrText>
        </w:r>
        <w:r w:rsidR="00023722">
          <w:rPr>
            <w:noProof/>
            <w:webHidden/>
          </w:rPr>
        </w:r>
        <w:r w:rsidR="00023722">
          <w:rPr>
            <w:noProof/>
            <w:webHidden/>
          </w:rPr>
          <w:fldChar w:fldCharType="separate"/>
        </w:r>
        <w:r w:rsidR="004C2A86">
          <w:rPr>
            <w:noProof/>
            <w:webHidden/>
          </w:rPr>
          <w:t>17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5" w:history="1">
        <w:r w:rsidR="004C2A86" w:rsidRPr="00300D19">
          <w:rPr>
            <w:rStyle w:val="af0"/>
            <w:noProof/>
          </w:rPr>
          <w:t>2.1.</w:t>
        </w:r>
        <w:r w:rsidR="004C2A86">
          <w:rPr>
            <w:rFonts w:asciiTheme="minorHAnsi" w:eastAsiaTheme="minorEastAsia" w:hAnsiTheme="minorHAnsi" w:cstheme="minorBidi"/>
            <w:noProof/>
            <w:sz w:val="21"/>
            <w:szCs w:val="22"/>
          </w:rPr>
          <w:tab/>
        </w:r>
        <w:r w:rsidR="004C2A86" w:rsidRPr="00300D19">
          <w:rPr>
            <w:rStyle w:val="af0"/>
            <w:rFonts w:hint="eastAsia"/>
            <w:noProof/>
          </w:rPr>
          <w:t>网点列表</w:t>
        </w:r>
        <w:r w:rsidR="004C2A86">
          <w:rPr>
            <w:noProof/>
            <w:webHidden/>
          </w:rPr>
          <w:tab/>
        </w:r>
        <w:r w:rsidR="00023722">
          <w:rPr>
            <w:noProof/>
            <w:webHidden/>
          </w:rPr>
          <w:fldChar w:fldCharType="begin"/>
        </w:r>
        <w:r w:rsidR="004C2A86">
          <w:rPr>
            <w:noProof/>
            <w:webHidden/>
          </w:rPr>
          <w:instrText xml:space="preserve"> PAGEREF _Toc405551085 \h </w:instrText>
        </w:r>
        <w:r w:rsidR="00023722">
          <w:rPr>
            <w:noProof/>
            <w:webHidden/>
          </w:rPr>
        </w:r>
        <w:r w:rsidR="00023722">
          <w:rPr>
            <w:noProof/>
            <w:webHidden/>
          </w:rPr>
          <w:fldChar w:fldCharType="separate"/>
        </w:r>
        <w:r w:rsidR="004C2A86">
          <w:rPr>
            <w:noProof/>
            <w:webHidden/>
          </w:rPr>
          <w:t>17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6" w:history="1">
        <w:r w:rsidR="004C2A86" w:rsidRPr="00300D19">
          <w:rPr>
            <w:rStyle w:val="af0"/>
            <w:noProof/>
          </w:rPr>
          <w:t>2.2.</w:t>
        </w:r>
        <w:r w:rsidR="004C2A86">
          <w:rPr>
            <w:rFonts w:asciiTheme="minorHAnsi" w:eastAsiaTheme="minorEastAsia" w:hAnsiTheme="minorHAnsi" w:cstheme="minorBidi"/>
            <w:noProof/>
            <w:sz w:val="21"/>
            <w:szCs w:val="22"/>
          </w:rPr>
          <w:tab/>
        </w:r>
        <w:r w:rsidR="004C2A86" w:rsidRPr="00300D19">
          <w:rPr>
            <w:rStyle w:val="af0"/>
            <w:rFonts w:hint="eastAsia"/>
            <w:noProof/>
          </w:rPr>
          <w:t>网点详情</w:t>
        </w:r>
        <w:r w:rsidR="004C2A86">
          <w:rPr>
            <w:noProof/>
            <w:webHidden/>
          </w:rPr>
          <w:tab/>
        </w:r>
        <w:r w:rsidR="00023722">
          <w:rPr>
            <w:noProof/>
            <w:webHidden/>
          </w:rPr>
          <w:fldChar w:fldCharType="begin"/>
        </w:r>
        <w:r w:rsidR="004C2A86">
          <w:rPr>
            <w:noProof/>
            <w:webHidden/>
          </w:rPr>
          <w:instrText xml:space="preserve"> PAGEREF _Toc405551086 \h </w:instrText>
        </w:r>
        <w:r w:rsidR="00023722">
          <w:rPr>
            <w:noProof/>
            <w:webHidden/>
          </w:rPr>
        </w:r>
        <w:r w:rsidR="00023722">
          <w:rPr>
            <w:noProof/>
            <w:webHidden/>
          </w:rPr>
          <w:fldChar w:fldCharType="separate"/>
        </w:r>
        <w:r w:rsidR="004C2A86">
          <w:rPr>
            <w:noProof/>
            <w:webHidden/>
          </w:rPr>
          <w:t>20</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7" w:history="1">
        <w:r w:rsidR="004C2A86" w:rsidRPr="00300D19">
          <w:rPr>
            <w:rStyle w:val="af0"/>
            <w:noProof/>
          </w:rPr>
          <w:t>2.3.</w:t>
        </w:r>
        <w:r w:rsidR="004C2A86">
          <w:rPr>
            <w:rFonts w:asciiTheme="minorHAnsi" w:eastAsiaTheme="minorEastAsia" w:hAnsiTheme="minorHAnsi" w:cstheme="minorBidi"/>
            <w:noProof/>
            <w:sz w:val="21"/>
            <w:szCs w:val="22"/>
          </w:rPr>
          <w:tab/>
        </w:r>
        <w:r w:rsidR="004C2A86" w:rsidRPr="00300D19">
          <w:rPr>
            <w:rStyle w:val="af0"/>
            <w:noProof/>
          </w:rPr>
          <w:t>WIFI</w:t>
        </w:r>
        <w:r w:rsidR="004C2A86" w:rsidRPr="00300D19">
          <w:rPr>
            <w:rStyle w:val="af0"/>
            <w:rFonts w:hint="eastAsia"/>
            <w:noProof/>
          </w:rPr>
          <w:t>热点</w:t>
        </w:r>
        <w:r w:rsidR="004C2A86">
          <w:rPr>
            <w:noProof/>
            <w:webHidden/>
          </w:rPr>
          <w:tab/>
        </w:r>
        <w:r w:rsidR="00023722">
          <w:rPr>
            <w:noProof/>
            <w:webHidden/>
          </w:rPr>
          <w:fldChar w:fldCharType="begin"/>
        </w:r>
        <w:r w:rsidR="004C2A86">
          <w:rPr>
            <w:noProof/>
            <w:webHidden/>
          </w:rPr>
          <w:instrText xml:space="preserve"> PAGEREF _Toc405551087 \h </w:instrText>
        </w:r>
        <w:r w:rsidR="00023722">
          <w:rPr>
            <w:noProof/>
            <w:webHidden/>
          </w:rPr>
        </w:r>
        <w:r w:rsidR="00023722">
          <w:rPr>
            <w:noProof/>
            <w:webHidden/>
          </w:rPr>
          <w:fldChar w:fldCharType="separate"/>
        </w:r>
        <w:r w:rsidR="004C2A86">
          <w:rPr>
            <w:noProof/>
            <w:webHidden/>
          </w:rPr>
          <w:t>21</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8" w:history="1">
        <w:r w:rsidR="004C2A86" w:rsidRPr="00300D19">
          <w:rPr>
            <w:rStyle w:val="af0"/>
            <w:noProof/>
          </w:rPr>
          <w:t>2.4.</w:t>
        </w:r>
        <w:r w:rsidR="004C2A86">
          <w:rPr>
            <w:rFonts w:asciiTheme="minorHAnsi" w:eastAsiaTheme="minorEastAsia" w:hAnsiTheme="minorHAnsi" w:cstheme="minorBidi"/>
            <w:noProof/>
            <w:sz w:val="21"/>
            <w:szCs w:val="22"/>
          </w:rPr>
          <w:tab/>
        </w:r>
        <w:r w:rsidR="004C2A86" w:rsidRPr="00300D19">
          <w:rPr>
            <w:rStyle w:val="af0"/>
            <w:rFonts w:hint="eastAsia"/>
            <w:noProof/>
          </w:rPr>
          <w:t>周边搜索</w:t>
        </w:r>
        <w:r w:rsidR="004C2A86">
          <w:rPr>
            <w:noProof/>
            <w:webHidden/>
          </w:rPr>
          <w:tab/>
        </w:r>
        <w:r w:rsidR="00023722">
          <w:rPr>
            <w:noProof/>
            <w:webHidden/>
          </w:rPr>
          <w:fldChar w:fldCharType="begin"/>
        </w:r>
        <w:r w:rsidR="004C2A86">
          <w:rPr>
            <w:noProof/>
            <w:webHidden/>
          </w:rPr>
          <w:instrText xml:space="preserve"> PAGEREF _Toc405551088 \h </w:instrText>
        </w:r>
        <w:r w:rsidR="00023722">
          <w:rPr>
            <w:noProof/>
            <w:webHidden/>
          </w:rPr>
        </w:r>
        <w:r w:rsidR="00023722">
          <w:rPr>
            <w:noProof/>
            <w:webHidden/>
          </w:rPr>
          <w:fldChar w:fldCharType="separate"/>
        </w:r>
        <w:r w:rsidR="004C2A86">
          <w:rPr>
            <w:noProof/>
            <w:webHidden/>
          </w:rPr>
          <w:t>22</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89" w:history="1">
        <w:r w:rsidR="004C2A86" w:rsidRPr="00300D19">
          <w:rPr>
            <w:rStyle w:val="af0"/>
            <w:noProof/>
          </w:rPr>
          <w:t>2.5.</w:t>
        </w:r>
        <w:r w:rsidR="004C2A86">
          <w:rPr>
            <w:rFonts w:asciiTheme="minorHAnsi" w:eastAsiaTheme="minorEastAsia" w:hAnsiTheme="minorHAnsi" w:cstheme="minorBidi"/>
            <w:noProof/>
            <w:sz w:val="21"/>
            <w:szCs w:val="22"/>
          </w:rPr>
          <w:tab/>
        </w:r>
        <w:r w:rsidR="004C2A86" w:rsidRPr="00300D19">
          <w:rPr>
            <w:rStyle w:val="af0"/>
            <w:rFonts w:hint="eastAsia"/>
            <w:noProof/>
          </w:rPr>
          <w:t>小标签详情</w:t>
        </w:r>
        <w:r w:rsidR="004C2A86">
          <w:rPr>
            <w:noProof/>
            <w:webHidden/>
          </w:rPr>
          <w:tab/>
        </w:r>
        <w:r w:rsidR="00023722">
          <w:rPr>
            <w:noProof/>
            <w:webHidden/>
          </w:rPr>
          <w:fldChar w:fldCharType="begin"/>
        </w:r>
        <w:r w:rsidR="004C2A86">
          <w:rPr>
            <w:noProof/>
            <w:webHidden/>
          </w:rPr>
          <w:instrText xml:space="preserve"> PAGEREF _Toc405551089 \h </w:instrText>
        </w:r>
        <w:r w:rsidR="00023722">
          <w:rPr>
            <w:noProof/>
            <w:webHidden/>
          </w:rPr>
        </w:r>
        <w:r w:rsidR="00023722">
          <w:rPr>
            <w:noProof/>
            <w:webHidden/>
          </w:rPr>
          <w:fldChar w:fldCharType="separate"/>
        </w:r>
        <w:r w:rsidR="004C2A86">
          <w:rPr>
            <w:noProof/>
            <w:webHidden/>
          </w:rPr>
          <w:t>24</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0" w:history="1">
        <w:r w:rsidR="004C2A86" w:rsidRPr="00300D19">
          <w:rPr>
            <w:rStyle w:val="af0"/>
            <w:noProof/>
          </w:rPr>
          <w:t>2.6.</w:t>
        </w:r>
        <w:r w:rsidR="004C2A86">
          <w:rPr>
            <w:rFonts w:asciiTheme="minorHAnsi" w:eastAsiaTheme="minorEastAsia" w:hAnsiTheme="minorHAnsi" w:cstheme="minorBidi"/>
            <w:noProof/>
            <w:sz w:val="21"/>
            <w:szCs w:val="22"/>
          </w:rPr>
          <w:tab/>
        </w:r>
        <w:r w:rsidR="004C2A86" w:rsidRPr="00300D19">
          <w:rPr>
            <w:rStyle w:val="af0"/>
            <w:rFonts w:hint="eastAsia"/>
            <w:noProof/>
          </w:rPr>
          <w:t>网点公告</w:t>
        </w:r>
        <w:r w:rsidR="004C2A86">
          <w:rPr>
            <w:noProof/>
            <w:webHidden/>
          </w:rPr>
          <w:tab/>
        </w:r>
        <w:r w:rsidR="00023722">
          <w:rPr>
            <w:noProof/>
            <w:webHidden/>
          </w:rPr>
          <w:fldChar w:fldCharType="begin"/>
        </w:r>
        <w:r w:rsidR="004C2A86">
          <w:rPr>
            <w:noProof/>
            <w:webHidden/>
          </w:rPr>
          <w:instrText xml:space="preserve"> PAGEREF _Toc405551090 \h </w:instrText>
        </w:r>
        <w:r w:rsidR="00023722">
          <w:rPr>
            <w:noProof/>
            <w:webHidden/>
          </w:rPr>
        </w:r>
        <w:r w:rsidR="00023722">
          <w:rPr>
            <w:noProof/>
            <w:webHidden/>
          </w:rPr>
          <w:fldChar w:fldCharType="separate"/>
        </w:r>
        <w:r w:rsidR="004C2A86">
          <w:rPr>
            <w:noProof/>
            <w:webHidden/>
          </w:rPr>
          <w:t>24</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1" w:history="1">
        <w:r w:rsidR="004C2A86" w:rsidRPr="00300D19">
          <w:rPr>
            <w:rStyle w:val="af0"/>
            <w:noProof/>
          </w:rPr>
          <w:t>2.7.</w:t>
        </w:r>
        <w:r w:rsidR="004C2A86">
          <w:rPr>
            <w:rFonts w:asciiTheme="minorHAnsi" w:eastAsiaTheme="minorEastAsia" w:hAnsiTheme="minorHAnsi" w:cstheme="minorBidi"/>
            <w:noProof/>
            <w:sz w:val="21"/>
            <w:szCs w:val="22"/>
          </w:rPr>
          <w:tab/>
        </w:r>
        <w:r w:rsidR="004C2A86" w:rsidRPr="00300D19">
          <w:rPr>
            <w:rStyle w:val="af0"/>
            <w:rFonts w:hint="eastAsia"/>
            <w:noProof/>
          </w:rPr>
          <w:t>网点公告详情</w:t>
        </w:r>
        <w:r w:rsidR="004C2A86">
          <w:rPr>
            <w:noProof/>
            <w:webHidden/>
          </w:rPr>
          <w:tab/>
        </w:r>
        <w:r w:rsidR="00023722">
          <w:rPr>
            <w:noProof/>
            <w:webHidden/>
          </w:rPr>
          <w:fldChar w:fldCharType="begin"/>
        </w:r>
        <w:r w:rsidR="004C2A86">
          <w:rPr>
            <w:noProof/>
            <w:webHidden/>
          </w:rPr>
          <w:instrText xml:space="preserve"> PAGEREF _Toc405551091 \h </w:instrText>
        </w:r>
        <w:r w:rsidR="00023722">
          <w:rPr>
            <w:noProof/>
            <w:webHidden/>
          </w:rPr>
        </w:r>
        <w:r w:rsidR="00023722">
          <w:rPr>
            <w:noProof/>
            <w:webHidden/>
          </w:rPr>
          <w:fldChar w:fldCharType="separate"/>
        </w:r>
        <w:r w:rsidR="004C2A86">
          <w:rPr>
            <w:noProof/>
            <w:webHidden/>
          </w:rPr>
          <w:t>25</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2" w:history="1">
        <w:r w:rsidR="004C2A86" w:rsidRPr="00300D19">
          <w:rPr>
            <w:rStyle w:val="af0"/>
            <w:noProof/>
          </w:rPr>
          <w:t>2.8.</w:t>
        </w:r>
        <w:r w:rsidR="004C2A86">
          <w:rPr>
            <w:rFonts w:asciiTheme="minorHAnsi" w:eastAsiaTheme="minorEastAsia" w:hAnsiTheme="minorHAnsi" w:cstheme="minorBidi"/>
            <w:noProof/>
            <w:sz w:val="21"/>
            <w:szCs w:val="22"/>
          </w:rPr>
          <w:tab/>
        </w:r>
        <w:r w:rsidR="004C2A86" w:rsidRPr="00300D19">
          <w:rPr>
            <w:rStyle w:val="af0"/>
            <w:rFonts w:hint="eastAsia"/>
            <w:noProof/>
          </w:rPr>
          <w:t>照片墙</w:t>
        </w:r>
        <w:r w:rsidR="004C2A86">
          <w:rPr>
            <w:noProof/>
            <w:webHidden/>
          </w:rPr>
          <w:tab/>
        </w:r>
        <w:r w:rsidR="00023722">
          <w:rPr>
            <w:noProof/>
            <w:webHidden/>
          </w:rPr>
          <w:fldChar w:fldCharType="begin"/>
        </w:r>
        <w:r w:rsidR="004C2A86">
          <w:rPr>
            <w:noProof/>
            <w:webHidden/>
          </w:rPr>
          <w:instrText xml:space="preserve"> PAGEREF _Toc405551092 \h </w:instrText>
        </w:r>
        <w:r w:rsidR="00023722">
          <w:rPr>
            <w:noProof/>
            <w:webHidden/>
          </w:rPr>
        </w:r>
        <w:r w:rsidR="00023722">
          <w:rPr>
            <w:noProof/>
            <w:webHidden/>
          </w:rPr>
          <w:fldChar w:fldCharType="separate"/>
        </w:r>
        <w:r w:rsidR="004C2A86">
          <w:rPr>
            <w:noProof/>
            <w:webHidden/>
          </w:rPr>
          <w:t>26</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3" w:history="1">
        <w:r w:rsidR="004C2A86" w:rsidRPr="00300D19">
          <w:rPr>
            <w:rStyle w:val="af0"/>
            <w:noProof/>
          </w:rPr>
          <w:t>2.9.</w:t>
        </w:r>
        <w:r w:rsidR="004C2A86">
          <w:rPr>
            <w:rFonts w:asciiTheme="minorHAnsi" w:eastAsiaTheme="minorEastAsia" w:hAnsiTheme="minorHAnsi" w:cstheme="minorBidi"/>
            <w:noProof/>
            <w:sz w:val="21"/>
            <w:szCs w:val="22"/>
          </w:rPr>
          <w:tab/>
        </w:r>
        <w:r w:rsidR="004C2A86" w:rsidRPr="00300D19">
          <w:rPr>
            <w:rStyle w:val="af0"/>
            <w:rFonts w:hint="eastAsia"/>
            <w:noProof/>
          </w:rPr>
          <w:t>栏目表</w:t>
        </w:r>
        <w:r w:rsidR="004C2A86">
          <w:rPr>
            <w:noProof/>
            <w:webHidden/>
          </w:rPr>
          <w:tab/>
        </w:r>
        <w:r w:rsidR="00023722">
          <w:rPr>
            <w:noProof/>
            <w:webHidden/>
          </w:rPr>
          <w:fldChar w:fldCharType="begin"/>
        </w:r>
        <w:r w:rsidR="004C2A86">
          <w:rPr>
            <w:noProof/>
            <w:webHidden/>
          </w:rPr>
          <w:instrText xml:space="preserve"> PAGEREF _Toc405551093 \h </w:instrText>
        </w:r>
        <w:r w:rsidR="00023722">
          <w:rPr>
            <w:noProof/>
            <w:webHidden/>
          </w:rPr>
        </w:r>
        <w:r w:rsidR="00023722">
          <w:rPr>
            <w:noProof/>
            <w:webHidden/>
          </w:rPr>
          <w:fldChar w:fldCharType="separate"/>
        </w:r>
        <w:r w:rsidR="004C2A86">
          <w:rPr>
            <w:noProof/>
            <w:webHidden/>
          </w:rPr>
          <w:t>27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4" w:history="1">
        <w:r w:rsidR="004C2A86" w:rsidRPr="00300D19">
          <w:rPr>
            <w:rStyle w:val="af0"/>
            <w:noProof/>
          </w:rPr>
          <w:t>2.10.</w:t>
        </w:r>
        <w:r w:rsidR="004C2A86">
          <w:rPr>
            <w:rFonts w:asciiTheme="minorHAnsi" w:eastAsiaTheme="minorEastAsia" w:hAnsiTheme="minorHAnsi" w:cstheme="minorBidi"/>
            <w:noProof/>
            <w:sz w:val="21"/>
            <w:szCs w:val="22"/>
          </w:rPr>
          <w:tab/>
        </w:r>
        <w:r w:rsidR="004C2A86" w:rsidRPr="00300D19">
          <w:rPr>
            <w:rStyle w:val="af0"/>
            <w:rFonts w:hint="eastAsia"/>
            <w:noProof/>
          </w:rPr>
          <w:t>网点附近详情</w:t>
        </w:r>
        <w:r w:rsidR="004C2A86">
          <w:rPr>
            <w:noProof/>
            <w:webHidden/>
          </w:rPr>
          <w:tab/>
        </w:r>
        <w:r w:rsidR="00023722">
          <w:rPr>
            <w:noProof/>
            <w:webHidden/>
          </w:rPr>
          <w:fldChar w:fldCharType="begin"/>
        </w:r>
        <w:r w:rsidR="004C2A86">
          <w:rPr>
            <w:noProof/>
            <w:webHidden/>
          </w:rPr>
          <w:instrText xml:space="preserve"> PAGEREF _Toc405551094 \h </w:instrText>
        </w:r>
        <w:r w:rsidR="00023722">
          <w:rPr>
            <w:noProof/>
            <w:webHidden/>
          </w:rPr>
        </w:r>
        <w:r w:rsidR="00023722">
          <w:rPr>
            <w:noProof/>
            <w:webHidden/>
          </w:rPr>
          <w:fldChar w:fldCharType="separate"/>
        </w:r>
        <w:r w:rsidR="004C2A86">
          <w:rPr>
            <w:noProof/>
            <w:webHidden/>
          </w:rPr>
          <w:t>30</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5" w:history="1">
        <w:r w:rsidR="004C2A86" w:rsidRPr="00300D19">
          <w:rPr>
            <w:rStyle w:val="af0"/>
            <w:noProof/>
          </w:rPr>
          <w:t>2.11.</w:t>
        </w:r>
        <w:r w:rsidR="004C2A86">
          <w:rPr>
            <w:rFonts w:asciiTheme="minorHAnsi" w:eastAsiaTheme="minorEastAsia" w:hAnsiTheme="minorHAnsi" w:cstheme="minorBidi"/>
            <w:noProof/>
            <w:sz w:val="21"/>
            <w:szCs w:val="22"/>
          </w:rPr>
          <w:tab/>
        </w:r>
        <w:r w:rsidR="004C2A86" w:rsidRPr="00300D19">
          <w:rPr>
            <w:rStyle w:val="af0"/>
            <w:rFonts w:hint="eastAsia"/>
            <w:noProof/>
          </w:rPr>
          <w:t>网点附近区县查询</w:t>
        </w:r>
        <w:r w:rsidR="004C2A86">
          <w:rPr>
            <w:noProof/>
            <w:webHidden/>
          </w:rPr>
          <w:tab/>
        </w:r>
        <w:r w:rsidR="00023722">
          <w:rPr>
            <w:noProof/>
            <w:webHidden/>
          </w:rPr>
          <w:fldChar w:fldCharType="begin"/>
        </w:r>
        <w:r w:rsidR="004C2A86">
          <w:rPr>
            <w:noProof/>
            <w:webHidden/>
          </w:rPr>
          <w:instrText xml:space="preserve"> PAGEREF _Toc405551095 \h </w:instrText>
        </w:r>
        <w:r w:rsidR="00023722">
          <w:rPr>
            <w:noProof/>
            <w:webHidden/>
          </w:rPr>
        </w:r>
        <w:r w:rsidR="00023722">
          <w:rPr>
            <w:noProof/>
            <w:webHidden/>
          </w:rPr>
          <w:fldChar w:fldCharType="separate"/>
        </w:r>
        <w:r w:rsidR="004C2A86">
          <w:rPr>
            <w:noProof/>
            <w:webHidden/>
          </w:rPr>
          <w:t>31</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096" w:history="1">
        <w:r w:rsidR="004C2A86" w:rsidRPr="00300D19">
          <w:rPr>
            <w:rStyle w:val="af0"/>
            <w:noProof/>
          </w:rPr>
          <w:t>3.</w:t>
        </w:r>
        <w:r w:rsidR="004C2A86">
          <w:rPr>
            <w:rFonts w:asciiTheme="minorHAnsi" w:eastAsiaTheme="minorEastAsia" w:hAnsiTheme="minorHAnsi" w:cstheme="minorBidi"/>
            <w:noProof/>
            <w:sz w:val="21"/>
            <w:szCs w:val="22"/>
          </w:rPr>
          <w:tab/>
        </w:r>
        <w:r w:rsidR="004C2A86" w:rsidRPr="00300D19">
          <w:rPr>
            <w:rStyle w:val="af0"/>
            <w:rFonts w:hint="eastAsia"/>
            <w:noProof/>
          </w:rPr>
          <w:t>国际漫游</w:t>
        </w:r>
        <w:r w:rsidR="004C2A86">
          <w:rPr>
            <w:noProof/>
            <w:webHidden/>
          </w:rPr>
          <w:tab/>
        </w:r>
        <w:r w:rsidR="00023722">
          <w:rPr>
            <w:noProof/>
            <w:webHidden/>
          </w:rPr>
          <w:fldChar w:fldCharType="begin"/>
        </w:r>
        <w:r w:rsidR="004C2A86">
          <w:rPr>
            <w:noProof/>
            <w:webHidden/>
          </w:rPr>
          <w:instrText xml:space="preserve"> PAGEREF _Toc405551096 \h </w:instrText>
        </w:r>
        <w:r w:rsidR="00023722">
          <w:rPr>
            <w:noProof/>
            <w:webHidden/>
          </w:rPr>
        </w:r>
        <w:r w:rsidR="00023722">
          <w:rPr>
            <w:noProof/>
            <w:webHidden/>
          </w:rPr>
          <w:fldChar w:fldCharType="separate"/>
        </w:r>
        <w:r w:rsidR="004C2A86">
          <w:rPr>
            <w:noProof/>
            <w:webHidden/>
          </w:rPr>
          <w:t>32</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7" w:history="1">
        <w:r w:rsidR="004C2A86" w:rsidRPr="00300D19">
          <w:rPr>
            <w:rStyle w:val="af0"/>
            <w:noProof/>
          </w:rPr>
          <w:t>3.1.</w:t>
        </w:r>
        <w:r w:rsidR="004C2A86">
          <w:rPr>
            <w:rFonts w:asciiTheme="minorHAnsi" w:eastAsiaTheme="minorEastAsia" w:hAnsiTheme="minorHAnsi" w:cstheme="minorBidi"/>
            <w:noProof/>
            <w:sz w:val="21"/>
            <w:szCs w:val="22"/>
          </w:rPr>
          <w:tab/>
        </w:r>
        <w:r w:rsidR="004C2A86" w:rsidRPr="00300D19">
          <w:rPr>
            <w:rStyle w:val="af0"/>
            <w:rFonts w:hint="eastAsia"/>
            <w:noProof/>
          </w:rPr>
          <w:t>热门国家列表</w:t>
        </w:r>
        <w:r w:rsidR="004C2A86">
          <w:rPr>
            <w:noProof/>
            <w:webHidden/>
          </w:rPr>
          <w:tab/>
        </w:r>
        <w:r w:rsidR="00023722">
          <w:rPr>
            <w:noProof/>
            <w:webHidden/>
          </w:rPr>
          <w:fldChar w:fldCharType="begin"/>
        </w:r>
        <w:r w:rsidR="004C2A86">
          <w:rPr>
            <w:noProof/>
            <w:webHidden/>
          </w:rPr>
          <w:instrText xml:space="preserve"> PAGEREF _Toc405551097 \h </w:instrText>
        </w:r>
        <w:r w:rsidR="00023722">
          <w:rPr>
            <w:noProof/>
            <w:webHidden/>
          </w:rPr>
        </w:r>
        <w:r w:rsidR="00023722">
          <w:rPr>
            <w:noProof/>
            <w:webHidden/>
          </w:rPr>
          <w:fldChar w:fldCharType="separate"/>
        </w:r>
        <w:r w:rsidR="004C2A86">
          <w:rPr>
            <w:noProof/>
            <w:webHidden/>
          </w:rPr>
          <w:t>32</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8" w:history="1">
        <w:r w:rsidR="004C2A86" w:rsidRPr="00300D19">
          <w:rPr>
            <w:rStyle w:val="af0"/>
            <w:noProof/>
          </w:rPr>
          <w:t>3.2.</w:t>
        </w:r>
        <w:r w:rsidR="004C2A86">
          <w:rPr>
            <w:rFonts w:asciiTheme="minorHAnsi" w:eastAsiaTheme="minorEastAsia" w:hAnsiTheme="minorHAnsi" w:cstheme="minorBidi"/>
            <w:noProof/>
            <w:sz w:val="21"/>
            <w:szCs w:val="22"/>
          </w:rPr>
          <w:tab/>
        </w:r>
        <w:r w:rsidR="004C2A86" w:rsidRPr="00300D19">
          <w:rPr>
            <w:rStyle w:val="af0"/>
            <w:rFonts w:hint="eastAsia"/>
            <w:noProof/>
          </w:rPr>
          <w:t>更多国家列表</w:t>
        </w:r>
        <w:r w:rsidR="004C2A86">
          <w:rPr>
            <w:noProof/>
            <w:webHidden/>
          </w:rPr>
          <w:tab/>
        </w:r>
        <w:r w:rsidR="00023722">
          <w:rPr>
            <w:noProof/>
            <w:webHidden/>
          </w:rPr>
          <w:fldChar w:fldCharType="begin"/>
        </w:r>
        <w:r w:rsidR="004C2A86">
          <w:rPr>
            <w:noProof/>
            <w:webHidden/>
          </w:rPr>
          <w:instrText xml:space="preserve"> PAGEREF _Toc405551098 \h </w:instrText>
        </w:r>
        <w:r w:rsidR="00023722">
          <w:rPr>
            <w:noProof/>
            <w:webHidden/>
          </w:rPr>
        </w:r>
        <w:r w:rsidR="00023722">
          <w:rPr>
            <w:noProof/>
            <w:webHidden/>
          </w:rPr>
          <w:fldChar w:fldCharType="separate"/>
        </w:r>
        <w:r w:rsidR="004C2A86">
          <w:rPr>
            <w:noProof/>
            <w:webHidden/>
          </w:rPr>
          <w:t>33</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099" w:history="1">
        <w:r w:rsidR="004C2A86" w:rsidRPr="00300D19">
          <w:rPr>
            <w:rStyle w:val="af0"/>
            <w:noProof/>
          </w:rPr>
          <w:t>3.3.</w:t>
        </w:r>
        <w:r w:rsidR="004C2A86">
          <w:rPr>
            <w:rFonts w:asciiTheme="minorHAnsi" w:eastAsiaTheme="minorEastAsia" w:hAnsiTheme="minorHAnsi" w:cstheme="minorBidi"/>
            <w:noProof/>
            <w:sz w:val="21"/>
            <w:szCs w:val="22"/>
          </w:rPr>
          <w:tab/>
        </w:r>
        <w:r w:rsidR="004C2A86" w:rsidRPr="00300D19">
          <w:rPr>
            <w:rStyle w:val="af0"/>
            <w:rFonts w:hint="eastAsia"/>
            <w:noProof/>
          </w:rPr>
          <w:t>目的国家信息查询</w:t>
        </w:r>
        <w:r w:rsidR="004C2A86">
          <w:rPr>
            <w:noProof/>
            <w:webHidden/>
          </w:rPr>
          <w:tab/>
        </w:r>
        <w:r w:rsidR="00023722">
          <w:rPr>
            <w:noProof/>
            <w:webHidden/>
          </w:rPr>
          <w:fldChar w:fldCharType="begin"/>
        </w:r>
        <w:r w:rsidR="004C2A86">
          <w:rPr>
            <w:noProof/>
            <w:webHidden/>
          </w:rPr>
          <w:instrText xml:space="preserve"> PAGEREF _Toc405551099 \h </w:instrText>
        </w:r>
        <w:r w:rsidR="00023722">
          <w:rPr>
            <w:noProof/>
            <w:webHidden/>
          </w:rPr>
        </w:r>
        <w:r w:rsidR="00023722">
          <w:rPr>
            <w:noProof/>
            <w:webHidden/>
          </w:rPr>
          <w:fldChar w:fldCharType="separate"/>
        </w:r>
        <w:r w:rsidR="004C2A86">
          <w:rPr>
            <w:noProof/>
            <w:webHidden/>
          </w:rPr>
          <w:t>34</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0" w:history="1">
        <w:r w:rsidR="004C2A86" w:rsidRPr="00300D19">
          <w:rPr>
            <w:rStyle w:val="af0"/>
            <w:noProof/>
          </w:rPr>
          <w:t>3.4.</w:t>
        </w:r>
        <w:r w:rsidR="004C2A86">
          <w:rPr>
            <w:rFonts w:asciiTheme="minorHAnsi" w:eastAsiaTheme="minorEastAsia" w:hAnsiTheme="minorHAnsi" w:cstheme="minorBidi"/>
            <w:noProof/>
            <w:sz w:val="21"/>
            <w:szCs w:val="22"/>
          </w:rPr>
          <w:tab/>
        </w:r>
        <w:r w:rsidR="004C2A86" w:rsidRPr="00300D19">
          <w:rPr>
            <w:rStyle w:val="af0"/>
            <w:rFonts w:hint="eastAsia"/>
            <w:noProof/>
          </w:rPr>
          <w:t>资费信息查询</w:t>
        </w:r>
        <w:r w:rsidR="004C2A86">
          <w:rPr>
            <w:noProof/>
            <w:webHidden/>
          </w:rPr>
          <w:tab/>
        </w:r>
        <w:r w:rsidR="00023722">
          <w:rPr>
            <w:noProof/>
            <w:webHidden/>
          </w:rPr>
          <w:fldChar w:fldCharType="begin"/>
        </w:r>
        <w:r w:rsidR="004C2A86">
          <w:rPr>
            <w:noProof/>
            <w:webHidden/>
          </w:rPr>
          <w:instrText xml:space="preserve"> PAGEREF _Toc405551100 \h </w:instrText>
        </w:r>
        <w:r w:rsidR="00023722">
          <w:rPr>
            <w:noProof/>
            <w:webHidden/>
          </w:rPr>
        </w:r>
        <w:r w:rsidR="00023722">
          <w:rPr>
            <w:noProof/>
            <w:webHidden/>
          </w:rPr>
          <w:fldChar w:fldCharType="separate"/>
        </w:r>
        <w:r w:rsidR="004C2A86">
          <w:rPr>
            <w:noProof/>
            <w:webHidden/>
          </w:rPr>
          <w:t>35</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1" w:history="1">
        <w:r w:rsidR="004C2A86" w:rsidRPr="00300D19">
          <w:rPr>
            <w:rStyle w:val="af0"/>
            <w:noProof/>
          </w:rPr>
          <w:t>3.5.</w:t>
        </w:r>
        <w:r w:rsidR="004C2A86">
          <w:rPr>
            <w:rFonts w:asciiTheme="minorHAnsi" w:eastAsiaTheme="minorEastAsia" w:hAnsiTheme="minorHAnsi" w:cstheme="minorBidi"/>
            <w:noProof/>
            <w:sz w:val="21"/>
            <w:szCs w:val="22"/>
          </w:rPr>
          <w:tab/>
        </w:r>
        <w:r w:rsidR="004C2A86" w:rsidRPr="00300D19">
          <w:rPr>
            <w:rStyle w:val="af0"/>
            <w:rFonts w:hint="eastAsia"/>
            <w:noProof/>
          </w:rPr>
          <w:t>手机信息查询</w:t>
        </w:r>
        <w:r w:rsidR="004C2A86">
          <w:rPr>
            <w:noProof/>
            <w:webHidden/>
          </w:rPr>
          <w:tab/>
        </w:r>
        <w:r w:rsidR="00023722">
          <w:rPr>
            <w:noProof/>
            <w:webHidden/>
          </w:rPr>
          <w:fldChar w:fldCharType="begin"/>
        </w:r>
        <w:r w:rsidR="004C2A86">
          <w:rPr>
            <w:noProof/>
            <w:webHidden/>
          </w:rPr>
          <w:instrText xml:space="preserve"> PAGEREF _Toc405551101 \h </w:instrText>
        </w:r>
        <w:r w:rsidR="00023722">
          <w:rPr>
            <w:noProof/>
            <w:webHidden/>
          </w:rPr>
        </w:r>
        <w:r w:rsidR="00023722">
          <w:rPr>
            <w:noProof/>
            <w:webHidden/>
          </w:rPr>
          <w:fldChar w:fldCharType="separate"/>
        </w:r>
        <w:r w:rsidR="004C2A86">
          <w:rPr>
            <w:noProof/>
            <w:webHidden/>
          </w:rPr>
          <w:t>37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2" w:history="1">
        <w:r w:rsidR="004C2A86" w:rsidRPr="00300D19">
          <w:rPr>
            <w:rStyle w:val="af0"/>
            <w:noProof/>
          </w:rPr>
          <w:t>3.6.</w:t>
        </w:r>
        <w:r w:rsidR="004C2A86">
          <w:rPr>
            <w:rFonts w:asciiTheme="minorHAnsi" w:eastAsiaTheme="minorEastAsia" w:hAnsiTheme="minorHAnsi" w:cstheme="minorBidi"/>
            <w:noProof/>
            <w:sz w:val="21"/>
            <w:szCs w:val="22"/>
          </w:rPr>
          <w:tab/>
        </w:r>
        <w:r w:rsidR="004C2A86" w:rsidRPr="00300D19">
          <w:rPr>
            <w:rStyle w:val="af0"/>
            <w:rFonts w:hint="eastAsia"/>
            <w:noProof/>
          </w:rPr>
          <w:t>公告列表查询</w:t>
        </w:r>
        <w:r w:rsidR="004C2A86">
          <w:rPr>
            <w:noProof/>
            <w:webHidden/>
          </w:rPr>
          <w:tab/>
        </w:r>
        <w:r w:rsidR="00023722">
          <w:rPr>
            <w:noProof/>
            <w:webHidden/>
          </w:rPr>
          <w:fldChar w:fldCharType="begin"/>
        </w:r>
        <w:r w:rsidR="004C2A86">
          <w:rPr>
            <w:noProof/>
            <w:webHidden/>
          </w:rPr>
          <w:instrText xml:space="preserve"> PAGEREF _Toc405551102 \h </w:instrText>
        </w:r>
        <w:r w:rsidR="00023722">
          <w:rPr>
            <w:noProof/>
            <w:webHidden/>
          </w:rPr>
        </w:r>
        <w:r w:rsidR="00023722">
          <w:rPr>
            <w:noProof/>
            <w:webHidden/>
          </w:rPr>
          <w:fldChar w:fldCharType="separate"/>
        </w:r>
        <w:r w:rsidR="004C2A86">
          <w:rPr>
            <w:noProof/>
            <w:webHidden/>
          </w:rPr>
          <w:t>37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3" w:history="1">
        <w:r w:rsidR="004C2A86" w:rsidRPr="00300D19">
          <w:rPr>
            <w:rStyle w:val="af0"/>
            <w:noProof/>
          </w:rPr>
          <w:t>3.7.</w:t>
        </w:r>
        <w:r w:rsidR="004C2A86">
          <w:rPr>
            <w:rFonts w:asciiTheme="minorHAnsi" w:eastAsiaTheme="minorEastAsia" w:hAnsiTheme="minorHAnsi" w:cstheme="minorBidi"/>
            <w:noProof/>
            <w:sz w:val="21"/>
            <w:szCs w:val="22"/>
          </w:rPr>
          <w:tab/>
        </w:r>
        <w:r w:rsidR="004C2A86" w:rsidRPr="00300D19">
          <w:rPr>
            <w:rStyle w:val="af0"/>
            <w:rFonts w:hint="eastAsia"/>
            <w:noProof/>
          </w:rPr>
          <w:t>公告信息查询</w:t>
        </w:r>
        <w:r w:rsidR="004C2A86">
          <w:rPr>
            <w:noProof/>
            <w:webHidden/>
          </w:rPr>
          <w:tab/>
        </w:r>
        <w:r w:rsidR="00023722">
          <w:rPr>
            <w:noProof/>
            <w:webHidden/>
          </w:rPr>
          <w:fldChar w:fldCharType="begin"/>
        </w:r>
        <w:r w:rsidR="004C2A86">
          <w:rPr>
            <w:noProof/>
            <w:webHidden/>
          </w:rPr>
          <w:instrText xml:space="preserve"> PAGEREF _Toc405551103 \h </w:instrText>
        </w:r>
        <w:r w:rsidR="00023722">
          <w:rPr>
            <w:noProof/>
            <w:webHidden/>
          </w:rPr>
        </w:r>
        <w:r w:rsidR="00023722">
          <w:rPr>
            <w:noProof/>
            <w:webHidden/>
          </w:rPr>
          <w:fldChar w:fldCharType="separate"/>
        </w:r>
        <w:r w:rsidR="004C2A86">
          <w:rPr>
            <w:noProof/>
            <w:webHidden/>
          </w:rPr>
          <w:t>38</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4" w:history="1">
        <w:r w:rsidR="004C2A86" w:rsidRPr="00300D19">
          <w:rPr>
            <w:rStyle w:val="af0"/>
            <w:noProof/>
          </w:rPr>
          <w:t>3.8.</w:t>
        </w:r>
        <w:r w:rsidR="004C2A86">
          <w:rPr>
            <w:rFonts w:asciiTheme="minorHAnsi" w:eastAsiaTheme="minorEastAsia" w:hAnsiTheme="minorHAnsi" w:cstheme="minorBidi"/>
            <w:noProof/>
            <w:sz w:val="21"/>
            <w:szCs w:val="22"/>
          </w:rPr>
          <w:tab/>
        </w:r>
        <w:r w:rsidR="004C2A86" w:rsidRPr="00300D19">
          <w:rPr>
            <w:rStyle w:val="af0"/>
            <w:rFonts w:hint="eastAsia"/>
            <w:noProof/>
          </w:rPr>
          <w:t>国漫拨号国家列表</w:t>
        </w:r>
        <w:r w:rsidR="004C2A86">
          <w:rPr>
            <w:noProof/>
            <w:webHidden/>
          </w:rPr>
          <w:tab/>
        </w:r>
        <w:r w:rsidR="00023722">
          <w:rPr>
            <w:noProof/>
            <w:webHidden/>
          </w:rPr>
          <w:fldChar w:fldCharType="begin"/>
        </w:r>
        <w:r w:rsidR="004C2A86">
          <w:rPr>
            <w:noProof/>
            <w:webHidden/>
          </w:rPr>
          <w:instrText xml:space="preserve"> PAGEREF _Toc405551104 \h </w:instrText>
        </w:r>
        <w:r w:rsidR="00023722">
          <w:rPr>
            <w:noProof/>
            <w:webHidden/>
          </w:rPr>
        </w:r>
        <w:r w:rsidR="00023722">
          <w:rPr>
            <w:noProof/>
            <w:webHidden/>
          </w:rPr>
          <w:fldChar w:fldCharType="separate"/>
        </w:r>
        <w:r w:rsidR="004C2A86">
          <w:rPr>
            <w:noProof/>
            <w:webHidden/>
          </w:rPr>
          <w:t>39</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5" w:history="1">
        <w:r w:rsidR="004C2A86" w:rsidRPr="00300D19">
          <w:rPr>
            <w:rStyle w:val="af0"/>
            <w:noProof/>
          </w:rPr>
          <w:t>3.9.</w:t>
        </w:r>
        <w:r w:rsidR="004C2A86">
          <w:rPr>
            <w:rFonts w:asciiTheme="minorHAnsi" w:eastAsiaTheme="minorEastAsia" w:hAnsiTheme="minorHAnsi" w:cstheme="minorBidi"/>
            <w:noProof/>
            <w:sz w:val="21"/>
            <w:szCs w:val="22"/>
          </w:rPr>
          <w:tab/>
        </w:r>
        <w:r w:rsidR="004C2A86" w:rsidRPr="00300D19">
          <w:rPr>
            <w:rStyle w:val="af0"/>
            <w:rFonts w:hint="eastAsia"/>
            <w:noProof/>
          </w:rPr>
          <w:t>获取国家各城市区号</w:t>
        </w:r>
        <w:r w:rsidR="004C2A86">
          <w:rPr>
            <w:noProof/>
            <w:webHidden/>
          </w:rPr>
          <w:tab/>
        </w:r>
        <w:r w:rsidR="00023722">
          <w:rPr>
            <w:noProof/>
            <w:webHidden/>
          </w:rPr>
          <w:fldChar w:fldCharType="begin"/>
        </w:r>
        <w:r w:rsidR="004C2A86">
          <w:rPr>
            <w:noProof/>
            <w:webHidden/>
          </w:rPr>
          <w:instrText xml:space="preserve"> PAGEREF _Toc405551105 \h </w:instrText>
        </w:r>
        <w:r w:rsidR="00023722">
          <w:rPr>
            <w:noProof/>
            <w:webHidden/>
          </w:rPr>
        </w:r>
        <w:r w:rsidR="00023722">
          <w:rPr>
            <w:noProof/>
            <w:webHidden/>
          </w:rPr>
          <w:fldChar w:fldCharType="separate"/>
        </w:r>
        <w:r w:rsidR="004C2A86">
          <w:rPr>
            <w:noProof/>
            <w:webHidden/>
          </w:rPr>
          <w:t>40</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6" w:history="1">
        <w:r w:rsidR="004C2A86" w:rsidRPr="00300D19">
          <w:rPr>
            <w:rStyle w:val="af0"/>
            <w:noProof/>
          </w:rPr>
          <w:t>3.10.</w:t>
        </w:r>
        <w:r w:rsidR="004C2A86">
          <w:rPr>
            <w:rFonts w:asciiTheme="minorHAnsi" w:eastAsiaTheme="minorEastAsia" w:hAnsiTheme="minorHAnsi" w:cstheme="minorBidi"/>
            <w:noProof/>
            <w:sz w:val="21"/>
            <w:szCs w:val="22"/>
          </w:rPr>
          <w:tab/>
        </w:r>
        <w:r w:rsidR="004C2A86" w:rsidRPr="00300D19">
          <w:rPr>
            <w:rStyle w:val="af0"/>
            <w:noProof/>
          </w:rPr>
          <w:t>UIM</w:t>
        </w:r>
        <w:r w:rsidR="004C2A86" w:rsidRPr="00300D19">
          <w:rPr>
            <w:rStyle w:val="af0"/>
            <w:rFonts w:hint="eastAsia"/>
            <w:noProof/>
          </w:rPr>
          <w:t>卡检测</w:t>
        </w:r>
        <w:r w:rsidR="004C2A86">
          <w:rPr>
            <w:noProof/>
            <w:webHidden/>
          </w:rPr>
          <w:tab/>
        </w:r>
        <w:r w:rsidR="00023722">
          <w:rPr>
            <w:noProof/>
            <w:webHidden/>
          </w:rPr>
          <w:fldChar w:fldCharType="begin"/>
        </w:r>
        <w:r w:rsidR="004C2A86">
          <w:rPr>
            <w:noProof/>
            <w:webHidden/>
          </w:rPr>
          <w:instrText xml:space="preserve"> PAGEREF _Toc405551106 \h </w:instrText>
        </w:r>
        <w:r w:rsidR="00023722">
          <w:rPr>
            <w:noProof/>
            <w:webHidden/>
          </w:rPr>
        </w:r>
        <w:r w:rsidR="00023722">
          <w:rPr>
            <w:noProof/>
            <w:webHidden/>
          </w:rPr>
          <w:fldChar w:fldCharType="separate"/>
        </w:r>
        <w:r w:rsidR="004C2A86">
          <w:rPr>
            <w:noProof/>
            <w:webHidden/>
          </w:rPr>
          <w:t>41</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7" w:history="1">
        <w:r w:rsidR="004C2A86" w:rsidRPr="00300D19">
          <w:rPr>
            <w:rStyle w:val="af0"/>
            <w:noProof/>
          </w:rPr>
          <w:t>3.11.</w:t>
        </w:r>
        <w:r w:rsidR="004C2A86">
          <w:rPr>
            <w:rFonts w:asciiTheme="minorHAnsi" w:eastAsiaTheme="minorEastAsia" w:hAnsiTheme="minorHAnsi" w:cstheme="minorBidi"/>
            <w:noProof/>
            <w:sz w:val="21"/>
            <w:szCs w:val="22"/>
          </w:rPr>
          <w:tab/>
        </w:r>
        <w:r w:rsidR="004C2A86" w:rsidRPr="00300D19">
          <w:rPr>
            <w:rStyle w:val="af0"/>
            <w:rFonts w:hint="eastAsia"/>
            <w:noProof/>
          </w:rPr>
          <w:t>国家信息查询</w:t>
        </w:r>
        <w:r w:rsidR="004C2A86">
          <w:rPr>
            <w:noProof/>
            <w:webHidden/>
          </w:rPr>
          <w:tab/>
        </w:r>
        <w:r w:rsidR="00023722">
          <w:rPr>
            <w:noProof/>
            <w:webHidden/>
          </w:rPr>
          <w:fldChar w:fldCharType="begin"/>
        </w:r>
        <w:r w:rsidR="004C2A86">
          <w:rPr>
            <w:noProof/>
            <w:webHidden/>
          </w:rPr>
          <w:instrText xml:space="preserve"> PAGEREF _Toc405551107 \h </w:instrText>
        </w:r>
        <w:r w:rsidR="00023722">
          <w:rPr>
            <w:noProof/>
            <w:webHidden/>
          </w:rPr>
        </w:r>
        <w:r w:rsidR="00023722">
          <w:rPr>
            <w:noProof/>
            <w:webHidden/>
          </w:rPr>
          <w:fldChar w:fldCharType="separate"/>
        </w:r>
        <w:r w:rsidR="004C2A86">
          <w:rPr>
            <w:noProof/>
            <w:webHidden/>
          </w:rPr>
          <w:t>42</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8" w:history="1">
        <w:r w:rsidR="004C2A86" w:rsidRPr="00300D19">
          <w:rPr>
            <w:rStyle w:val="af0"/>
            <w:noProof/>
          </w:rPr>
          <w:t>3.12.</w:t>
        </w:r>
        <w:r w:rsidR="004C2A86">
          <w:rPr>
            <w:rFonts w:asciiTheme="minorHAnsi" w:eastAsiaTheme="minorEastAsia" w:hAnsiTheme="minorHAnsi" w:cstheme="minorBidi"/>
            <w:noProof/>
            <w:sz w:val="21"/>
            <w:szCs w:val="22"/>
          </w:rPr>
          <w:tab/>
        </w:r>
        <w:r w:rsidR="004C2A86" w:rsidRPr="00300D19">
          <w:rPr>
            <w:rStyle w:val="af0"/>
            <w:rFonts w:hint="eastAsia"/>
            <w:noProof/>
          </w:rPr>
          <w:t>终端检测</w:t>
        </w:r>
        <w:r w:rsidR="004C2A86">
          <w:rPr>
            <w:noProof/>
            <w:webHidden/>
          </w:rPr>
          <w:tab/>
        </w:r>
        <w:r w:rsidR="00023722">
          <w:rPr>
            <w:noProof/>
            <w:webHidden/>
          </w:rPr>
          <w:fldChar w:fldCharType="begin"/>
        </w:r>
        <w:r w:rsidR="004C2A86">
          <w:rPr>
            <w:noProof/>
            <w:webHidden/>
          </w:rPr>
          <w:instrText xml:space="preserve"> PAGEREF _Toc405551108 \h </w:instrText>
        </w:r>
        <w:r w:rsidR="00023722">
          <w:rPr>
            <w:noProof/>
            <w:webHidden/>
          </w:rPr>
        </w:r>
        <w:r w:rsidR="00023722">
          <w:rPr>
            <w:noProof/>
            <w:webHidden/>
          </w:rPr>
          <w:fldChar w:fldCharType="separate"/>
        </w:r>
        <w:r w:rsidR="004C2A86">
          <w:rPr>
            <w:noProof/>
            <w:webHidden/>
          </w:rPr>
          <w:t>44</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09" w:history="1">
        <w:r w:rsidR="004C2A86" w:rsidRPr="00300D19">
          <w:rPr>
            <w:rStyle w:val="af0"/>
            <w:noProof/>
          </w:rPr>
          <w:t>3.13.</w:t>
        </w:r>
        <w:r w:rsidR="004C2A86">
          <w:rPr>
            <w:rFonts w:asciiTheme="minorHAnsi" w:eastAsiaTheme="minorEastAsia" w:hAnsiTheme="minorHAnsi" w:cstheme="minorBidi"/>
            <w:noProof/>
            <w:sz w:val="21"/>
            <w:szCs w:val="22"/>
          </w:rPr>
          <w:tab/>
        </w:r>
        <w:r w:rsidR="004C2A86" w:rsidRPr="00300D19">
          <w:rPr>
            <w:rStyle w:val="af0"/>
            <w:rFonts w:hint="eastAsia"/>
            <w:noProof/>
          </w:rPr>
          <w:t>自助排障</w:t>
        </w:r>
        <w:r w:rsidR="004C2A86">
          <w:rPr>
            <w:noProof/>
            <w:webHidden/>
          </w:rPr>
          <w:tab/>
        </w:r>
        <w:r w:rsidR="00023722">
          <w:rPr>
            <w:noProof/>
            <w:webHidden/>
          </w:rPr>
          <w:fldChar w:fldCharType="begin"/>
        </w:r>
        <w:r w:rsidR="004C2A86">
          <w:rPr>
            <w:noProof/>
            <w:webHidden/>
          </w:rPr>
          <w:instrText xml:space="preserve"> PAGEREF _Toc405551109 \h </w:instrText>
        </w:r>
        <w:r w:rsidR="00023722">
          <w:rPr>
            <w:noProof/>
            <w:webHidden/>
          </w:rPr>
        </w:r>
        <w:r w:rsidR="00023722">
          <w:rPr>
            <w:noProof/>
            <w:webHidden/>
          </w:rPr>
          <w:fldChar w:fldCharType="separate"/>
        </w:r>
        <w:r w:rsidR="004C2A86">
          <w:rPr>
            <w:noProof/>
            <w:webHidden/>
          </w:rPr>
          <w:t>45</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0" w:history="1">
        <w:r w:rsidR="004C2A86" w:rsidRPr="00300D19">
          <w:rPr>
            <w:rStyle w:val="af0"/>
            <w:noProof/>
          </w:rPr>
          <w:t>3.14.</w:t>
        </w:r>
        <w:r w:rsidR="004C2A86">
          <w:rPr>
            <w:rFonts w:asciiTheme="minorHAnsi" w:eastAsiaTheme="minorEastAsia" w:hAnsiTheme="minorHAnsi" w:cstheme="minorBidi"/>
            <w:noProof/>
            <w:sz w:val="21"/>
            <w:szCs w:val="22"/>
          </w:rPr>
          <w:tab/>
        </w:r>
        <w:r w:rsidR="004C2A86" w:rsidRPr="00300D19">
          <w:rPr>
            <w:rStyle w:val="af0"/>
            <w:rFonts w:hint="eastAsia"/>
            <w:noProof/>
          </w:rPr>
          <w:t>短信中心排障</w:t>
        </w:r>
        <w:r w:rsidR="004C2A86">
          <w:rPr>
            <w:noProof/>
            <w:webHidden/>
          </w:rPr>
          <w:tab/>
        </w:r>
        <w:r w:rsidR="00023722">
          <w:rPr>
            <w:noProof/>
            <w:webHidden/>
          </w:rPr>
          <w:fldChar w:fldCharType="begin"/>
        </w:r>
        <w:r w:rsidR="004C2A86">
          <w:rPr>
            <w:noProof/>
            <w:webHidden/>
          </w:rPr>
          <w:instrText xml:space="preserve"> PAGEREF _Toc405551110 \h </w:instrText>
        </w:r>
        <w:r w:rsidR="00023722">
          <w:rPr>
            <w:noProof/>
            <w:webHidden/>
          </w:rPr>
        </w:r>
        <w:r w:rsidR="00023722">
          <w:rPr>
            <w:noProof/>
            <w:webHidden/>
          </w:rPr>
          <w:fldChar w:fldCharType="separate"/>
        </w:r>
        <w:r w:rsidR="004C2A86">
          <w:rPr>
            <w:noProof/>
            <w:webHidden/>
          </w:rPr>
          <w:t>47</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111" w:history="1">
        <w:r w:rsidR="004C2A86" w:rsidRPr="00300D19">
          <w:rPr>
            <w:rStyle w:val="af0"/>
            <w:noProof/>
          </w:rPr>
          <w:t>4.</w:t>
        </w:r>
        <w:r w:rsidR="004C2A86">
          <w:rPr>
            <w:rFonts w:asciiTheme="minorHAnsi" w:eastAsiaTheme="minorEastAsia" w:hAnsiTheme="minorHAnsi" w:cstheme="minorBidi"/>
            <w:noProof/>
            <w:sz w:val="21"/>
            <w:szCs w:val="22"/>
          </w:rPr>
          <w:tab/>
        </w:r>
        <w:r w:rsidR="004C2A86" w:rsidRPr="00300D19">
          <w:rPr>
            <w:rStyle w:val="af0"/>
            <w:noProof/>
          </w:rPr>
          <w:t>vip</w:t>
        </w:r>
        <w:r w:rsidR="004C2A86" w:rsidRPr="00300D19">
          <w:rPr>
            <w:rStyle w:val="af0"/>
            <w:rFonts w:hint="eastAsia"/>
            <w:noProof/>
          </w:rPr>
          <w:t>一键拨打</w:t>
        </w:r>
        <w:r w:rsidR="004C2A86">
          <w:rPr>
            <w:noProof/>
            <w:webHidden/>
          </w:rPr>
          <w:tab/>
        </w:r>
        <w:r w:rsidR="00023722">
          <w:rPr>
            <w:noProof/>
            <w:webHidden/>
          </w:rPr>
          <w:fldChar w:fldCharType="begin"/>
        </w:r>
        <w:r w:rsidR="004C2A86">
          <w:rPr>
            <w:noProof/>
            <w:webHidden/>
          </w:rPr>
          <w:instrText xml:space="preserve"> PAGEREF _Toc405551111 \h </w:instrText>
        </w:r>
        <w:r w:rsidR="00023722">
          <w:rPr>
            <w:noProof/>
            <w:webHidden/>
          </w:rPr>
        </w:r>
        <w:r w:rsidR="00023722">
          <w:rPr>
            <w:noProof/>
            <w:webHidden/>
          </w:rPr>
          <w:fldChar w:fldCharType="separate"/>
        </w:r>
        <w:r w:rsidR="004C2A86">
          <w:rPr>
            <w:noProof/>
            <w:webHidden/>
          </w:rPr>
          <w:t>48</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2" w:history="1">
        <w:r w:rsidR="004C2A86" w:rsidRPr="00300D19">
          <w:rPr>
            <w:rStyle w:val="af0"/>
            <w:noProof/>
          </w:rPr>
          <w:t>4.1.</w:t>
        </w:r>
        <w:r w:rsidR="004C2A86">
          <w:rPr>
            <w:rFonts w:asciiTheme="minorHAnsi" w:eastAsiaTheme="minorEastAsia" w:hAnsiTheme="minorHAnsi" w:cstheme="minorBidi"/>
            <w:noProof/>
            <w:sz w:val="21"/>
            <w:szCs w:val="22"/>
          </w:rPr>
          <w:tab/>
        </w:r>
        <w:r w:rsidR="004C2A86" w:rsidRPr="00300D19">
          <w:rPr>
            <w:rStyle w:val="af0"/>
            <w:noProof/>
          </w:rPr>
          <w:t>vip</w:t>
        </w:r>
        <w:r w:rsidR="004C2A86" w:rsidRPr="00300D19">
          <w:rPr>
            <w:rStyle w:val="af0"/>
            <w:rFonts w:hint="eastAsia"/>
            <w:noProof/>
          </w:rPr>
          <w:t>客户经理信息返回</w:t>
        </w:r>
        <w:r w:rsidR="004C2A86">
          <w:rPr>
            <w:noProof/>
            <w:webHidden/>
          </w:rPr>
          <w:tab/>
        </w:r>
        <w:r w:rsidR="00023722">
          <w:rPr>
            <w:noProof/>
            <w:webHidden/>
          </w:rPr>
          <w:fldChar w:fldCharType="begin"/>
        </w:r>
        <w:r w:rsidR="004C2A86">
          <w:rPr>
            <w:noProof/>
            <w:webHidden/>
          </w:rPr>
          <w:instrText xml:space="preserve"> PAGEREF _Toc405551112 \h </w:instrText>
        </w:r>
        <w:r w:rsidR="00023722">
          <w:rPr>
            <w:noProof/>
            <w:webHidden/>
          </w:rPr>
        </w:r>
        <w:r w:rsidR="00023722">
          <w:rPr>
            <w:noProof/>
            <w:webHidden/>
          </w:rPr>
          <w:fldChar w:fldCharType="separate"/>
        </w:r>
        <w:r w:rsidR="004C2A86">
          <w:rPr>
            <w:noProof/>
            <w:webHidden/>
          </w:rPr>
          <w:t>48</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113" w:history="1">
        <w:r w:rsidR="004C2A86" w:rsidRPr="00300D19">
          <w:rPr>
            <w:rStyle w:val="af0"/>
            <w:noProof/>
          </w:rPr>
          <w:t>5.</w:t>
        </w:r>
        <w:r w:rsidR="004C2A86">
          <w:rPr>
            <w:rFonts w:asciiTheme="minorHAnsi" w:eastAsiaTheme="minorEastAsia" w:hAnsiTheme="minorHAnsi" w:cstheme="minorBidi"/>
            <w:noProof/>
            <w:sz w:val="21"/>
            <w:szCs w:val="22"/>
          </w:rPr>
          <w:tab/>
        </w:r>
        <w:r w:rsidR="004C2A86" w:rsidRPr="00300D19">
          <w:rPr>
            <w:rStyle w:val="af0"/>
            <w:rFonts w:hint="eastAsia"/>
            <w:noProof/>
          </w:rPr>
          <w:t>国内漫游</w:t>
        </w:r>
        <w:r w:rsidR="004C2A86">
          <w:rPr>
            <w:noProof/>
            <w:webHidden/>
          </w:rPr>
          <w:tab/>
        </w:r>
        <w:r w:rsidR="00023722">
          <w:rPr>
            <w:noProof/>
            <w:webHidden/>
          </w:rPr>
          <w:fldChar w:fldCharType="begin"/>
        </w:r>
        <w:r w:rsidR="004C2A86">
          <w:rPr>
            <w:noProof/>
            <w:webHidden/>
          </w:rPr>
          <w:instrText xml:space="preserve"> PAGEREF _Toc405551113 \h </w:instrText>
        </w:r>
        <w:r w:rsidR="00023722">
          <w:rPr>
            <w:noProof/>
            <w:webHidden/>
          </w:rPr>
        </w:r>
        <w:r w:rsidR="00023722">
          <w:rPr>
            <w:noProof/>
            <w:webHidden/>
          </w:rPr>
          <w:fldChar w:fldCharType="separate"/>
        </w:r>
        <w:r w:rsidR="004C2A86">
          <w:rPr>
            <w:noProof/>
            <w:webHidden/>
          </w:rPr>
          <w:t>49</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4" w:history="1">
        <w:r w:rsidR="004C2A86" w:rsidRPr="00300D19">
          <w:rPr>
            <w:rStyle w:val="af0"/>
            <w:noProof/>
          </w:rPr>
          <w:t>5.1.</w:t>
        </w:r>
        <w:r w:rsidR="004C2A86">
          <w:rPr>
            <w:rFonts w:asciiTheme="minorHAnsi" w:eastAsiaTheme="minorEastAsia" w:hAnsiTheme="minorHAnsi" w:cstheme="minorBidi"/>
            <w:noProof/>
            <w:sz w:val="21"/>
            <w:szCs w:val="22"/>
          </w:rPr>
          <w:tab/>
        </w:r>
        <w:r w:rsidR="004C2A86" w:rsidRPr="00300D19">
          <w:rPr>
            <w:rStyle w:val="af0"/>
            <w:rFonts w:hint="eastAsia"/>
            <w:noProof/>
          </w:rPr>
          <w:t>推送消息授权接口</w:t>
        </w:r>
        <w:r w:rsidR="004C2A86">
          <w:rPr>
            <w:noProof/>
            <w:webHidden/>
          </w:rPr>
          <w:tab/>
        </w:r>
        <w:r w:rsidR="00023722">
          <w:rPr>
            <w:noProof/>
            <w:webHidden/>
          </w:rPr>
          <w:fldChar w:fldCharType="begin"/>
        </w:r>
        <w:r w:rsidR="004C2A86">
          <w:rPr>
            <w:noProof/>
            <w:webHidden/>
          </w:rPr>
          <w:instrText xml:space="preserve"> PAGEREF _Toc405551114 \h </w:instrText>
        </w:r>
        <w:r w:rsidR="00023722">
          <w:rPr>
            <w:noProof/>
            <w:webHidden/>
          </w:rPr>
        </w:r>
        <w:r w:rsidR="00023722">
          <w:rPr>
            <w:noProof/>
            <w:webHidden/>
          </w:rPr>
          <w:fldChar w:fldCharType="separate"/>
        </w:r>
        <w:r w:rsidR="004C2A86">
          <w:rPr>
            <w:noProof/>
            <w:webHidden/>
          </w:rPr>
          <w:t>49</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5" w:history="1">
        <w:r w:rsidR="004C2A86" w:rsidRPr="00300D19">
          <w:rPr>
            <w:rStyle w:val="af0"/>
            <w:noProof/>
          </w:rPr>
          <w:t>5.2.</w:t>
        </w:r>
        <w:r w:rsidR="004C2A86">
          <w:rPr>
            <w:rFonts w:asciiTheme="minorHAnsi" w:eastAsiaTheme="minorEastAsia" w:hAnsiTheme="minorHAnsi" w:cstheme="minorBidi"/>
            <w:noProof/>
            <w:sz w:val="21"/>
            <w:szCs w:val="22"/>
          </w:rPr>
          <w:tab/>
        </w:r>
        <w:r w:rsidR="004C2A86" w:rsidRPr="00300D19">
          <w:rPr>
            <w:rStyle w:val="af0"/>
            <w:rFonts w:hint="eastAsia"/>
            <w:noProof/>
          </w:rPr>
          <w:t>省名片内容接口</w:t>
        </w:r>
        <w:r w:rsidR="004C2A86">
          <w:rPr>
            <w:noProof/>
            <w:webHidden/>
          </w:rPr>
          <w:tab/>
        </w:r>
        <w:r w:rsidR="00023722">
          <w:rPr>
            <w:noProof/>
            <w:webHidden/>
          </w:rPr>
          <w:fldChar w:fldCharType="begin"/>
        </w:r>
        <w:r w:rsidR="004C2A86">
          <w:rPr>
            <w:noProof/>
            <w:webHidden/>
          </w:rPr>
          <w:instrText xml:space="preserve"> PAGEREF _Toc405551115 \h </w:instrText>
        </w:r>
        <w:r w:rsidR="00023722">
          <w:rPr>
            <w:noProof/>
            <w:webHidden/>
          </w:rPr>
        </w:r>
        <w:r w:rsidR="00023722">
          <w:rPr>
            <w:noProof/>
            <w:webHidden/>
          </w:rPr>
          <w:fldChar w:fldCharType="separate"/>
        </w:r>
        <w:r w:rsidR="004C2A86">
          <w:rPr>
            <w:noProof/>
            <w:webHidden/>
          </w:rPr>
          <w:t>50</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6" w:history="1">
        <w:r w:rsidR="004C2A86" w:rsidRPr="00300D19">
          <w:rPr>
            <w:rStyle w:val="af0"/>
            <w:noProof/>
          </w:rPr>
          <w:t>5.3.</w:t>
        </w:r>
        <w:r w:rsidR="004C2A86">
          <w:rPr>
            <w:rFonts w:asciiTheme="minorHAnsi" w:eastAsiaTheme="minorEastAsia" w:hAnsiTheme="minorHAnsi" w:cstheme="minorBidi"/>
            <w:noProof/>
            <w:sz w:val="21"/>
            <w:szCs w:val="22"/>
          </w:rPr>
          <w:tab/>
        </w:r>
        <w:r w:rsidR="004C2A86" w:rsidRPr="00300D19">
          <w:rPr>
            <w:rStyle w:val="af0"/>
            <w:rFonts w:hint="eastAsia"/>
            <w:noProof/>
          </w:rPr>
          <w:t>省内城市列表接口</w:t>
        </w:r>
        <w:r w:rsidR="004C2A86">
          <w:rPr>
            <w:noProof/>
            <w:webHidden/>
          </w:rPr>
          <w:tab/>
        </w:r>
        <w:r w:rsidR="00023722">
          <w:rPr>
            <w:noProof/>
            <w:webHidden/>
          </w:rPr>
          <w:fldChar w:fldCharType="begin"/>
        </w:r>
        <w:r w:rsidR="004C2A86">
          <w:rPr>
            <w:noProof/>
            <w:webHidden/>
          </w:rPr>
          <w:instrText xml:space="preserve"> PAGEREF _Toc405551116 \h </w:instrText>
        </w:r>
        <w:r w:rsidR="00023722">
          <w:rPr>
            <w:noProof/>
            <w:webHidden/>
          </w:rPr>
        </w:r>
        <w:r w:rsidR="00023722">
          <w:rPr>
            <w:noProof/>
            <w:webHidden/>
          </w:rPr>
          <w:fldChar w:fldCharType="separate"/>
        </w:r>
        <w:r w:rsidR="004C2A86">
          <w:rPr>
            <w:noProof/>
            <w:webHidden/>
          </w:rPr>
          <w:t>52</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7" w:history="1">
        <w:r w:rsidR="004C2A86" w:rsidRPr="00300D19">
          <w:rPr>
            <w:rStyle w:val="af0"/>
            <w:noProof/>
          </w:rPr>
          <w:t>5.4.</w:t>
        </w:r>
        <w:r w:rsidR="004C2A86">
          <w:rPr>
            <w:rFonts w:asciiTheme="minorHAnsi" w:eastAsiaTheme="minorEastAsia" w:hAnsiTheme="minorHAnsi" w:cstheme="minorBidi"/>
            <w:noProof/>
            <w:sz w:val="21"/>
            <w:szCs w:val="22"/>
          </w:rPr>
          <w:tab/>
        </w:r>
        <w:r w:rsidR="004C2A86" w:rsidRPr="00300D19">
          <w:rPr>
            <w:rStyle w:val="af0"/>
            <w:rFonts w:hint="eastAsia"/>
            <w:noProof/>
          </w:rPr>
          <w:t>城市名片内容接口</w:t>
        </w:r>
        <w:r w:rsidR="004C2A86">
          <w:rPr>
            <w:noProof/>
            <w:webHidden/>
          </w:rPr>
          <w:tab/>
        </w:r>
        <w:r w:rsidR="00023722">
          <w:rPr>
            <w:noProof/>
            <w:webHidden/>
          </w:rPr>
          <w:fldChar w:fldCharType="begin"/>
        </w:r>
        <w:r w:rsidR="004C2A86">
          <w:rPr>
            <w:noProof/>
            <w:webHidden/>
          </w:rPr>
          <w:instrText xml:space="preserve"> PAGEREF _Toc405551117 \h </w:instrText>
        </w:r>
        <w:r w:rsidR="00023722">
          <w:rPr>
            <w:noProof/>
            <w:webHidden/>
          </w:rPr>
        </w:r>
        <w:r w:rsidR="00023722">
          <w:rPr>
            <w:noProof/>
            <w:webHidden/>
          </w:rPr>
          <w:fldChar w:fldCharType="separate"/>
        </w:r>
        <w:r w:rsidR="004C2A86">
          <w:rPr>
            <w:noProof/>
            <w:webHidden/>
          </w:rPr>
          <w:t>54</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8" w:history="1">
        <w:r w:rsidR="004C2A86" w:rsidRPr="00300D19">
          <w:rPr>
            <w:rStyle w:val="af0"/>
            <w:noProof/>
          </w:rPr>
          <w:t>5.5.</w:t>
        </w:r>
        <w:r w:rsidR="004C2A86">
          <w:rPr>
            <w:rFonts w:asciiTheme="minorHAnsi" w:eastAsiaTheme="minorEastAsia" w:hAnsiTheme="minorHAnsi" w:cstheme="minorBidi"/>
            <w:noProof/>
            <w:sz w:val="21"/>
            <w:szCs w:val="22"/>
          </w:rPr>
          <w:tab/>
        </w:r>
        <w:r w:rsidR="004C2A86" w:rsidRPr="00300D19">
          <w:rPr>
            <w:rStyle w:val="af0"/>
            <w:rFonts w:hint="eastAsia"/>
            <w:noProof/>
          </w:rPr>
          <w:t>景点列表接口</w:t>
        </w:r>
        <w:r w:rsidR="004C2A86">
          <w:rPr>
            <w:noProof/>
            <w:webHidden/>
          </w:rPr>
          <w:tab/>
        </w:r>
        <w:r w:rsidR="00023722">
          <w:rPr>
            <w:noProof/>
            <w:webHidden/>
          </w:rPr>
          <w:fldChar w:fldCharType="begin"/>
        </w:r>
        <w:r w:rsidR="004C2A86">
          <w:rPr>
            <w:noProof/>
            <w:webHidden/>
          </w:rPr>
          <w:instrText xml:space="preserve"> PAGEREF _Toc405551118 \h </w:instrText>
        </w:r>
        <w:r w:rsidR="00023722">
          <w:rPr>
            <w:noProof/>
            <w:webHidden/>
          </w:rPr>
        </w:r>
        <w:r w:rsidR="00023722">
          <w:rPr>
            <w:noProof/>
            <w:webHidden/>
          </w:rPr>
          <w:fldChar w:fldCharType="separate"/>
        </w:r>
        <w:r w:rsidR="004C2A86">
          <w:rPr>
            <w:noProof/>
            <w:webHidden/>
          </w:rPr>
          <w:t>55</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19" w:history="1">
        <w:r w:rsidR="004C2A86" w:rsidRPr="00300D19">
          <w:rPr>
            <w:rStyle w:val="af0"/>
            <w:noProof/>
          </w:rPr>
          <w:t>5.6.</w:t>
        </w:r>
        <w:r w:rsidR="004C2A86">
          <w:rPr>
            <w:rFonts w:asciiTheme="minorHAnsi" w:eastAsiaTheme="minorEastAsia" w:hAnsiTheme="minorHAnsi" w:cstheme="minorBidi"/>
            <w:noProof/>
            <w:sz w:val="21"/>
            <w:szCs w:val="22"/>
          </w:rPr>
          <w:tab/>
        </w:r>
        <w:r w:rsidR="004C2A86" w:rsidRPr="00300D19">
          <w:rPr>
            <w:rStyle w:val="af0"/>
            <w:rFonts w:hint="eastAsia"/>
            <w:noProof/>
          </w:rPr>
          <w:t>酒店列表接口</w:t>
        </w:r>
        <w:r w:rsidR="004C2A86">
          <w:rPr>
            <w:noProof/>
            <w:webHidden/>
          </w:rPr>
          <w:tab/>
        </w:r>
        <w:r w:rsidR="00023722">
          <w:rPr>
            <w:noProof/>
            <w:webHidden/>
          </w:rPr>
          <w:fldChar w:fldCharType="begin"/>
        </w:r>
        <w:r w:rsidR="004C2A86">
          <w:rPr>
            <w:noProof/>
            <w:webHidden/>
          </w:rPr>
          <w:instrText xml:space="preserve"> PAGEREF _Toc405551119 \h </w:instrText>
        </w:r>
        <w:r w:rsidR="00023722">
          <w:rPr>
            <w:noProof/>
            <w:webHidden/>
          </w:rPr>
        </w:r>
        <w:r w:rsidR="00023722">
          <w:rPr>
            <w:noProof/>
            <w:webHidden/>
          </w:rPr>
          <w:fldChar w:fldCharType="separate"/>
        </w:r>
        <w:r w:rsidR="004C2A86">
          <w:rPr>
            <w:noProof/>
            <w:webHidden/>
          </w:rPr>
          <w:t>57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20" w:history="1">
        <w:r w:rsidR="004C2A86" w:rsidRPr="00300D19">
          <w:rPr>
            <w:rStyle w:val="af0"/>
            <w:noProof/>
          </w:rPr>
          <w:t>5.7.</w:t>
        </w:r>
        <w:r w:rsidR="004C2A86">
          <w:rPr>
            <w:rFonts w:asciiTheme="minorHAnsi" w:eastAsiaTheme="minorEastAsia" w:hAnsiTheme="minorHAnsi" w:cstheme="minorBidi"/>
            <w:noProof/>
            <w:sz w:val="21"/>
            <w:szCs w:val="22"/>
          </w:rPr>
          <w:tab/>
        </w:r>
        <w:r w:rsidR="004C2A86" w:rsidRPr="00300D19">
          <w:rPr>
            <w:rStyle w:val="af0"/>
            <w:rFonts w:hint="eastAsia"/>
            <w:noProof/>
          </w:rPr>
          <w:t>土特产列表接口</w:t>
        </w:r>
        <w:r w:rsidR="004C2A86">
          <w:rPr>
            <w:noProof/>
            <w:webHidden/>
          </w:rPr>
          <w:tab/>
        </w:r>
        <w:r w:rsidR="00023722">
          <w:rPr>
            <w:noProof/>
            <w:webHidden/>
          </w:rPr>
          <w:fldChar w:fldCharType="begin"/>
        </w:r>
        <w:r w:rsidR="004C2A86">
          <w:rPr>
            <w:noProof/>
            <w:webHidden/>
          </w:rPr>
          <w:instrText xml:space="preserve"> PAGEREF _Toc405551120 \h </w:instrText>
        </w:r>
        <w:r w:rsidR="00023722">
          <w:rPr>
            <w:noProof/>
            <w:webHidden/>
          </w:rPr>
        </w:r>
        <w:r w:rsidR="00023722">
          <w:rPr>
            <w:noProof/>
            <w:webHidden/>
          </w:rPr>
          <w:fldChar w:fldCharType="separate"/>
        </w:r>
        <w:r w:rsidR="004C2A86">
          <w:rPr>
            <w:noProof/>
            <w:webHidden/>
          </w:rPr>
          <w:t>58</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21" w:history="1">
        <w:r w:rsidR="004C2A86" w:rsidRPr="00300D19">
          <w:rPr>
            <w:rStyle w:val="af0"/>
            <w:noProof/>
          </w:rPr>
          <w:t>5.8.</w:t>
        </w:r>
        <w:r w:rsidR="004C2A86">
          <w:rPr>
            <w:rFonts w:asciiTheme="minorHAnsi" w:eastAsiaTheme="minorEastAsia" w:hAnsiTheme="minorHAnsi" w:cstheme="minorBidi"/>
            <w:noProof/>
            <w:sz w:val="21"/>
            <w:szCs w:val="22"/>
          </w:rPr>
          <w:tab/>
        </w:r>
        <w:r w:rsidR="004C2A86" w:rsidRPr="00300D19">
          <w:rPr>
            <w:rStyle w:val="af0"/>
            <w:rFonts w:hint="eastAsia"/>
            <w:noProof/>
          </w:rPr>
          <w:t>美食列表接口</w:t>
        </w:r>
        <w:r w:rsidR="004C2A86">
          <w:rPr>
            <w:noProof/>
            <w:webHidden/>
          </w:rPr>
          <w:tab/>
        </w:r>
        <w:r w:rsidR="00023722">
          <w:rPr>
            <w:noProof/>
            <w:webHidden/>
          </w:rPr>
          <w:fldChar w:fldCharType="begin"/>
        </w:r>
        <w:r w:rsidR="004C2A86">
          <w:rPr>
            <w:noProof/>
            <w:webHidden/>
          </w:rPr>
          <w:instrText xml:space="preserve"> PAGEREF _Toc405551121 \h </w:instrText>
        </w:r>
        <w:r w:rsidR="00023722">
          <w:rPr>
            <w:noProof/>
            <w:webHidden/>
          </w:rPr>
        </w:r>
        <w:r w:rsidR="00023722">
          <w:rPr>
            <w:noProof/>
            <w:webHidden/>
          </w:rPr>
          <w:fldChar w:fldCharType="separate"/>
        </w:r>
        <w:r w:rsidR="004C2A86">
          <w:rPr>
            <w:noProof/>
            <w:webHidden/>
          </w:rPr>
          <w:t>60</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122" w:history="1">
        <w:r w:rsidR="004C2A86" w:rsidRPr="00300D19">
          <w:rPr>
            <w:rStyle w:val="af0"/>
            <w:noProof/>
          </w:rPr>
          <w:t>6.</w:t>
        </w:r>
        <w:r w:rsidR="004C2A86">
          <w:rPr>
            <w:rFonts w:asciiTheme="minorHAnsi" w:eastAsiaTheme="minorEastAsia" w:hAnsiTheme="minorHAnsi" w:cstheme="minorBidi"/>
            <w:noProof/>
            <w:sz w:val="21"/>
            <w:szCs w:val="22"/>
          </w:rPr>
          <w:tab/>
        </w:r>
        <w:r w:rsidR="004C2A86" w:rsidRPr="00300D19">
          <w:rPr>
            <w:rStyle w:val="af0"/>
            <w:rFonts w:hint="eastAsia"/>
            <w:noProof/>
          </w:rPr>
          <w:t>服务热线</w:t>
        </w:r>
        <w:r w:rsidR="004C2A86">
          <w:rPr>
            <w:noProof/>
            <w:webHidden/>
          </w:rPr>
          <w:tab/>
        </w:r>
        <w:r w:rsidR="00023722">
          <w:rPr>
            <w:noProof/>
            <w:webHidden/>
          </w:rPr>
          <w:fldChar w:fldCharType="begin"/>
        </w:r>
        <w:r w:rsidR="004C2A86">
          <w:rPr>
            <w:noProof/>
            <w:webHidden/>
          </w:rPr>
          <w:instrText xml:space="preserve"> PAGEREF _Toc405551122 \h </w:instrText>
        </w:r>
        <w:r w:rsidR="00023722">
          <w:rPr>
            <w:noProof/>
            <w:webHidden/>
          </w:rPr>
        </w:r>
        <w:r w:rsidR="00023722">
          <w:rPr>
            <w:noProof/>
            <w:webHidden/>
          </w:rPr>
          <w:fldChar w:fldCharType="separate"/>
        </w:r>
        <w:r w:rsidR="004C2A86">
          <w:rPr>
            <w:noProof/>
            <w:webHidden/>
          </w:rPr>
          <w:t>61</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23" w:history="1">
        <w:r w:rsidR="004C2A86" w:rsidRPr="00300D19">
          <w:rPr>
            <w:rStyle w:val="af0"/>
            <w:noProof/>
          </w:rPr>
          <w:t>6.1.</w:t>
        </w:r>
        <w:r w:rsidR="004C2A86">
          <w:rPr>
            <w:rFonts w:asciiTheme="minorHAnsi" w:eastAsiaTheme="minorEastAsia" w:hAnsiTheme="minorHAnsi" w:cstheme="minorBidi"/>
            <w:noProof/>
            <w:sz w:val="21"/>
            <w:szCs w:val="22"/>
          </w:rPr>
          <w:tab/>
        </w:r>
        <w:r w:rsidR="004C2A86" w:rsidRPr="00300D19">
          <w:rPr>
            <w:rStyle w:val="af0"/>
            <w:rFonts w:hint="eastAsia"/>
            <w:noProof/>
          </w:rPr>
          <w:t>服务热线列表</w:t>
        </w:r>
        <w:r w:rsidR="004C2A86">
          <w:rPr>
            <w:noProof/>
            <w:webHidden/>
          </w:rPr>
          <w:tab/>
        </w:r>
        <w:r w:rsidR="00023722">
          <w:rPr>
            <w:noProof/>
            <w:webHidden/>
          </w:rPr>
          <w:fldChar w:fldCharType="begin"/>
        </w:r>
        <w:r w:rsidR="004C2A86">
          <w:rPr>
            <w:noProof/>
            <w:webHidden/>
          </w:rPr>
          <w:instrText xml:space="preserve"> PAGEREF _Toc405551123 \h </w:instrText>
        </w:r>
        <w:r w:rsidR="00023722">
          <w:rPr>
            <w:noProof/>
            <w:webHidden/>
          </w:rPr>
        </w:r>
        <w:r w:rsidR="00023722">
          <w:rPr>
            <w:noProof/>
            <w:webHidden/>
          </w:rPr>
          <w:fldChar w:fldCharType="separate"/>
        </w:r>
        <w:r w:rsidR="004C2A86">
          <w:rPr>
            <w:noProof/>
            <w:webHidden/>
          </w:rPr>
          <w:t>61</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24" w:history="1">
        <w:r w:rsidR="004C2A86" w:rsidRPr="00300D19">
          <w:rPr>
            <w:rStyle w:val="af0"/>
            <w:noProof/>
          </w:rPr>
          <w:t>6.2.</w:t>
        </w:r>
        <w:r w:rsidR="004C2A86">
          <w:rPr>
            <w:rFonts w:asciiTheme="minorHAnsi" w:eastAsiaTheme="minorEastAsia" w:hAnsiTheme="minorHAnsi" w:cstheme="minorBidi"/>
            <w:noProof/>
            <w:sz w:val="21"/>
            <w:szCs w:val="22"/>
          </w:rPr>
          <w:tab/>
        </w:r>
        <w:r w:rsidR="004C2A86" w:rsidRPr="00300D19">
          <w:rPr>
            <w:rStyle w:val="af0"/>
            <w:rFonts w:hint="eastAsia"/>
            <w:noProof/>
          </w:rPr>
          <w:t>服务热线详情</w:t>
        </w:r>
        <w:r w:rsidR="004C2A86">
          <w:rPr>
            <w:noProof/>
            <w:webHidden/>
          </w:rPr>
          <w:tab/>
        </w:r>
        <w:r w:rsidR="00023722">
          <w:rPr>
            <w:noProof/>
            <w:webHidden/>
          </w:rPr>
          <w:fldChar w:fldCharType="begin"/>
        </w:r>
        <w:r w:rsidR="004C2A86">
          <w:rPr>
            <w:noProof/>
            <w:webHidden/>
          </w:rPr>
          <w:instrText xml:space="preserve"> PAGEREF _Toc405551124 \h </w:instrText>
        </w:r>
        <w:r w:rsidR="00023722">
          <w:rPr>
            <w:noProof/>
            <w:webHidden/>
          </w:rPr>
        </w:r>
        <w:r w:rsidR="00023722">
          <w:rPr>
            <w:noProof/>
            <w:webHidden/>
          </w:rPr>
          <w:fldChar w:fldCharType="separate"/>
        </w:r>
        <w:r w:rsidR="004C2A86">
          <w:rPr>
            <w:noProof/>
            <w:webHidden/>
          </w:rPr>
          <w:t>63</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25" w:history="1">
        <w:r w:rsidR="004C2A86" w:rsidRPr="00300D19">
          <w:rPr>
            <w:rStyle w:val="af0"/>
            <w:noProof/>
          </w:rPr>
          <w:t>6.3.</w:t>
        </w:r>
        <w:r w:rsidR="004C2A86">
          <w:rPr>
            <w:rFonts w:asciiTheme="minorHAnsi" w:eastAsiaTheme="minorEastAsia" w:hAnsiTheme="minorHAnsi" w:cstheme="minorBidi"/>
            <w:noProof/>
            <w:sz w:val="21"/>
            <w:szCs w:val="22"/>
          </w:rPr>
          <w:tab/>
        </w:r>
        <w:r w:rsidR="004C2A86" w:rsidRPr="00300D19">
          <w:rPr>
            <w:rStyle w:val="af0"/>
            <w:rFonts w:hint="eastAsia"/>
            <w:noProof/>
          </w:rPr>
          <w:t>根据品牌获取网址和电话</w:t>
        </w:r>
        <w:r w:rsidR="004C2A86">
          <w:rPr>
            <w:noProof/>
            <w:webHidden/>
          </w:rPr>
          <w:tab/>
        </w:r>
        <w:r w:rsidR="00023722">
          <w:rPr>
            <w:noProof/>
            <w:webHidden/>
          </w:rPr>
          <w:fldChar w:fldCharType="begin"/>
        </w:r>
        <w:r w:rsidR="004C2A86">
          <w:rPr>
            <w:noProof/>
            <w:webHidden/>
          </w:rPr>
          <w:instrText xml:space="preserve"> PAGEREF _Toc405551125 \h </w:instrText>
        </w:r>
        <w:r w:rsidR="00023722">
          <w:rPr>
            <w:noProof/>
            <w:webHidden/>
          </w:rPr>
        </w:r>
        <w:r w:rsidR="00023722">
          <w:rPr>
            <w:noProof/>
            <w:webHidden/>
          </w:rPr>
          <w:fldChar w:fldCharType="separate"/>
        </w:r>
        <w:r w:rsidR="004C2A86">
          <w:rPr>
            <w:noProof/>
            <w:webHidden/>
          </w:rPr>
          <w:t>64</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126" w:history="1">
        <w:r w:rsidR="004C2A86" w:rsidRPr="00300D19">
          <w:rPr>
            <w:rStyle w:val="af0"/>
            <w:noProof/>
          </w:rPr>
          <w:t>7.</w:t>
        </w:r>
        <w:r w:rsidR="004C2A86">
          <w:rPr>
            <w:rFonts w:asciiTheme="minorHAnsi" w:eastAsiaTheme="minorEastAsia" w:hAnsiTheme="minorHAnsi" w:cstheme="minorBidi"/>
            <w:noProof/>
            <w:sz w:val="21"/>
            <w:szCs w:val="22"/>
          </w:rPr>
          <w:tab/>
        </w:r>
        <w:r w:rsidR="004C2A86" w:rsidRPr="00300D19">
          <w:rPr>
            <w:rStyle w:val="af0"/>
            <w:rFonts w:hint="eastAsia"/>
            <w:noProof/>
          </w:rPr>
          <w:t>短信平台</w:t>
        </w:r>
        <w:r w:rsidR="004C2A86">
          <w:rPr>
            <w:noProof/>
            <w:webHidden/>
          </w:rPr>
          <w:tab/>
        </w:r>
        <w:r w:rsidR="00023722">
          <w:rPr>
            <w:noProof/>
            <w:webHidden/>
          </w:rPr>
          <w:fldChar w:fldCharType="begin"/>
        </w:r>
        <w:r w:rsidR="004C2A86">
          <w:rPr>
            <w:noProof/>
            <w:webHidden/>
          </w:rPr>
          <w:instrText xml:space="preserve"> PAGEREF _Toc405551126 \h </w:instrText>
        </w:r>
        <w:r w:rsidR="00023722">
          <w:rPr>
            <w:noProof/>
            <w:webHidden/>
          </w:rPr>
        </w:r>
        <w:r w:rsidR="00023722">
          <w:rPr>
            <w:noProof/>
            <w:webHidden/>
          </w:rPr>
          <w:fldChar w:fldCharType="separate"/>
        </w:r>
        <w:r w:rsidR="004C2A86">
          <w:rPr>
            <w:noProof/>
            <w:webHidden/>
          </w:rPr>
          <w:t>65</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27" w:history="1">
        <w:r w:rsidR="004C2A86" w:rsidRPr="00300D19">
          <w:rPr>
            <w:rStyle w:val="af0"/>
            <w:noProof/>
          </w:rPr>
          <w:t>7.1.</w:t>
        </w:r>
        <w:r w:rsidR="004C2A86">
          <w:rPr>
            <w:rFonts w:asciiTheme="minorHAnsi" w:eastAsiaTheme="minorEastAsia" w:hAnsiTheme="minorHAnsi" w:cstheme="minorBidi"/>
            <w:noProof/>
            <w:sz w:val="21"/>
            <w:szCs w:val="22"/>
          </w:rPr>
          <w:tab/>
        </w:r>
        <w:r w:rsidR="004C2A86" w:rsidRPr="00300D19">
          <w:rPr>
            <w:rStyle w:val="af0"/>
            <w:rFonts w:hint="eastAsia"/>
            <w:noProof/>
          </w:rPr>
          <w:t>短信指令获取</w:t>
        </w:r>
        <w:r w:rsidR="004C2A86">
          <w:rPr>
            <w:noProof/>
            <w:webHidden/>
          </w:rPr>
          <w:tab/>
        </w:r>
        <w:r w:rsidR="00023722">
          <w:rPr>
            <w:noProof/>
            <w:webHidden/>
          </w:rPr>
          <w:fldChar w:fldCharType="begin"/>
        </w:r>
        <w:r w:rsidR="004C2A86">
          <w:rPr>
            <w:noProof/>
            <w:webHidden/>
          </w:rPr>
          <w:instrText xml:space="preserve"> PAGEREF _Toc405551127 \h </w:instrText>
        </w:r>
        <w:r w:rsidR="00023722">
          <w:rPr>
            <w:noProof/>
            <w:webHidden/>
          </w:rPr>
        </w:r>
        <w:r w:rsidR="00023722">
          <w:rPr>
            <w:noProof/>
            <w:webHidden/>
          </w:rPr>
          <w:fldChar w:fldCharType="separate"/>
        </w:r>
        <w:r w:rsidR="004C2A86">
          <w:rPr>
            <w:noProof/>
            <w:webHidden/>
          </w:rPr>
          <w:t>65</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128" w:history="1">
        <w:r w:rsidR="004C2A86" w:rsidRPr="00300D19">
          <w:rPr>
            <w:rStyle w:val="af0"/>
            <w:noProof/>
          </w:rPr>
          <w:t>8.</w:t>
        </w:r>
        <w:r w:rsidR="004C2A86">
          <w:rPr>
            <w:rFonts w:asciiTheme="minorHAnsi" w:eastAsiaTheme="minorEastAsia" w:hAnsiTheme="minorHAnsi" w:cstheme="minorBidi"/>
            <w:noProof/>
            <w:sz w:val="21"/>
            <w:szCs w:val="22"/>
          </w:rPr>
          <w:tab/>
        </w:r>
        <w:r w:rsidR="004C2A86" w:rsidRPr="00300D19">
          <w:rPr>
            <w:rStyle w:val="af0"/>
            <w:rFonts w:hint="eastAsia"/>
            <w:noProof/>
          </w:rPr>
          <w:t>客服账号</w:t>
        </w:r>
        <w:r w:rsidR="004C2A86">
          <w:rPr>
            <w:noProof/>
            <w:webHidden/>
          </w:rPr>
          <w:tab/>
        </w:r>
        <w:r w:rsidR="00023722">
          <w:rPr>
            <w:noProof/>
            <w:webHidden/>
          </w:rPr>
          <w:fldChar w:fldCharType="begin"/>
        </w:r>
        <w:r w:rsidR="004C2A86">
          <w:rPr>
            <w:noProof/>
            <w:webHidden/>
          </w:rPr>
          <w:instrText xml:space="preserve"> PAGEREF _Toc405551128 \h </w:instrText>
        </w:r>
        <w:r w:rsidR="00023722">
          <w:rPr>
            <w:noProof/>
            <w:webHidden/>
          </w:rPr>
        </w:r>
        <w:r w:rsidR="00023722">
          <w:rPr>
            <w:noProof/>
            <w:webHidden/>
          </w:rPr>
          <w:fldChar w:fldCharType="separate"/>
        </w:r>
        <w:r w:rsidR="004C2A86">
          <w:rPr>
            <w:noProof/>
            <w:webHidden/>
          </w:rPr>
          <w:t>67</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29" w:history="1">
        <w:r w:rsidR="004C2A86" w:rsidRPr="00300D19">
          <w:rPr>
            <w:rStyle w:val="af0"/>
            <w:noProof/>
          </w:rPr>
          <w:t>8.1.</w:t>
        </w:r>
        <w:r w:rsidR="004C2A86">
          <w:rPr>
            <w:rFonts w:asciiTheme="minorHAnsi" w:eastAsiaTheme="minorEastAsia" w:hAnsiTheme="minorHAnsi" w:cstheme="minorBidi"/>
            <w:noProof/>
            <w:sz w:val="21"/>
            <w:szCs w:val="22"/>
          </w:rPr>
          <w:tab/>
        </w:r>
        <w:r w:rsidR="004C2A86" w:rsidRPr="00300D19">
          <w:rPr>
            <w:rStyle w:val="af0"/>
            <w:rFonts w:hint="eastAsia"/>
            <w:noProof/>
          </w:rPr>
          <w:t>获取客服账号</w:t>
        </w:r>
        <w:r w:rsidR="004C2A86">
          <w:rPr>
            <w:noProof/>
            <w:webHidden/>
          </w:rPr>
          <w:tab/>
        </w:r>
        <w:r w:rsidR="00023722">
          <w:rPr>
            <w:noProof/>
            <w:webHidden/>
          </w:rPr>
          <w:fldChar w:fldCharType="begin"/>
        </w:r>
        <w:r w:rsidR="004C2A86">
          <w:rPr>
            <w:noProof/>
            <w:webHidden/>
          </w:rPr>
          <w:instrText xml:space="preserve"> PAGEREF _Toc405551129 \h </w:instrText>
        </w:r>
        <w:r w:rsidR="00023722">
          <w:rPr>
            <w:noProof/>
            <w:webHidden/>
          </w:rPr>
        </w:r>
        <w:r w:rsidR="00023722">
          <w:rPr>
            <w:noProof/>
            <w:webHidden/>
          </w:rPr>
          <w:fldChar w:fldCharType="separate"/>
        </w:r>
        <w:r w:rsidR="004C2A86">
          <w:rPr>
            <w:noProof/>
            <w:webHidden/>
          </w:rPr>
          <w:t>67</w:t>
        </w:r>
        <w:r w:rsidR="00023722">
          <w:rPr>
            <w:noProof/>
            <w:webHidden/>
          </w:rPr>
          <w:fldChar w:fldCharType="end"/>
        </w:r>
      </w:hyperlink>
    </w:p>
    <w:p w:rsidR="004C2A86" w:rsidRDefault="00B50774" w:rsidP="004C2A86">
      <w:pPr>
        <w:pStyle w:val="20"/>
        <w:tabs>
          <w:tab w:val="left" w:pos="840"/>
          <w:tab w:val="right" w:leader="dot" w:pos="8296"/>
        </w:tabs>
        <w:ind w:left="480"/>
        <w:rPr>
          <w:rFonts w:asciiTheme="minorHAnsi" w:eastAsiaTheme="minorEastAsia" w:hAnsiTheme="minorHAnsi" w:cstheme="minorBidi"/>
          <w:noProof/>
          <w:sz w:val="21"/>
          <w:szCs w:val="22"/>
        </w:rPr>
      </w:pPr>
      <w:hyperlink w:anchor="_Toc405551130" w:history="1">
        <w:r w:rsidR="004C2A86" w:rsidRPr="00300D19">
          <w:rPr>
            <w:rStyle w:val="af0"/>
            <w:noProof/>
          </w:rPr>
          <w:t>9.</w:t>
        </w:r>
        <w:r w:rsidR="004C2A86">
          <w:rPr>
            <w:rFonts w:asciiTheme="minorHAnsi" w:eastAsiaTheme="minorEastAsia" w:hAnsiTheme="minorHAnsi" w:cstheme="minorBidi"/>
            <w:noProof/>
            <w:sz w:val="21"/>
            <w:szCs w:val="22"/>
          </w:rPr>
          <w:tab/>
        </w:r>
        <w:r w:rsidR="004C2A86" w:rsidRPr="00300D19">
          <w:rPr>
            <w:rStyle w:val="af0"/>
            <w:noProof/>
          </w:rPr>
          <w:t>Vip</w:t>
        </w:r>
        <w:r w:rsidR="004C2A86" w:rsidRPr="00300D19">
          <w:rPr>
            <w:rStyle w:val="af0"/>
            <w:rFonts w:hint="eastAsia"/>
            <w:noProof/>
          </w:rPr>
          <w:t>贵宾厅</w:t>
        </w:r>
        <w:r w:rsidR="004C2A86">
          <w:rPr>
            <w:noProof/>
            <w:webHidden/>
          </w:rPr>
          <w:tab/>
        </w:r>
        <w:r w:rsidR="00023722">
          <w:rPr>
            <w:noProof/>
            <w:webHidden/>
          </w:rPr>
          <w:fldChar w:fldCharType="begin"/>
        </w:r>
        <w:r w:rsidR="004C2A86">
          <w:rPr>
            <w:noProof/>
            <w:webHidden/>
          </w:rPr>
          <w:instrText xml:space="preserve"> PAGEREF _Toc405551130 \h </w:instrText>
        </w:r>
        <w:r w:rsidR="00023722">
          <w:rPr>
            <w:noProof/>
            <w:webHidden/>
          </w:rPr>
        </w:r>
        <w:r w:rsidR="00023722">
          <w:rPr>
            <w:noProof/>
            <w:webHidden/>
          </w:rPr>
          <w:fldChar w:fldCharType="separate"/>
        </w:r>
        <w:r w:rsidR="004C2A86">
          <w:rPr>
            <w:noProof/>
            <w:webHidden/>
          </w:rPr>
          <w:t>69</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31" w:history="1">
        <w:r w:rsidR="004C2A86" w:rsidRPr="00300D19">
          <w:rPr>
            <w:rStyle w:val="af0"/>
            <w:noProof/>
          </w:rPr>
          <w:t>9.1.</w:t>
        </w:r>
        <w:r w:rsidR="004C2A86">
          <w:rPr>
            <w:rFonts w:asciiTheme="minorHAnsi" w:eastAsiaTheme="minorEastAsia" w:hAnsiTheme="minorHAnsi" w:cstheme="minorBidi"/>
            <w:noProof/>
            <w:sz w:val="21"/>
            <w:szCs w:val="22"/>
          </w:rPr>
          <w:tab/>
        </w:r>
        <w:r w:rsidR="004C2A86" w:rsidRPr="00300D19">
          <w:rPr>
            <w:rStyle w:val="af0"/>
            <w:rFonts w:hint="eastAsia"/>
            <w:noProof/>
          </w:rPr>
          <w:t>贵宾厅列表</w:t>
        </w:r>
        <w:r w:rsidR="004C2A86">
          <w:rPr>
            <w:noProof/>
            <w:webHidden/>
          </w:rPr>
          <w:tab/>
        </w:r>
        <w:r w:rsidR="00023722">
          <w:rPr>
            <w:noProof/>
            <w:webHidden/>
          </w:rPr>
          <w:fldChar w:fldCharType="begin"/>
        </w:r>
        <w:r w:rsidR="004C2A86">
          <w:rPr>
            <w:noProof/>
            <w:webHidden/>
          </w:rPr>
          <w:instrText xml:space="preserve"> PAGEREF _Toc405551131 \h </w:instrText>
        </w:r>
        <w:r w:rsidR="00023722">
          <w:rPr>
            <w:noProof/>
            <w:webHidden/>
          </w:rPr>
        </w:r>
        <w:r w:rsidR="00023722">
          <w:rPr>
            <w:noProof/>
            <w:webHidden/>
          </w:rPr>
          <w:fldChar w:fldCharType="separate"/>
        </w:r>
        <w:r w:rsidR="004C2A86">
          <w:rPr>
            <w:noProof/>
            <w:webHidden/>
          </w:rPr>
          <w:t>69</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32" w:history="1">
        <w:r w:rsidR="004C2A86" w:rsidRPr="00300D19">
          <w:rPr>
            <w:rStyle w:val="af0"/>
            <w:noProof/>
          </w:rPr>
          <w:t>9.2.</w:t>
        </w:r>
        <w:r w:rsidR="004C2A86">
          <w:rPr>
            <w:rFonts w:asciiTheme="minorHAnsi" w:eastAsiaTheme="minorEastAsia" w:hAnsiTheme="minorHAnsi" w:cstheme="minorBidi"/>
            <w:noProof/>
            <w:sz w:val="21"/>
            <w:szCs w:val="22"/>
          </w:rPr>
          <w:tab/>
        </w:r>
        <w:r w:rsidR="004C2A86" w:rsidRPr="00300D19">
          <w:rPr>
            <w:rStyle w:val="af0"/>
            <w:rFonts w:hint="eastAsia"/>
            <w:noProof/>
          </w:rPr>
          <w:t>贵宾厅详情</w:t>
        </w:r>
        <w:r w:rsidR="004C2A86">
          <w:rPr>
            <w:noProof/>
            <w:webHidden/>
          </w:rPr>
          <w:tab/>
        </w:r>
        <w:r w:rsidR="00023722">
          <w:rPr>
            <w:noProof/>
            <w:webHidden/>
          </w:rPr>
          <w:fldChar w:fldCharType="begin"/>
        </w:r>
        <w:r w:rsidR="004C2A86">
          <w:rPr>
            <w:noProof/>
            <w:webHidden/>
          </w:rPr>
          <w:instrText xml:space="preserve"> PAGEREF _Toc405551132 \h </w:instrText>
        </w:r>
        <w:r w:rsidR="00023722">
          <w:rPr>
            <w:noProof/>
            <w:webHidden/>
          </w:rPr>
        </w:r>
        <w:r w:rsidR="00023722">
          <w:rPr>
            <w:noProof/>
            <w:webHidden/>
          </w:rPr>
          <w:fldChar w:fldCharType="separate"/>
        </w:r>
        <w:r w:rsidR="004C2A86">
          <w:rPr>
            <w:noProof/>
            <w:webHidden/>
          </w:rPr>
          <w:t>70</w:t>
        </w:r>
        <w:r w:rsidR="00023722">
          <w:rPr>
            <w:noProof/>
            <w:webHidden/>
          </w:rPr>
          <w:fldChar w:fldCharType="end"/>
        </w:r>
      </w:hyperlink>
    </w:p>
    <w:p w:rsidR="004C2A86" w:rsidRDefault="00B50774" w:rsidP="004C2A86">
      <w:pPr>
        <w:pStyle w:val="20"/>
        <w:tabs>
          <w:tab w:val="left" w:pos="1260"/>
          <w:tab w:val="right" w:leader="dot" w:pos="8296"/>
        </w:tabs>
        <w:ind w:left="480"/>
        <w:rPr>
          <w:rFonts w:asciiTheme="minorHAnsi" w:eastAsiaTheme="minorEastAsia" w:hAnsiTheme="minorHAnsi" w:cstheme="minorBidi"/>
          <w:noProof/>
          <w:sz w:val="21"/>
          <w:szCs w:val="22"/>
        </w:rPr>
      </w:pPr>
      <w:hyperlink w:anchor="_Toc405551133" w:history="1">
        <w:r w:rsidR="004C2A86" w:rsidRPr="00300D19">
          <w:rPr>
            <w:rStyle w:val="af0"/>
            <w:noProof/>
          </w:rPr>
          <w:t>10.</w:t>
        </w:r>
        <w:r w:rsidR="004C2A86">
          <w:rPr>
            <w:rFonts w:asciiTheme="minorHAnsi" w:eastAsiaTheme="minorEastAsia" w:hAnsiTheme="minorHAnsi" w:cstheme="minorBidi"/>
            <w:noProof/>
            <w:sz w:val="21"/>
            <w:szCs w:val="22"/>
          </w:rPr>
          <w:tab/>
        </w:r>
        <w:r w:rsidR="004C2A86" w:rsidRPr="00300D19">
          <w:rPr>
            <w:rStyle w:val="af0"/>
            <w:rFonts w:hint="eastAsia"/>
            <w:noProof/>
          </w:rPr>
          <w:t>生活热线</w:t>
        </w:r>
        <w:r w:rsidR="004C2A86">
          <w:rPr>
            <w:noProof/>
            <w:webHidden/>
          </w:rPr>
          <w:tab/>
        </w:r>
        <w:r w:rsidR="00023722">
          <w:rPr>
            <w:noProof/>
            <w:webHidden/>
          </w:rPr>
          <w:fldChar w:fldCharType="begin"/>
        </w:r>
        <w:r w:rsidR="004C2A86">
          <w:rPr>
            <w:noProof/>
            <w:webHidden/>
          </w:rPr>
          <w:instrText xml:space="preserve"> PAGEREF _Toc405551133 \h </w:instrText>
        </w:r>
        <w:r w:rsidR="00023722">
          <w:rPr>
            <w:noProof/>
            <w:webHidden/>
          </w:rPr>
        </w:r>
        <w:r w:rsidR="00023722">
          <w:rPr>
            <w:noProof/>
            <w:webHidden/>
          </w:rPr>
          <w:fldChar w:fldCharType="separate"/>
        </w:r>
        <w:r w:rsidR="004C2A86">
          <w:rPr>
            <w:noProof/>
            <w:webHidden/>
          </w:rPr>
          <w:t>71</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34" w:history="1">
        <w:r w:rsidR="004C2A86" w:rsidRPr="00300D19">
          <w:rPr>
            <w:rStyle w:val="af0"/>
            <w:noProof/>
          </w:rPr>
          <w:t>10.1.</w:t>
        </w:r>
        <w:r w:rsidR="004C2A86">
          <w:rPr>
            <w:rFonts w:asciiTheme="minorHAnsi" w:eastAsiaTheme="minorEastAsia" w:hAnsiTheme="minorHAnsi" w:cstheme="minorBidi"/>
            <w:noProof/>
            <w:sz w:val="21"/>
            <w:szCs w:val="22"/>
          </w:rPr>
          <w:tab/>
        </w:r>
        <w:r w:rsidR="004C2A86" w:rsidRPr="00300D19">
          <w:rPr>
            <w:rStyle w:val="af0"/>
            <w:rFonts w:hint="eastAsia"/>
            <w:noProof/>
          </w:rPr>
          <w:t>生活热线类型</w:t>
        </w:r>
        <w:r w:rsidR="004C2A86">
          <w:rPr>
            <w:noProof/>
            <w:webHidden/>
          </w:rPr>
          <w:tab/>
        </w:r>
        <w:r w:rsidR="00023722">
          <w:rPr>
            <w:noProof/>
            <w:webHidden/>
          </w:rPr>
          <w:fldChar w:fldCharType="begin"/>
        </w:r>
        <w:r w:rsidR="004C2A86">
          <w:rPr>
            <w:noProof/>
            <w:webHidden/>
          </w:rPr>
          <w:instrText xml:space="preserve"> PAGEREF _Toc405551134 \h </w:instrText>
        </w:r>
        <w:r w:rsidR="00023722">
          <w:rPr>
            <w:noProof/>
            <w:webHidden/>
          </w:rPr>
        </w:r>
        <w:r w:rsidR="00023722">
          <w:rPr>
            <w:noProof/>
            <w:webHidden/>
          </w:rPr>
          <w:fldChar w:fldCharType="separate"/>
        </w:r>
        <w:r w:rsidR="004C2A86">
          <w:rPr>
            <w:noProof/>
            <w:webHidden/>
          </w:rPr>
          <w:t>71</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35" w:history="1">
        <w:r w:rsidR="004C2A86" w:rsidRPr="00300D19">
          <w:rPr>
            <w:rStyle w:val="af0"/>
            <w:noProof/>
          </w:rPr>
          <w:t>10.2.</w:t>
        </w:r>
        <w:r w:rsidR="004C2A86">
          <w:rPr>
            <w:rFonts w:asciiTheme="minorHAnsi" w:eastAsiaTheme="minorEastAsia" w:hAnsiTheme="minorHAnsi" w:cstheme="minorBidi"/>
            <w:noProof/>
            <w:sz w:val="21"/>
            <w:szCs w:val="22"/>
          </w:rPr>
          <w:tab/>
        </w:r>
        <w:r w:rsidR="004C2A86" w:rsidRPr="00300D19">
          <w:rPr>
            <w:rStyle w:val="af0"/>
            <w:rFonts w:hint="eastAsia"/>
            <w:noProof/>
          </w:rPr>
          <w:t>生活热线列表</w:t>
        </w:r>
        <w:r w:rsidR="004C2A86">
          <w:rPr>
            <w:noProof/>
            <w:webHidden/>
          </w:rPr>
          <w:tab/>
        </w:r>
        <w:r w:rsidR="00023722">
          <w:rPr>
            <w:noProof/>
            <w:webHidden/>
          </w:rPr>
          <w:fldChar w:fldCharType="begin"/>
        </w:r>
        <w:r w:rsidR="004C2A86">
          <w:rPr>
            <w:noProof/>
            <w:webHidden/>
          </w:rPr>
          <w:instrText xml:space="preserve"> PAGEREF _Toc405551135 \h </w:instrText>
        </w:r>
        <w:r w:rsidR="00023722">
          <w:rPr>
            <w:noProof/>
            <w:webHidden/>
          </w:rPr>
        </w:r>
        <w:r w:rsidR="00023722">
          <w:rPr>
            <w:noProof/>
            <w:webHidden/>
          </w:rPr>
          <w:fldChar w:fldCharType="separate"/>
        </w:r>
        <w:r w:rsidR="004C2A86">
          <w:rPr>
            <w:noProof/>
            <w:webHidden/>
          </w:rPr>
          <w:t>71</w:t>
        </w:r>
        <w:r w:rsidR="00023722">
          <w:rPr>
            <w:noProof/>
            <w:webHidden/>
          </w:rPr>
          <w:fldChar w:fldCharType="end"/>
        </w:r>
      </w:hyperlink>
    </w:p>
    <w:p w:rsidR="004C2A86" w:rsidRDefault="00B50774" w:rsidP="004C2A86">
      <w:pPr>
        <w:pStyle w:val="20"/>
        <w:tabs>
          <w:tab w:val="left" w:pos="1260"/>
          <w:tab w:val="right" w:leader="dot" w:pos="8296"/>
        </w:tabs>
        <w:ind w:left="480"/>
        <w:rPr>
          <w:rFonts w:asciiTheme="minorHAnsi" w:eastAsiaTheme="minorEastAsia" w:hAnsiTheme="minorHAnsi" w:cstheme="minorBidi"/>
          <w:noProof/>
          <w:sz w:val="21"/>
          <w:szCs w:val="22"/>
        </w:rPr>
      </w:pPr>
      <w:hyperlink w:anchor="_Toc405551136" w:history="1">
        <w:r w:rsidR="004C2A86" w:rsidRPr="00300D19">
          <w:rPr>
            <w:rStyle w:val="af0"/>
            <w:noProof/>
          </w:rPr>
          <w:t>11.</w:t>
        </w:r>
        <w:r w:rsidR="004C2A86">
          <w:rPr>
            <w:rFonts w:asciiTheme="minorHAnsi" w:eastAsiaTheme="minorEastAsia" w:hAnsiTheme="minorHAnsi" w:cstheme="minorBidi"/>
            <w:noProof/>
            <w:sz w:val="21"/>
            <w:szCs w:val="22"/>
          </w:rPr>
          <w:tab/>
        </w:r>
        <w:r w:rsidR="004C2A86" w:rsidRPr="00300D19">
          <w:rPr>
            <w:rStyle w:val="af0"/>
            <w:rFonts w:hint="eastAsia"/>
            <w:noProof/>
          </w:rPr>
          <w:t>我的尊享</w:t>
        </w:r>
        <w:r w:rsidR="004C2A86">
          <w:rPr>
            <w:noProof/>
            <w:webHidden/>
          </w:rPr>
          <w:tab/>
        </w:r>
        <w:r w:rsidR="00023722">
          <w:rPr>
            <w:noProof/>
            <w:webHidden/>
          </w:rPr>
          <w:fldChar w:fldCharType="begin"/>
        </w:r>
        <w:r w:rsidR="004C2A86">
          <w:rPr>
            <w:noProof/>
            <w:webHidden/>
          </w:rPr>
          <w:instrText xml:space="preserve"> PAGEREF _Toc405551136 \h </w:instrText>
        </w:r>
        <w:r w:rsidR="00023722">
          <w:rPr>
            <w:noProof/>
            <w:webHidden/>
          </w:rPr>
        </w:r>
        <w:r w:rsidR="00023722">
          <w:rPr>
            <w:noProof/>
            <w:webHidden/>
          </w:rPr>
          <w:fldChar w:fldCharType="separate"/>
        </w:r>
        <w:r w:rsidR="004C2A86">
          <w:rPr>
            <w:noProof/>
            <w:webHidden/>
          </w:rPr>
          <w:t>72</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37" w:history="1">
        <w:r w:rsidR="004C2A86" w:rsidRPr="00300D19">
          <w:rPr>
            <w:rStyle w:val="af0"/>
            <w:noProof/>
          </w:rPr>
          <w:t>11.1.</w:t>
        </w:r>
        <w:r w:rsidR="004C2A86">
          <w:rPr>
            <w:rFonts w:asciiTheme="minorHAnsi" w:eastAsiaTheme="minorEastAsia" w:hAnsiTheme="minorHAnsi" w:cstheme="minorBidi"/>
            <w:noProof/>
            <w:sz w:val="21"/>
            <w:szCs w:val="22"/>
          </w:rPr>
          <w:tab/>
        </w:r>
        <w:r w:rsidR="004C2A86" w:rsidRPr="00300D19">
          <w:rPr>
            <w:rStyle w:val="af0"/>
            <w:rFonts w:hint="eastAsia"/>
            <w:noProof/>
          </w:rPr>
          <w:t>获取服务列表</w:t>
        </w:r>
        <w:r w:rsidR="004C2A86">
          <w:rPr>
            <w:noProof/>
            <w:webHidden/>
          </w:rPr>
          <w:tab/>
        </w:r>
        <w:r w:rsidR="00023722">
          <w:rPr>
            <w:noProof/>
            <w:webHidden/>
          </w:rPr>
          <w:fldChar w:fldCharType="begin"/>
        </w:r>
        <w:r w:rsidR="004C2A86">
          <w:rPr>
            <w:noProof/>
            <w:webHidden/>
          </w:rPr>
          <w:instrText xml:space="preserve"> PAGEREF _Toc405551137 \h </w:instrText>
        </w:r>
        <w:r w:rsidR="00023722">
          <w:rPr>
            <w:noProof/>
            <w:webHidden/>
          </w:rPr>
        </w:r>
        <w:r w:rsidR="00023722">
          <w:rPr>
            <w:noProof/>
            <w:webHidden/>
          </w:rPr>
          <w:fldChar w:fldCharType="separate"/>
        </w:r>
        <w:r w:rsidR="004C2A86">
          <w:rPr>
            <w:noProof/>
            <w:webHidden/>
          </w:rPr>
          <w:t>72</w:t>
        </w:r>
        <w:r w:rsidR="00023722">
          <w:rPr>
            <w:noProof/>
            <w:webHidden/>
          </w:rPr>
          <w:fldChar w:fldCharType="end"/>
        </w:r>
      </w:hyperlink>
    </w:p>
    <w:p w:rsidR="004C2A86" w:rsidRDefault="00B50774" w:rsidP="004C2A86">
      <w:pPr>
        <w:pStyle w:val="20"/>
        <w:tabs>
          <w:tab w:val="left" w:pos="1260"/>
          <w:tab w:val="right" w:leader="dot" w:pos="8296"/>
        </w:tabs>
        <w:ind w:left="480"/>
        <w:rPr>
          <w:rFonts w:asciiTheme="minorHAnsi" w:eastAsiaTheme="minorEastAsia" w:hAnsiTheme="minorHAnsi" w:cstheme="minorBidi"/>
          <w:noProof/>
          <w:sz w:val="21"/>
          <w:szCs w:val="22"/>
        </w:rPr>
      </w:pPr>
      <w:hyperlink w:anchor="_Toc405551138" w:history="1">
        <w:r w:rsidR="004C2A86" w:rsidRPr="00300D19">
          <w:rPr>
            <w:rStyle w:val="af0"/>
            <w:noProof/>
          </w:rPr>
          <w:t>12.</w:t>
        </w:r>
        <w:r w:rsidR="004C2A86">
          <w:rPr>
            <w:rFonts w:asciiTheme="minorHAnsi" w:eastAsiaTheme="minorEastAsia" w:hAnsiTheme="minorHAnsi" w:cstheme="minorBidi"/>
            <w:noProof/>
            <w:sz w:val="21"/>
            <w:szCs w:val="22"/>
          </w:rPr>
          <w:tab/>
        </w:r>
        <w:r w:rsidR="004C2A86" w:rsidRPr="00300D19">
          <w:rPr>
            <w:rStyle w:val="af0"/>
            <w:rFonts w:hint="eastAsia"/>
            <w:noProof/>
          </w:rPr>
          <w:t>温馨提示</w:t>
        </w:r>
        <w:r w:rsidR="004C2A86">
          <w:rPr>
            <w:noProof/>
            <w:webHidden/>
          </w:rPr>
          <w:tab/>
        </w:r>
        <w:r w:rsidR="00023722">
          <w:rPr>
            <w:noProof/>
            <w:webHidden/>
          </w:rPr>
          <w:fldChar w:fldCharType="begin"/>
        </w:r>
        <w:r w:rsidR="004C2A86">
          <w:rPr>
            <w:noProof/>
            <w:webHidden/>
          </w:rPr>
          <w:instrText xml:space="preserve"> PAGEREF _Toc405551138 \h </w:instrText>
        </w:r>
        <w:r w:rsidR="00023722">
          <w:rPr>
            <w:noProof/>
            <w:webHidden/>
          </w:rPr>
        </w:r>
        <w:r w:rsidR="00023722">
          <w:rPr>
            <w:noProof/>
            <w:webHidden/>
          </w:rPr>
          <w:fldChar w:fldCharType="separate"/>
        </w:r>
        <w:r w:rsidR="004C2A86">
          <w:rPr>
            <w:noProof/>
            <w:webHidden/>
          </w:rPr>
          <w:t>73</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39" w:history="1">
        <w:r w:rsidR="004C2A86" w:rsidRPr="00300D19">
          <w:rPr>
            <w:rStyle w:val="af0"/>
            <w:noProof/>
          </w:rPr>
          <w:t>12.1.</w:t>
        </w:r>
        <w:r w:rsidR="004C2A86">
          <w:rPr>
            <w:rFonts w:asciiTheme="minorHAnsi" w:eastAsiaTheme="minorEastAsia" w:hAnsiTheme="minorHAnsi" w:cstheme="minorBidi"/>
            <w:noProof/>
            <w:sz w:val="21"/>
            <w:szCs w:val="22"/>
          </w:rPr>
          <w:tab/>
        </w:r>
        <w:r w:rsidR="004C2A86" w:rsidRPr="00300D19">
          <w:rPr>
            <w:rStyle w:val="af0"/>
            <w:rFonts w:hint="eastAsia"/>
            <w:noProof/>
          </w:rPr>
          <w:t>获取温馨提示</w:t>
        </w:r>
        <w:r w:rsidR="004C2A86">
          <w:rPr>
            <w:noProof/>
            <w:webHidden/>
          </w:rPr>
          <w:tab/>
        </w:r>
        <w:r w:rsidR="00023722">
          <w:rPr>
            <w:noProof/>
            <w:webHidden/>
          </w:rPr>
          <w:fldChar w:fldCharType="begin"/>
        </w:r>
        <w:r w:rsidR="004C2A86">
          <w:rPr>
            <w:noProof/>
            <w:webHidden/>
          </w:rPr>
          <w:instrText xml:space="preserve"> PAGEREF _Toc405551139 \h </w:instrText>
        </w:r>
        <w:r w:rsidR="00023722">
          <w:rPr>
            <w:noProof/>
            <w:webHidden/>
          </w:rPr>
        </w:r>
        <w:r w:rsidR="00023722">
          <w:rPr>
            <w:noProof/>
            <w:webHidden/>
          </w:rPr>
          <w:fldChar w:fldCharType="separate"/>
        </w:r>
        <w:r w:rsidR="004C2A86">
          <w:rPr>
            <w:noProof/>
            <w:webHidden/>
          </w:rPr>
          <w:t>73</w:t>
        </w:r>
        <w:r w:rsidR="00023722">
          <w:rPr>
            <w:noProof/>
            <w:webHidden/>
          </w:rPr>
          <w:fldChar w:fldCharType="end"/>
        </w:r>
      </w:hyperlink>
    </w:p>
    <w:p w:rsidR="004C2A86" w:rsidRDefault="00B50774" w:rsidP="004C2A86">
      <w:pPr>
        <w:pStyle w:val="20"/>
        <w:tabs>
          <w:tab w:val="left" w:pos="1260"/>
          <w:tab w:val="right" w:leader="dot" w:pos="8296"/>
        </w:tabs>
        <w:ind w:left="480"/>
        <w:rPr>
          <w:rFonts w:asciiTheme="minorHAnsi" w:eastAsiaTheme="minorEastAsia" w:hAnsiTheme="minorHAnsi" w:cstheme="minorBidi"/>
          <w:noProof/>
          <w:sz w:val="21"/>
          <w:szCs w:val="22"/>
        </w:rPr>
      </w:pPr>
      <w:hyperlink w:anchor="_Toc405551140" w:history="1">
        <w:r w:rsidR="004C2A86" w:rsidRPr="00300D19">
          <w:rPr>
            <w:rStyle w:val="af0"/>
            <w:noProof/>
          </w:rPr>
          <w:t>13.</w:t>
        </w:r>
        <w:r w:rsidR="004C2A86">
          <w:rPr>
            <w:rFonts w:asciiTheme="minorHAnsi" w:eastAsiaTheme="minorEastAsia" w:hAnsiTheme="minorHAnsi" w:cstheme="minorBidi"/>
            <w:noProof/>
            <w:sz w:val="21"/>
            <w:szCs w:val="22"/>
          </w:rPr>
          <w:tab/>
        </w:r>
        <w:r w:rsidR="004C2A86" w:rsidRPr="00300D19">
          <w:rPr>
            <w:rStyle w:val="af0"/>
            <w:noProof/>
          </w:rPr>
          <w:t>Wap</w:t>
        </w:r>
        <w:r w:rsidR="004C2A86" w:rsidRPr="00300D19">
          <w:rPr>
            <w:rStyle w:val="af0"/>
            <w:rFonts w:hint="eastAsia"/>
            <w:noProof/>
          </w:rPr>
          <w:t>分享</w:t>
        </w:r>
        <w:r w:rsidR="004C2A86">
          <w:rPr>
            <w:noProof/>
            <w:webHidden/>
          </w:rPr>
          <w:tab/>
        </w:r>
        <w:r w:rsidR="00023722">
          <w:rPr>
            <w:noProof/>
            <w:webHidden/>
          </w:rPr>
          <w:fldChar w:fldCharType="begin"/>
        </w:r>
        <w:r w:rsidR="004C2A86">
          <w:rPr>
            <w:noProof/>
            <w:webHidden/>
          </w:rPr>
          <w:instrText xml:space="preserve"> PAGEREF _Toc405551140 \h </w:instrText>
        </w:r>
        <w:r w:rsidR="00023722">
          <w:rPr>
            <w:noProof/>
            <w:webHidden/>
          </w:rPr>
        </w:r>
        <w:r w:rsidR="00023722">
          <w:rPr>
            <w:noProof/>
            <w:webHidden/>
          </w:rPr>
          <w:fldChar w:fldCharType="separate"/>
        </w:r>
        <w:r w:rsidR="004C2A86">
          <w:rPr>
            <w:noProof/>
            <w:webHidden/>
          </w:rPr>
          <w:t>74</w:t>
        </w:r>
        <w:r w:rsidR="00023722">
          <w:rPr>
            <w:noProof/>
            <w:webHidden/>
          </w:rPr>
          <w:fldChar w:fldCharType="end"/>
        </w:r>
      </w:hyperlink>
    </w:p>
    <w:p w:rsidR="004C2A86" w:rsidRDefault="00B50774" w:rsidP="004C2A86">
      <w:pPr>
        <w:pStyle w:val="31"/>
        <w:tabs>
          <w:tab w:val="left" w:pos="1680"/>
          <w:tab w:val="right" w:leader="dot" w:pos="8296"/>
        </w:tabs>
        <w:ind w:left="960"/>
        <w:rPr>
          <w:rFonts w:asciiTheme="minorHAnsi" w:eastAsiaTheme="minorEastAsia" w:hAnsiTheme="minorHAnsi" w:cstheme="minorBidi"/>
          <w:noProof/>
          <w:sz w:val="21"/>
          <w:szCs w:val="22"/>
        </w:rPr>
      </w:pPr>
      <w:hyperlink w:anchor="_Toc405551141" w:history="1">
        <w:r w:rsidR="004C2A86" w:rsidRPr="00300D19">
          <w:rPr>
            <w:rStyle w:val="af0"/>
            <w:noProof/>
          </w:rPr>
          <w:t>13.1.</w:t>
        </w:r>
        <w:r w:rsidR="004C2A86">
          <w:rPr>
            <w:rFonts w:asciiTheme="minorHAnsi" w:eastAsiaTheme="minorEastAsia" w:hAnsiTheme="minorHAnsi" w:cstheme="minorBidi"/>
            <w:noProof/>
            <w:sz w:val="21"/>
            <w:szCs w:val="22"/>
          </w:rPr>
          <w:tab/>
        </w:r>
        <w:r w:rsidR="004C2A86" w:rsidRPr="00300D19">
          <w:rPr>
            <w:rStyle w:val="af0"/>
            <w:noProof/>
          </w:rPr>
          <w:t>Wap</w:t>
        </w:r>
        <w:r w:rsidR="004C2A86" w:rsidRPr="00300D19">
          <w:rPr>
            <w:rStyle w:val="af0"/>
            <w:rFonts w:hint="eastAsia"/>
            <w:noProof/>
          </w:rPr>
          <w:t>分享短链接</w:t>
        </w:r>
        <w:r w:rsidR="004C2A86">
          <w:rPr>
            <w:noProof/>
            <w:webHidden/>
          </w:rPr>
          <w:tab/>
        </w:r>
        <w:r w:rsidR="00023722">
          <w:rPr>
            <w:noProof/>
            <w:webHidden/>
          </w:rPr>
          <w:fldChar w:fldCharType="begin"/>
        </w:r>
        <w:r w:rsidR="004C2A86">
          <w:rPr>
            <w:noProof/>
            <w:webHidden/>
          </w:rPr>
          <w:instrText xml:space="preserve"> PAGEREF _Toc405551141 \h </w:instrText>
        </w:r>
        <w:r w:rsidR="00023722">
          <w:rPr>
            <w:noProof/>
            <w:webHidden/>
          </w:rPr>
        </w:r>
        <w:r w:rsidR="00023722">
          <w:rPr>
            <w:noProof/>
            <w:webHidden/>
          </w:rPr>
          <w:fldChar w:fldCharType="separate"/>
        </w:r>
        <w:r w:rsidR="004C2A86">
          <w:rPr>
            <w:noProof/>
            <w:webHidden/>
          </w:rPr>
          <w:t>74</w:t>
        </w:r>
        <w:r w:rsidR="00023722">
          <w:rPr>
            <w:noProof/>
            <w:webHidden/>
          </w:rPr>
          <w:fldChar w:fldCharType="end"/>
        </w:r>
      </w:hyperlink>
    </w:p>
    <w:p w:rsidR="004C2A86" w:rsidRPr="005D0603" w:rsidRDefault="00023722" w:rsidP="004C2A86">
      <w:pPr>
        <w:spacing w:line="360" w:lineRule="auto"/>
        <w:rPr>
          <w:sz w:val="44"/>
        </w:rPr>
      </w:pPr>
      <w:r w:rsidRPr="005D0603">
        <w:rPr>
          <w:sz w:val="44"/>
        </w:rPr>
        <w:fldChar w:fldCharType="end"/>
      </w:r>
    </w:p>
    <w:p w:rsidR="004C2A86" w:rsidRPr="005D0603" w:rsidRDefault="004C2A86" w:rsidP="004C2A86">
      <w:pPr>
        <w:spacing w:line="360" w:lineRule="auto"/>
        <w:rPr>
          <w:sz w:val="44"/>
        </w:rPr>
      </w:pPr>
    </w:p>
    <w:p w:rsidR="004C2A86" w:rsidRPr="005D0603" w:rsidRDefault="004C2A86" w:rsidP="004C2A86">
      <w:pPr>
        <w:spacing w:line="360" w:lineRule="auto"/>
        <w:rPr>
          <w:sz w:val="44"/>
        </w:rPr>
      </w:pPr>
    </w:p>
    <w:p w:rsidR="004C2A86" w:rsidRPr="005D0603" w:rsidRDefault="004C2A86" w:rsidP="004C2A86">
      <w:pPr>
        <w:spacing w:line="360" w:lineRule="auto"/>
        <w:rPr>
          <w:sz w:val="44"/>
        </w:rPr>
      </w:pPr>
    </w:p>
    <w:p w:rsidR="004C2A86" w:rsidRPr="005D0603" w:rsidRDefault="004C2A86" w:rsidP="004C2A86">
      <w:pPr>
        <w:spacing w:line="360" w:lineRule="auto"/>
        <w:rPr>
          <w:sz w:val="44"/>
        </w:rPr>
      </w:pPr>
    </w:p>
    <w:p w:rsidR="004C2A86" w:rsidRPr="005D0603" w:rsidRDefault="004C2A86" w:rsidP="004C2A86">
      <w:pPr>
        <w:spacing w:line="360" w:lineRule="auto"/>
        <w:rPr>
          <w:sz w:val="44"/>
        </w:rPr>
      </w:pPr>
    </w:p>
    <w:p w:rsidR="004C2A86" w:rsidRDefault="004C2A86" w:rsidP="004C2A86">
      <w:pPr>
        <w:pStyle w:val="Heading1-FormatOnly"/>
        <w:tabs>
          <w:tab w:val="clear" w:pos="0"/>
        </w:tabs>
      </w:pPr>
      <w:r>
        <w:rPr>
          <w:rFonts w:hint="eastAsia"/>
        </w:rPr>
        <w:lastRenderedPageBreak/>
        <w:t>修改记录（</w:t>
      </w:r>
      <w:r>
        <w:rPr>
          <w:rFonts w:hint="eastAsia"/>
        </w:rPr>
        <w:t>Revision Chart</w:t>
      </w:r>
      <w:r>
        <w:rPr>
          <w:rFonts w:hint="eastAsia"/>
        </w:rPr>
        <w:t>）</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080"/>
        <w:gridCol w:w="1111"/>
        <w:gridCol w:w="1065"/>
        <w:gridCol w:w="1433"/>
        <w:gridCol w:w="3833"/>
      </w:tblGrid>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shd w:val="clear" w:color="auto" w:fill="E0E0E0"/>
          </w:tcPr>
          <w:p w:rsidR="004C2A86" w:rsidRDefault="004C2A86" w:rsidP="004C2A86">
            <w:pPr>
              <w:spacing w:line="240" w:lineRule="auto"/>
              <w:ind w:right="17"/>
              <w:jc w:val="center"/>
              <w:rPr>
                <w:rFonts w:ascii="宋体" w:hAnsi="宋体"/>
                <w:b/>
                <w:bCs/>
              </w:rPr>
            </w:pPr>
            <w:r>
              <w:rPr>
                <w:rFonts w:ascii="宋体" w:hAnsi="宋体" w:hint="eastAsia"/>
                <w:b/>
                <w:bCs/>
              </w:rPr>
              <w:t>版本号</w:t>
            </w:r>
          </w:p>
        </w:tc>
        <w:tc>
          <w:tcPr>
            <w:tcW w:w="652" w:type="pct"/>
            <w:tcBorders>
              <w:top w:val="single" w:sz="4" w:space="0" w:color="auto"/>
              <w:left w:val="single" w:sz="4" w:space="0" w:color="auto"/>
              <w:bottom w:val="single" w:sz="4" w:space="0" w:color="auto"/>
              <w:right w:val="single" w:sz="4" w:space="0" w:color="auto"/>
            </w:tcBorders>
            <w:shd w:val="clear" w:color="auto" w:fill="E0E0E0"/>
          </w:tcPr>
          <w:p w:rsidR="004C2A86" w:rsidRDefault="004C2A86" w:rsidP="004C2A86">
            <w:pPr>
              <w:spacing w:line="240" w:lineRule="auto"/>
              <w:ind w:right="17"/>
              <w:jc w:val="center"/>
              <w:rPr>
                <w:rFonts w:ascii="宋体" w:hAnsi="宋体"/>
                <w:b/>
                <w:bCs/>
              </w:rPr>
            </w:pPr>
            <w:r>
              <w:rPr>
                <w:rFonts w:ascii="宋体" w:hAnsi="宋体" w:hint="eastAsia"/>
                <w:b/>
                <w:bCs/>
              </w:rPr>
              <w:t>批准人</w:t>
            </w:r>
          </w:p>
        </w:tc>
        <w:tc>
          <w:tcPr>
            <w:tcW w:w="625" w:type="pct"/>
            <w:tcBorders>
              <w:top w:val="single" w:sz="4" w:space="0" w:color="auto"/>
              <w:left w:val="single" w:sz="4" w:space="0" w:color="auto"/>
              <w:bottom w:val="single" w:sz="4" w:space="0" w:color="auto"/>
              <w:right w:val="single" w:sz="4" w:space="0" w:color="auto"/>
            </w:tcBorders>
            <w:shd w:val="clear" w:color="auto" w:fill="E0E0E0"/>
          </w:tcPr>
          <w:p w:rsidR="004C2A86" w:rsidRDefault="004C2A86" w:rsidP="004C2A86">
            <w:pPr>
              <w:spacing w:line="240" w:lineRule="auto"/>
              <w:ind w:right="17"/>
              <w:jc w:val="center"/>
              <w:rPr>
                <w:rFonts w:ascii="宋体" w:hAnsi="宋体"/>
                <w:b/>
                <w:bCs/>
              </w:rPr>
            </w:pPr>
            <w:r>
              <w:rPr>
                <w:rFonts w:ascii="宋体" w:hAnsi="宋体" w:hint="eastAsia"/>
                <w:b/>
                <w:bCs/>
              </w:rPr>
              <w:t>修改人</w:t>
            </w:r>
          </w:p>
        </w:tc>
        <w:tc>
          <w:tcPr>
            <w:tcW w:w="840" w:type="pct"/>
            <w:tcBorders>
              <w:top w:val="single" w:sz="4" w:space="0" w:color="auto"/>
              <w:left w:val="single" w:sz="4" w:space="0" w:color="auto"/>
              <w:bottom w:val="single" w:sz="4" w:space="0" w:color="auto"/>
              <w:right w:val="single" w:sz="4" w:space="0" w:color="auto"/>
            </w:tcBorders>
            <w:shd w:val="clear" w:color="auto" w:fill="E0E0E0"/>
          </w:tcPr>
          <w:p w:rsidR="004C2A86" w:rsidRDefault="004C2A86" w:rsidP="004C2A86">
            <w:pPr>
              <w:spacing w:line="240" w:lineRule="auto"/>
              <w:ind w:right="17"/>
              <w:jc w:val="center"/>
              <w:rPr>
                <w:rFonts w:ascii="宋体" w:hAnsi="宋体"/>
                <w:b/>
                <w:bCs/>
              </w:rPr>
            </w:pPr>
            <w:r>
              <w:rPr>
                <w:rFonts w:ascii="宋体" w:hAnsi="宋体" w:hint="eastAsia"/>
                <w:b/>
                <w:bCs/>
              </w:rPr>
              <w:t>修改日期</w:t>
            </w:r>
          </w:p>
        </w:tc>
        <w:tc>
          <w:tcPr>
            <w:tcW w:w="2249" w:type="pct"/>
            <w:tcBorders>
              <w:top w:val="single" w:sz="4" w:space="0" w:color="auto"/>
              <w:left w:val="single" w:sz="4" w:space="0" w:color="auto"/>
              <w:bottom w:val="single" w:sz="4" w:space="0" w:color="auto"/>
              <w:right w:val="single" w:sz="4" w:space="0" w:color="auto"/>
            </w:tcBorders>
            <w:shd w:val="clear" w:color="auto" w:fill="E0E0E0"/>
          </w:tcPr>
          <w:p w:rsidR="004C2A86" w:rsidRDefault="004C2A86" w:rsidP="004C2A86">
            <w:pPr>
              <w:spacing w:line="240" w:lineRule="auto"/>
              <w:ind w:right="17"/>
              <w:jc w:val="center"/>
              <w:rPr>
                <w:rFonts w:ascii="宋体" w:hAnsi="宋体"/>
                <w:b/>
                <w:bCs/>
              </w:rPr>
            </w:pPr>
            <w:r>
              <w:rPr>
                <w:rFonts w:ascii="宋体" w:hAnsi="宋体" w:hint="eastAsia"/>
                <w:b/>
                <w:bCs/>
              </w:rPr>
              <w:t>修改记录</w:t>
            </w: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r>
              <w:rPr>
                <w:rFonts w:ascii="宋体" w:hAnsi="宋体" w:hint="eastAsia"/>
              </w:rPr>
              <w:t>1.0.0</w:t>
            </w: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r>
              <w:rPr>
                <w:rFonts w:ascii="宋体" w:hAnsi="宋体" w:hint="eastAsia"/>
              </w:rPr>
              <w:t>谢彬</w:t>
            </w: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r>
              <w:rPr>
                <w:rFonts w:ascii="宋体" w:hAnsi="宋体"/>
              </w:rPr>
              <w:t>20</w:t>
            </w:r>
            <w:r>
              <w:rPr>
                <w:rFonts w:ascii="宋体" w:hAnsi="宋体" w:hint="eastAsia"/>
              </w:rPr>
              <w:t>14-10-10</w:t>
            </w: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r>
              <w:rPr>
                <w:rFonts w:ascii="宋体" w:hAnsi="宋体" w:hint="eastAsia"/>
              </w:rPr>
              <w:t>第一次创建</w:t>
            </w: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r w:rsidR="004C2A86" w:rsidTr="005E3B51">
        <w:trPr>
          <w:jc w:val="center"/>
        </w:trPr>
        <w:tc>
          <w:tcPr>
            <w:tcW w:w="634"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52"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625"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840"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c>
          <w:tcPr>
            <w:tcW w:w="2249" w:type="pct"/>
            <w:tcBorders>
              <w:top w:val="single" w:sz="4" w:space="0" w:color="auto"/>
              <w:left w:val="single" w:sz="4" w:space="0" w:color="auto"/>
              <w:bottom w:val="single" w:sz="4" w:space="0" w:color="auto"/>
              <w:right w:val="single" w:sz="4" w:space="0" w:color="auto"/>
            </w:tcBorders>
          </w:tcPr>
          <w:p w:rsidR="004C2A86" w:rsidRDefault="004C2A86" w:rsidP="004C2A86">
            <w:pPr>
              <w:spacing w:line="240" w:lineRule="auto"/>
              <w:ind w:right="17"/>
              <w:rPr>
                <w:rFonts w:ascii="宋体" w:hAnsi="宋体"/>
              </w:rPr>
            </w:pPr>
          </w:p>
        </w:tc>
      </w:tr>
    </w:tbl>
    <w:p w:rsidR="004C2A86" w:rsidRPr="007D40DE" w:rsidRDefault="004C2A86" w:rsidP="004C2A86">
      <w:pPr>
        <w:rPr>
          <w:b/>
        </w:rPr>
      </w:pPr>
    </w:p>
    <w:p w:rsidR="004C2A86" w:rsidRPr="005B4EBB" w:rsidRDefault="004C2A86" w:rsidP="004C2A86">
      <w:pPr>
        <w:rPr>
          <w:b/>
        </w:rPr>
      </w:pPr>
      <w:r>
        <w:rPr>
          <w:rFonts w:hint="eastAsia"/>
          <w:b/>
        </w:rPr>
        <w:t>0.02</w:t>
      </w:r>
      <w:r w:rsidRPr="005B4EBB">
        <w:rPr>
          <w:rFonts w:hint="eastAsia"/>
          <w:b/>
        </w:rPr>
        <w:t>详细修改记录：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7574"/>
      </w:tblGrid>
      <w:tr w:rsidR="004C2A86" w:rsidTr="005E3B51">
        <w:tc>
          <w:tcPr>
            <w:tcW w:w="556" w:type="pct"/>
            <w:shd w:val="pct12" w:color="auto" w:fill="FFFFFF"/>
          </w:tcPr>
          <w:p w:rsidR="004C2A86" w:rsidRPr="005B4EBB" w:rsidRDefault="004C2A86" w:rsidP="004C2A86">
            <w:pPr>
              <w:spacing w:line="240" w:lineRule="auto"/>
              <w:ind w:right="17"/>
              <w:jc w:val="center"/>
              <w:rPr>
                <w:b/>
              </w:rPr>
            </w:pPr>
            <w:r w:rsidRPr="005B4EBB">
              <w:rPr>
                <w:rFonts w:hint="eastAsia"/>
                <w:b/>
              </w:rPr>
              <w:t>序号</w:t>
            </w:r>
          </w:p>
        </w:tc>
        <w:tc>
          <w:tcPr>
            <w:tcW w:w="4444" w:type="pct"/>
            <w:shd w:val="pct12" w:color="auto" w:fill="FFFFFF"/>
          </w:tcPr>
          <w:p w:rsidR="004C2A86" w:rsidRPr="005B4EBB" w:rsidRDefault="004C2A86" w:rsidP="004C2A86">
            <w:pPr>
              <w:spacing w:line="240" w:lineRule="auto"/>
              <w:ind w:right="17"/>
              <w:jc w:val="center"/>
              <w:rPr>
                <w:b/>
              </w:rPr>
            </w:pPr>
            <w:r w:rsidRPr="005B4EBB">
              <w:rPr>
                <w:rFonts w:hint="eastAsia"/>
                <w:b/>
              </w:rPr>
              <w:t>内容</w:t>
            </w:r>
          </w:p>
        </w:tc>
      </w:tr>
      <w:tr w:rsidR="004C2A86" w:rsidTr="005E3B51">
        <w:tc>
          <w:tcPr>
            <w:tcW w:w="556" w:type="pct"/>
          </w:tcPr>
          <w:p w:rsidR="004C2A86" w:rsidRDefault="004C2A86" w:rsidP="004C2A86">
            <w:pPr>
              <w:pStyle w:val="afa"/>
              <w:spacing w:after="0"/>
              <w:ind w:right="17"/>
              <w:rPr>
                <w:rFonts w:ascii="Arial" w:hAnsi="Arial"/>
              </w:rPr>
            </w:pPr>
            <w:r>
              <w:rPr>
                <w:rFonts w:ascii="Arial" w:hAnsi="Arial" w:hint="eastAsia"/>
              </w:rPr>
              <w:t>1</w:t>
            </w:r>
          </w:p>
        </w:tc>
        <w:tc>
          <w:tcPr>
            <w:tcW w:w="4444" w:type="pct"/>
          </w:tcPr>
          <w:p w:rsidR="004C2A86" w:rsidRDefault="004C2A86" w:rsidP="004C2A86">
            <w:pPr>
              <w:pStyle w:val="afa"/>
              <w:spacing w:after="0"/>
              <w:ind w:right="17"/>
              <w:rPr>
                <w:rFonts w:ascii="Arial" w:hAnsi="Arial"/>
              </w:rPr>
            </w:pPr>
          </w:p>
        </w:tc>
      </w:tr>
      <w:tr w:rsidR="004C2A86" w:rsidTr="005E3B51">
        <w:tc>
          <w:tcPr>
            <w:tcW w:w="556" w:type="pct"/>
          </w:tcPr>
          <w:p w:rsidR="004C2A86" w:rsidRDefault="004C2A86" w:rsidP="004C2A86">
            <w:pPr>
              <w:pStyle w:val="afa"/>
              <w:spacing w:after="0"/>
              <w:ind w:right="17"/>
              <w:rPr>
                <w:rFonts w:ascii="Arial" w:hAnsi="Arial"/>
              </w:rPr>
            </w:pPr>
            <w:r>
              <w:rPr>
                <w:rFonts w:ascii="Arial" w:hAnsi="Arial" w:hint="eastAsia"/>
              </w:rPr>
              <w:t>2</w:t>
            </w:r>
          </w:p>
        </w:tc>
        <w:tc>
          <w:tcPr>
            <w:tcW w:w="4444" w:type="pct"/>
          </w:tcPr>
          <w:p w:rsidR="004C2A86" w:rsidRDefault="004C2A86" w:rsidP="004C2A86">
            <w:pPr>
              <w:pStyle w:val="afa"/>
              <w:spacing w:after="0"/>
              <w:ind w:right="17"/>
              <w:rPr>
                <w:rFonts w:ascii="Arial" w:hAnsi="Arial"/>
              </w:rPr>
            </w:pPr>
          </w:p>
        </w:tc>
      </w:tr>
    </w:tbl>
    <w:p w:rsidR="004C2A86" w:rsidRDefault="004C2A86" w:rsidP="004C2A86">
      <w:pPr>
        <w:ind w:right="15"/>
        <w:rPr>
          <w:rFonts w:ascii="宋体" w:hAnsi="宋体"/>
        </w:rPr>
      </w:pPr>
    </w:p>
    <w:p w:rsidR="004C2A86" w:rsidRPr="004C2A86" w:rsidRDefault="004C2A86" w:rsidP="004C2A86"/>
    <w:p w:rsidR="004C2A86" w:rsidRDefault="004C2A86" w:rsidP="004C2A86">
      <w:pPr>
        <w:rPr>
          <w:rFonts w:asciiTheme="majorHAnsi" w:eastAsiaTheme="majorEastAsia" w:hAnsiTheme="majorHAnsi" w:cstheme="majorBidi"/>
          <w:sz w:val="32"/>
          <w:szCs w:val="32"/>
        </w:rPr>
      </w:pPr>
      <w:r>
        <w:br w:type="page"/>
      </w:r>
    </w:p>
    <w:p w:rsidR="00B67011" w:rsidRDefault="007B0D7A" w:rsidP="007B0D7A">
      <w:pPr>
        <w:pStyle w:val="2"/>
        <w:numPr>
          <w:ilvl w:val="0"/>
          <w:numId w:val="1"/>
        </w:numPr>
      </w:pPr>
      <w:bookmarkStart w:id="0" w:name="_Toc405551074"/>
      <w:r>
        <w:rPr>
          <w:rFonts w:hint="eastAsia"/>
        </w:rPr>
        <w:lastRenderedPageBreak/>
        <w:t>系统公告</w:t>
      </w:r>
      <w:bookmarkEnd w:id="0"/>
    </w:p>
    <w:p w:rsidR="007B0D7A" w:rsidRDefault="007B0D7A" w:rsidP="007B0D7A">
      <w:pPr>
        <w:pStyle w:val="30"/>
        <w:numPr>
          <w:ilvl w:val="0"/>
          <w:numId w:val="2"/>
        </w:numPr>
      </w:pPr>
      <w:bookmarkStart w:id="1" w:name="_Toc405551075"/>
      <w:r>
        <w:rPr>
          <w:rFonts w:hint="eastAsia"/>
        </w:rPr>
        <w:t>系统公告列表</w:t>
      </w:r>
      <w:bookmarkEnd w:id="1"/>
    </w:p>
    <w:p w:rsidR="007B0D7A" w:rsidRDefault="007B0D7A" w:rsidP="007B0D7A">
      <w:pPr>
        <w:pStyle w:val="5"/>
      </w:pPr>
      <w:r>
        <w:rPr>
          <w:rFonts w:hint="eastAsia"/>
        </w:rPr>
        <w:t>接口描述</w:t>
      </w:r>
    </w:p>
    <w:p w:rsidR="007B0D7A" w:rsidRDefault="00B50774" w:rsidP="007B0D7A">
      <w:hyperlink r:id="rId9" w:history="1">
        <w:r w:rsidR="007B0D7A">
          <w:rPr>
            <w:rStyle w:val="af0"/>
          </w:rPr>
          <w:t>http://101.95.48.96:8005/public/sjkf/systemnotice/intr_systemnotice_list</w:t>
        </w:r>
      </w:hyperlink>
    </w:p>
    <w:p w:rsidR="007B0D7A" w:rsidRPr="007B0D7A" w:rsidRDefault="007B0D7A" w:rsidP="007B0D7A">
      <w:r>
        <w:t>获取系统公告信息</w:t>
      </w:r>
    </w:p>
    <w:p w:rsidR="007B0D7A" w:rsidRDefault="007B0D7A" w:rsidP="007B0D7A">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7B0D7A" w:rsidTr="00451CCF">
        <w:tc>
          <w:tcPr>
            <w:tcW w:w="1843" w:type="dxa"/>
            <w:shd w:val="clear" w:color="auto" w:fill="BFBFBF"/>
          </w:tcPr>
          <w:p w:rsidR="007B0D7A" w:rsidRDefault="007B0D7A" w:rsidP="00451CCF">
            <w:pPr>
              <w:rPr>
                <w:b/>
              </w:rPr>
            </w:pPr>
            <w:r>
              <w:rPr>
                <w:b/>
              </w:rPr>
              <w:t>Key</w:t>
            </w:r>
          </w:p>
        </w:tc>
        <w:tc>
          <w:tcPr>
            <w:tcW w:w="1559" w:type="dxa"/>
            <w:shd w:val="clear" w:color="auto" w:fill="BFBFBF"/>
          </w:tcPr>
          <w:p w:rsidR="007B0D7A" w:rsidRDefault="007B0D7A" w:rsidP="00451CCF">
            <w:pPr>
              <w:rPr>
                <w:b/>
              </w:rPr>
            </w:pPr>
            <w:r>
              <w:rPr>
                <w:b/>
              </w:rPr>
              <w:t>类型</w:t>
            </w:r>
          </w:p>
        </w:tc>
        <w:tc>
          <w:tcPr>
            <w:tcW w:w="709" w:type="dxa"/>
            <w:shd w:val="clear" w:color="auto" w:fill="BFBFBF"/>
          </w:tcPr>
          <w:p w:rsidR="007B0D7A" w:rsidRDefault="007B0D7A" w:rsidP="00451CCF">
            <w:pPr>
              <w:rPr>
                <w:b/>
              </w:rPr>
            </w:pPr>
            <w:r>
              <w:rPr>
                <w:b/>
              </w:rPr>
              <w:t>必须</w:t>
            </w:r>
          </w:p>
        </w:tc>
        <w:tc>
          <w:tcPr>
            <w:tcW w:w="1559" w:type="dxa"/>
            <w:shd w:val="clear" w:color="auto" w:fill="BFBFBF"/>
          </w:tcPr>
          <w:p w:rsidR="007B0D7A" w:rsidRDefault="007B0D7A" w:rsidP="00451CCF">
            <w:pPr>
              <w:ind w:firstLineChars="50" w:firstLine="120"/>
              <w:rPr>
                <w:b/>
              </w:rPr>
            </w:pPr>
            <w:r>
              <w:rPr>
                <w:b/>
              </w:rPr>
              <w:t>的长度</w:t>
            </w:r>
          </w:p>
        </w:tc>
        <w:tc>
          <w:tcPr>
            <w:tcW w:w="4111" w:type="dxa"/>
            <w:shd w:val="clear" w:color="auto" w:fill="BFBFBF"/>
          </w:tcPr>
          <w:p w:rsidR="007B0D7A" w:rsidRDefault="007B0D7A" w:rsidP="00451CCF">
            <w:pPr>
              <w:rPr>
                <w:b/>
              </w:rPr>
            </w:pPr>
            <w:r>
              <w:rPr>
                <w:b/>
              </w:rPr>
              <w:t>注释</w:t>
            </w:r>
          </w:p>
        </w:tc>
      </w:tr>
      <w:tr w:rsidR="007B0D7A" w:rsidTr="00451CCF">
        <w:tc>
          <w:tcPr>
            <w:tcW w:w="1843" w:type="dxa"/>
            <w:shd w:val="clear" w:color="auto" w:fill="F2F2F2"/>
          </w:tcPr>
          <w:p w:rsidR="007B0D7A" w:rsidRDefault="007B0D7A" w:rsidP="00451CCF">
            <w:r>
              <w:t>Province</w:t>
            </w:r>
          </w:p>
        </w:tc>
        <w:tc>
          <w:tcPr>
            <w:tcW w:w="1559" w:type="dxa"/>
          </w:tcPr>
          <w:p w:rsidR="007B0D7A" w:rsidRDefault="007B0D7A" w:rsidP="00451CCF">
            <w:r>
              <w:t>String</w:t>
            </w:r>
          </w:p>
        </w:tc>
        <w:tc>
          <w:tcPr>
            <w:tcW w:w="709" w:type="dxa"/>
          </w:tcPr>
          <w:p w:rsidR="007B0D7A" w:rsidRDefault="007B0D7A" w:rsidP="00451CCF">
            <w:r>
              <w:t>否</w:t>
            </w:r>
          </w:p>
        </w:tc>
        <w:tc>
          <w:tcPr>
            <w:tcW w:w="1559" w:type="dxa"/>
          </w:tcPr>
          <w:p w:rsidR="007B0D7A" w:rsidRDefault="007B0D7A" w:rsidP="00451CCF"/>
        </w:tc>
        <w:tc>
          <w:tcPr>
            <w:tcW w:w="4111" w:type="dxa"/>
          </w:tcPr>
          <w:p w:rsidR="007B0D7A" w:rsidRDefault="007B0D7A" w:rsidP="00451CCF">
            <w:r>
              <w:t>用户归属省名称</w:t>
            </w:r>
          </w:p>
        </w:tc>
      </w:tr>
      <w:tr w:rsidR="007B0D7A" w:rsidTr="00451CCF">
        <w:tc>
          <w:tcPr>
            <w:tcW w:w="1843" w:type="dxa"/>
            <w:shd w:val="clear" w:color="auto" w:fill="F2F2F2"/>
          </w:tcPr>
          <w:p w:rsidR="007B0D7A" w:rsidRDefault="007B0D7A" w:rsidP="00451CCF">
            <w:r>
              <w:t>City</w:t>
            </w:r>
          </w:p>
        </w:tc>
        <w:tc>
          <w:tcPr>
            <w:tcW w:w="1559" w:type="dxa"/>
          </w:tcPr>
          <w:p w:rsidR="007B0D7A" w:rsidRDefault="007B0D7A" w:rsidP="00451CCF">
            <w:r>
              <w:t>Stirng</w:t>
            </w:r>
          </w:p>
        </w:tc>
        <w:tc>
          <w:tcPr>
            <w:tcW w:w="709" w:type="dxa"/>
          </w:tcPr>
          <w:p w:rsidR="007B0D7A" w:rsidRDefault="007B0D7A" w:rsidP="00451CCF">
            <w:r>
              <w:t>否</w:t>
            </w:r>
          </w:p>
        </w:tc>
        <w:tc>
          <w:tcPr>
            <w:tcW w:w="1559" w:type="dxa"/>
          </w:tcPr>
          <w:p w:rsidR="007B0D7A" w:rsidRDefault="007B0D7A" w:rsidP="00451CCF"/>
        </w:tc>
        <w:tc>
          <w:tcPr>
            <w:tcW w:w="4111" w:type="dxa"/>
          </w:tcPr>
          <w:p w:rsidR="007B0D7A" w:rsidRDefault="007B0D7A" w:rsidP="00451CCF">
            <w:r>
              <w:t>用户归属市名称</w:t>
            </w:r>
          </w:p>
        </w:tc>
      </w:tr>
      <w:tr w:rsidR="007B0D7A" w:rsidTr="00451CCF">
        <w:tc>
          <w:tcPr>
            <w:tcW w:w="1843" w:type="dxa"/>
            <w:shd w:val="clear" w:color="auto" w:fill="F2F2F2"/>
          </w:tcPr>
          <w:p w:rsidR="007B0D7A" w:rsidRDefault="007B0D7A" w:rsidP="00451CCF">
            <w:r>
              <w:t>PageSize</w:t>
            </w:r>
          </w:p>
        </w:tc>
        <w:tc>
          <w:tcPr>
            <w:tcW w:w="1559" w:type="dxa"/>
          </w:tcPr>
          <w:p w:rsidR="007B0D7A" w:rsidRDefault="007B0D7A" w:rsidP="00451CCF">
            <w:r>
              <w:t>String</w:t>
            </w:r>
          </w:p>
        </w:tc>
        <w:tc>
          <w:tcPr>
            <w:tcW w:w="709" w:type="dxa"/>
          </w:tcPr>
          <w:p w:rsidR="007B0D7A" w:rsidRDefault="007B0D7A" w:rsidP="00451CCF">
            <w:r>
              <w:t>是</w:t>
            </w:r>
          </w:p>
        </w:tc>
        <w:tc>
          <w:tcPr>
            <w:tcW w:w="1559" w:type="dxa"/>
          </w:tcPr>
          <w:p w:rsidR="007B0D7A" w:rsidRDefault="007B0D7A" w:rsidP="00451CCF"/>
        </w:tc>
        <w:tc>
          <w:tcPr>
            <w:tcW w:w="4111" w:type="dxa"/>
          </w:tcPr>
          <w:p w:rsidR="007B0D7A" w:rsidRDefault="007B0D7A" w:rsidP="00451CCF">
            <w:r>
              <w:t>每页数量</w:t>
            </w:r>
          </w:p>
        </w:tc>
      </w:tr>
      <w:tr w:rsidR="007B0D7A" w:rsidTr="00451CCF">
        <w:tc>
          <w:tcPr>
            <w:tcW w:w="1843" w:type="dxa"/>
            <w:shd w:val="clear" w:color="auto" w:fill="F2F2F2"/>
          </w:tcPr>
          <w:p w:rsidR="007B0D7A" w:rsidRDefault="007B0D7A" w:rsidP="00451CCF">
            <w:r>
              <w:t>PageIndex</w:t>
            </w:r>
          </w:p>
        </w:tc>
        <w:tc>
          <w:tcPr>
            <w:tcW w:w="1559" w:type="dxa"/>
          </w:tcPr>
          <w:p w:rsidR="007B0D7A" w:rsidRDefault="007B0D7A" w:rsidP="00451CCF">
            <w:r>
              <w:t>String</w:t>
            </w:r>
          </w:p>
        </w:tc>
        <w:tc>
          <w:tcPr>
            <w:tcW w:w="709" w:type="dxa"/>
          </w:tcPr>
          <w:p w:rsidR="007B0D7A" w:rsidRDefault="007B0D7A" w:rsidP="00451CCF">
            <w:r>
              <w:t>是</w:t>
            </w:r>
          </w:p>
        </w:tc>
        <w:tc>
          <w:tcPr>
            <w:tcW w:w="1559" w:type="dxa"/>
          </w:tcPr>
          <w:p w:rsidR="007B0D7A" w:rsidRDefault="007B0D7A" w:rsidP="00451CCF"/>
        </w:tc>
        <w:tc>
          <w:tcPr>
            <w:tcW w:w="4111" w:type="dxa"/>
          </w:tcPr>
          <w:p w:rsidR="007B0D7A" w:rsidRDefault="007B0D7A" w:rsidP="00451CCF">
            <w:r>
              <w:t>页码</w:t>
            </w:r>
          </w:p>
        </w:tc>
      </w:tr>
      <w:tr w:rsidR="007B0D7A" w:rsidTr="00451CCF">
        <w:tc>
          <w:tcPr>
            <w:tcW w:w="1843" w:type="dxa"/>
            <w:shd w:val="clear" w:color="auto" w:fill="F2F2F2"/>
          </w:tcPr>
          <w:p w:rsidR="007B0D7A" w:rsidRDefault="007B0D7A" w:rsidP="00451CCF">
            <w:r>
              <w:t>type</w:t>
            </w:r>
          </w:p>
        </w:tc>
        <w:tc>
          <w:tcPr>
            <w:tcW w:w="1559" w:type="dxa"/>
          </w:tcPr>
          <w:p w:rsidR="007B0D7A" w:rsidRDefault="007B0D7A" w:rsidP="00451CCF">
            <w:r>
              <w:t>int</w:t>
            </w:r>
          </w:p>
        </w:tc>
        <w:tc>
          <w:tcPr>
            <w:tcW w:w="709" w:type="dxa"/>
          </w:tcPr>
          <w:p w:rsidR="007B0D7A" w:rsidRDefault="007B0D7A" w:rsidP="00451CCF">
            <w:r>
              <w:t>是</w:t>
            </w:r>
          </w:p>
        </w:tc>
        <w:tc>
          <w:tcPr>
            <w:tcW w:w="1559" w:type="dxa"/>
          </w:tcPr>
          <w:p w:rsidR="007B0D7A" w:rsidRDefault="007B0D7A" w:rsidP="00451CCF"/>
        </w:tc>
        <w:tc>
          <w:tcPr>
            <w:tcW w:w="4111" w:type="dxa"/>
          </w:tcPr>
          <w:p w:rsidR="007B0D7A" w:rsidRDefault="007B0D7A" w:rsidP="00451CCF">
            <w:r>
              <w:t>消息类型：系统公告</w:t>
            </w:r>
            <w:r>
              <w:t>type=1</w:t>
            </w:r>
            <w:r>
              <w:t>，系统消息</w:t>
            </w:r>
            <w:r>
              <w:t>type=2</w:t>
            </w:r>
          </w:p>
        </w:tc>
      </w:tr>
    </w:tbl>
    <w:p w:rsidR="007B0D7A" w:rsidRDefault="007B0D7A" w:rsidP="007B0D7A">
      <w:r>
        <w:rPr>
          <w:rFonts w:hint="eastAsia"/>
        </w:rPr>
        <w:t>说明：集团消息（先）和省市消息（后）</w:t>
      </w:r>
    </w:p>
    <w:p w:rsidR="007B0D7A" w:rsidRPr="007B0D7A" w:rsidRDefault="007B0D7A" w:rsidP="007B0D7A">
      <w:r>
        <w:t>注：加入分页参数，公告数目可能会很多</w:t>
      </w:r>
    </w:p>
    <w:p w:rsidR="007B0D7A" w:rsidRDefault="007B0D7A" w:rsidP="007B0D7A">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B0D7A" w:rsidTr="00451CCF">
        <w:trPr>
          <w:trHeight w:val="404"/>
        </w:trPr>
        <w:tc>
          <w:tcPr>
            <w:tcW w:w="2087" w:type="dxa"/>
            <w:shd w:val="clear" w:color="auto" w:fill="BFBFBF"/>
          </w:tcPr>
          <w:p w:rsidR="007B0D7A" w:rsidRDefault="007B0D7A" w:rsidP="00451CCF">
            <w:pPr>
              <w:rPr>
                <w:b/>
              </w:rPr>
            </w:pPr>
            <w:r>
              <w:rPr>
                <w:b/>
              </w:rPr>
              <w:t>Key</w:t>
            </w:r>
          </w:p>
        </w:tc>
        <w:tc>
          <w:tcPr>
            <w:tcW w:w="1765" w:type="dxa"/>
            <w:shd w:val="clear" w:color="auto" w:fill="BFBFBF"/>
          </w:tcPr>
          <w:p w:rsidR="007B0D7A" w:rsidRDefault="007B0D7A" w:rsidP="00451CCF">
            <w:pPr>
              <w:rPr>
                <w:b/>
              </w:rPr>
            </w:pPr>
            <w:r>
              <w:rPr>
                <w:b/>
              </w:rPr>
              <w:t>类型</w:t>
            </w:r>
          </w:p>
        </w:tc>
        <w:tc>
          <w:tcPr>
            <w:tcW w:w="4654" w:type="dxa"/>
            <w:shd w:val="clear" w:color="auto" w:fill="BFBFBF"/>
          </w:tcPr>
          <w:p w:rsidR="007B0D7A" w:rsidRDefault="007B0D7A" w:rsidP="00451CCF">
            <w:pPr>
              <w:rPr>
                <w:b/>
              </w:rPr>
            </w:pPr>
            <w:r>
              <w:rPr>
                <w:b/>
              </w:rPr>
              <w:t>注释</w:t>
            </w:r>
          </w:p>
        </w:tc>
      </w:tr>
      <w:tr w:rsidR="007B0D7A" w:rsidTr="00451CCF">
        <w:trPr>
          <w:trHeight w:val="419"/>
        </w:trPr>
        <w:tc>
          <w:tcPr>
            <w:tcW w:w="2087" w:type="dxa"/>
            <w:shd w:val="clear" w:color="auto" w:fill="F2F2F2"/>
          </w:tcPr>
          <w:p w:rsidR="007B0D7A" w:rsidRDefault="007B0D7A" w:rsidP="00451CCF">
            <w:r>
              <w:t>resCode</w:t>
            </w:r>
          </w:p>
        </w:tc>
        <w:tc>
          <w:tcPr>
            <w:tcW w:w="1765" w:type="dxa"/>
          </w:tcPr>
          <w:p w:rsidR="007B0D7A" w:rsidRDefault="007B0D7A" w:rsidP="00451CCF">
            <w:r>
              <w:t>Integer</w:t>
            </w:r>
          </w:p>
        </w:tc>
        <w:tc>
          <w:tcPr>
            <w:tcW w:w="4654" w:type="dxa"/>
          </w:tcPr>
          <w:p w:rsidR="007B0D7A" w:rsidRDefault="007B0D7A" w:rsidP="00451CCF">
            <w:r>
              <w:t>结果码。结果码。</w:t>
            </w:r>
            <w:r>
              <w:t>200</w:t>
            </w:r>
            <w:r>
              <w:t>表示成功，</w:t>
            </w:r>
          </w:p>
        </w:tc>
      </w:tr>
      <w:tr w:rsidR="007B0D7A" w:rsidTr="00451CCF">
        <w:trPr>
          <w:trHeight w:val="419"/>
        </w:trPr>
        <w:tc>
          <w:tcPr>
            <w:tcW w:w="2087" w:type="dxa"/>
            <w:shd w:val="clear" w:color="auto" w:fill="F2F2F2"/>
          </w:tcPr>
          <w:p w:rsidR="007B0D7A" w:rsidRDefault="007B0D7A" w:rsidP="00451CCF">
            <w:r>
              <w:t>resDesc</w:t>
            </w:r>
          </w:p>
        </w:tc>
        <w:tc>
          <w:tcPr>
            <w:tcW w:w="1765" w:type="dxa"/>
          </w:tcPr>
          <w:p w:rsidR="007B0D7A" w:rsidRDefault="007B0D7A" w:rsidP="00451CCF">
            <w:r>
              <w:t>String</w:t>
            </w:r>
          </w:p>
        </w:tc>
        <w:tc>
          <w:tcPr>
            <w:tcW w:w="4654" w:type="dxa"/>
          </w:tcPr>
          <w:p w:rsidR="007B0D7A" w:rsidRDefault="007B0D7A" w:rsidP="00451CCF">
            <w:r>
              <w:t>描述</w:t>
            </w:r>
          </w:p>
        </w:tc>
      </w:tr>
      <w:tr w:rsidR="007B0D7A" w:rsidTr="00451CCF">
        <w:trPr>
          <w:trHeight w:val="419"/>
        </w:trPr>
        <w:tc>
          <w:tcPr>
            <w:tcW w:w="2087" w:type="dxa"/>
            <w:shd w:val="clear" w:color="auto" w:fill="F2F2F2"/>
          </w:tcPr>
          <w:p w:rsidR="007B0D7A" w:rsidRDefault="007B0D7A" w:rsidP="00451CCF">
            <w:r>
              <w:t>totalCount</w:t>
            </w:r>
          </w:p>
        </w:tc>
        <w:tc>
          <w:tcPr>
            <w:tcW w:w="1765" w:type="dxa"/>
          </w:tcPr>
          <w:p w:rsidR="007B0D7A" w:rsidRDefault="007B0D7A" w:rsidP="00451CCF">
            <w:r>
              <w:t>Integer</w:t>
            </w:r>
          </w:p>
        </w:tc>
        <w:tc>
          <w:tcPr>
            <w:tcW w:w="4654" w:type="dxa"/>
          </w:tcPr>
          <w:p w:rsidR="007B0D7A" w:rsidRDefault="007B0D7A" w:rsidP="00451CCF">
            <w:r>
              <w:t>公告条数</w:t>
            </w:r>
          </w:p>
        </w:tc>
      </w:tr>
      <w:tr w:rsidR="007B0D7A" w:rsidTr="00451CCF">
        <w:trPr>
          <w:trHeight w:val="419"/>
        </w:trPr>
        <w:tc>
          <w:tcPr>
            <w:tcW w:w="2087" w:type="dxa"/>
            <w:shd w:val="clear" w:color="auto" w:fill="F2F2F2"/>
          </w:tcPr>
          <w:p w:rsidR="007B0D7A" w:rsidRDefault="007B0D7A" w:rsidP="00451CCF">
            <w:r>
              <w:t>items</w:t>
            </w:r>
          </w:p>
        </w:tc>
        <w:tc>
          <w:tcPr>
            <w:tcW w:w="1765" w:type="dxa"/>
          </w:tcPr>
          <w:p w:rsidR="007B0D7A" w:rsidRDefault="007B0D7A" w:rsidP="00451CCF"/>
        </w:tc>
        <w:tc>
          <w:tcPr>
            <w:tcW w:w="4654" w:type="dxa"/>
          </w:tcPr>
          <w:p w:rsidR="007B0D7A" w:rsidRDefault="007B0D7A" w:rsidP="00451CCF"/>
        </w:tc>
      </w:tr>
    </w:tbl>
    <w:p w:rsidR="007B0D7A" w:rsidRDefault="007B0D7A" w:rsidP="007B0D7A">
      <w:r>
        <w:t>items</w:t>
      </w:r>
      <w:r>
        <w:t>：</w:t>
      </w:r>
    </w:p>
    <w:p w:rsidR="007B0D7A" w:rsidRDefault="007B0D7A" w:rsidP="007B0D7A"/>
    <w:p w:rsidR="007B0D7A" w:rsidRDefault="007B0D7A" w:rsidP="007B0D7A">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7B0D7A" w:rsidTr="00451CCF">
        <w:trPr>
          <w:trHeight w:val="401"/>
        </w:trPr>
        <w:tc>
          <w:tcPr>
            <w:tcW w:w="2707" w:type="dxa"/>
            <w:shd w:val="clear" w:color="auto" w:fill="BFBFBF"/>
          </w:tcPr>
          <w:p w:rsidR="007B0D7A" w:rsidRDefault="007B0D7A" w:rsidP="00451CCF">
            <w:pPr>
              <w:rPr>
                <w:b/>
              </w:rPr>
            </w:pPr>
            <w:r>
              <w:rPr>
                <w:b/>
              </w:rPr>
              <w:lastRenderedPageBreak/>
              <w:t>Key</w:t>
            </w:r>
          </w:p>
        </w:tc>
        <w:tc>
          <w:tcPr>
            <w:tcW w:w="2300" w:type="dxa"/>
            <w:shd w:val="clear" w:color="auto" w:fill="BFBFBF"/>
          </w:tcPr>
          <w:p w:rsidR="007B0D7A" w:rsidRDefault="007B0D7A" w:rsidP="00451CCF">
            <w:pPr>
              <w:rPr>
                <w:b/>
              </w:rPr>
            </w:pPr>
            <w:r>
              <w:rPr>
                <w:b/>
              </w:rPr>
              <w:t>类型</w:t>
            </w:r>
          </w:p>
        </w:tc>
        <w:tc>
          <w:tcPr>
            <w:tcW w:w="3275" w:type="dxa"/>
            <w:shd w:val="clear" w:color="auto" w:fill="BFBFBF"/>
          </w:tcPr>
          <w:p w:rsidR="007B0D7A" w:rsidRDefault="007B0D7A" w:rsidP="00451CCF">
            <w:pPr>
              <w:rPr>
                <w:b/>
              </w:rPr>
            </w:pPr>
            <w:r>
              <w:rPr>
                <w:b/>
              </w:rPr>
              <w:t>注释</w:t>
            </w:r>
          </w:p>
        </w:tc>
      </w:tr>
      <w:tr w:rsidR="007B0D7A" w:rsidTr="00451CCF">
        <w:trPr>
          <w:trHeight w:val="401"/>
        </w:trPr>
        <w:tc>
          <w:tcPr>
            <w:tcW w:w="2707" w:type="dxa"/>
            <w:shd w:val="clear" w:color="auto" w:fill="F2F2F2"/>
          </w:tcPr>
          <w:p w:rsidR="007B0D7A" w:rsidRDefault="007B0D7A" w:rsidP="00451CCF">
            <w:r>
              <w:t>ID</w:t>
            </w:r>
          </w:p>
        </w:tc>
        <w:tc>
          <w:tcPr>
            <w:tcW w:w="2300" w:type="dxa"/>
          </w:tcPr>
          <w:p w:rsidR="007B0D7A" w:rsidRDefault="007B0D7A" w:rsidP="00451CCF">
            <w:r>
              <w:t>String</w:t>
            </w:r>
          </w:p>
        </w:tc>
        <w:tc>
          <w:tcPr>
            <w:tcW w:w="3275" w:type="dxa"/>
          </w:tcPr>
          <w:p w:rsidR="007B0D7A" w:rsidRDefault="007B0D7A" w:rsidP="00451CCF">
            <w:r>
              <w:t>公告</w:t>
            </w:r>
            <w:r>
              <w:t>ID</w:t>
            </w:r>
          </w:p>
        </w:tc>
      </w:tr>
      <w:tr w:rsidR="007B0D7A" w:rsidTr="00451CCF">
        <w:trPr>
          <w:trHeight w:val="401"/>
        </w:trPr>
        <w:tc>
          <w:tcPr>
            <w:tcW w:w="2707" w:type="dxa"/>
            <w:shd w:val="clear" w:color="auto" w:fill="F2F2F2"/>
          </w:tcPr>
          <w:p w:rsidR="007B0D7A" w:rsidRDefault="007B0D7A" w:rsidP="00451CCF">
            <w:r>
              <w:t>TITLE</w:t>
            </w:r>
          </w:p>
        </w:tc>
        <w:tc>
          <w:tcPr>
            <w:tcW w:w="2300" w:type="dxa"/>
          </w:tcPr>
          <w:p w:rsidR="007B0D7A" w:rsidRDefault="007B0D7A" w:rsidP="00451CCF">
            <w:r>
              <w:t>Stirng</w:t>
            </w:r>
          </w:p>
        </w:tc>
        <w:tc>
          <w:tcPr>
            <w:tcW w:w="3275" w:type="dxa"/>
          </w:tcPr>
          <w:p w:rsidR="007B0D7A" w:rsidRDefault="007B0D7A" w:rsidP="00451CCF">
            <w:r>
              <w:t>公告标题</w:t>
            </w:r>
          </w:p>
        </w:tc>
      </w:tr>
      <w:tr w:rsidR="007B0D7A" w:rsidTr="00451CCF">
        <w:trPr>
          <w:trHeight w:val="401"/>
        </w:trPr>
        <w:tc>
          <w:tcPr>
            <w:tcW w:w="2707" w:type="dxa"/>
            <w:shd w:val="clear" w:color="auto" w:fill="F2F2F2"/>
          </w:tcPr>
          <w:p w:rsidR="007B0D7A" w:rsidRDefault="007B0D7A" w:rsidP="00451CCF">
            <w:r>
              <w:t>CREATETIME</w:t>
            </w:r>
          </w:p>
        </w:tc>
        <w:tc>
          <w:tcPr>
            <w:tcW w:w="2300" w:type="dxa"/>
          </w:tcPr>
          <w:p w:rsidR="007B0D7A" w:rsidRDefault="007B0D7A" w:rsidP="00451CCF">
            <w:r>
              <w:t>DateTime</w:t>
            </w:r>
          </w:p>
        </w:tc>
        <w:tc>
          <w:tcPr>
            <w:tcW w:w="3275" w:type="dxa"/>
          </w:tcPr>
          <w:p w:rsidR="007B0D7A" w:rsidRDefault="007B0D7A" w:rsidP="00451CCF">
            <w:r>
              <w:t>公告发布时间</w:t>
            </w:r>
          </w:p>
        </w:tc>
      </w:tr>
    </w:tbl>
    <w:p w:rsidR="007B0D7A" w:rsidRPr="007B0D7A" w:rsidRDefault="007B0D7A" w:rsidP="007B0D7A">
      <w:r>
        <w:t>注：此处排序，烦请根据公告发布时间降序排列</w:t>
      </w:r>
    </w:p>
    <w:p w:rsidR="007B0D7A" w:rsidRDefault="007B0D7A" w:rsidP="007B0D7A">
      <w:pPr>
        <w:pStyle w:val="30"/>
        <w:numPr>
          <w:ilvl w:val="0"/>
          <w:numId w:val="2"/>
        </w:numPr>
      </w:pPr>
      <w:bookmarkStart w:id="2" w:name="_Toc405551076"/>
      <w:r>
        <w:rPr>
          <w:rFonts w:hint="eastAsia"/>
        </w:rPr>
        <w:t>系统公告详情</w:t>
      </w:r>
      <w:bookmarkEnd w:id="2"/>
    </w:p>
    <w:p w:rsidR="007B0D7A" w:rsidRDefault="007B0D7A" w:rsidP="007B0D7A">
      <w:pPr>
        <w:pStyle w:val="5"/>
      </w:pPr>
      <w:r>
        <w:rPr>
          <w:rFonts w:hint="eastAsia"/>
        </w:rPr>
        <w:t>接口描述</w:t>
      </w:r>
    </w:p>
    <w:p w:rsidR="007B0D7A" w:rsidRDefault="00B50774" w:rsidP="007B0D7A">
      <w:hyperlink r:id="rId10" w:history="1">
        <w:r w:rsidR="007B0D7A">
          <w:rPr>
            <w:rStyle w:val="af0"/>
          </w:rPr>
          <w:t>http://101.95.48.96:8005/public/sjkf/systemnotice/intr_systemnotice_info?ID=502</w:t>
        </w:r>
      </w:hyperlink>
    </w:p>
    <w:p w:rsidR="007B0D7A" w:rsidRDefault="007B0D7A" w:rsidP="007B0D7A">
      <w:r>
        <w:t>根据公告</w:t>
      </w:r>
      <w:r>
        <w:t>ID</w:t>
      </w:r>
      <w:r>
        <w:t>获取该公告详细信息</w:t>
      </w:r>
    </w:p>
    <w:p w:rsidR="007B0D7A" w:rsidRDefault="007B0D7A" w:rsidP="007B0D7A">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7B0D7A" w:rsidTr="00451CCF">
        <w:tc>
          <w:tcPr>
            <w:tcW w:w="1843" w:type="dxa"/>
            <w:shd w:val="clear" w:color="auto" w:fill="BFBFBF"/>
          </w:tcPr>
          <w:p w:rsidR="007B0D7A" w:rsidRDefault="007B0D7A" w:rsidP="00451CCF">
            <w:pPr>
              <w:rPr>
                <w:b/>
              </w:rPr>
            </w:pPr>
            <w:r>
              <w:rPr>
                <w:b/>
              </w:rPr>
              <w:t>Key</w:t>
            </w:r>
          </w:p>
        </w:tc>
        <w:tc>
          <w:tcPr>
            <w:tcW w:w="1559" w:type="dxa"/>
            <w:shd w:val="clear" w:color="auto" w:fill="BFBFBF"/>
          </w:tcPr>
          <w:p w:rsidR="007B0D7A" w:rsidRDefault="007B0D7A" w:rsidP="00451CCF">
            <w:pPr>
              <w:rPr>
                <w:b/>
              </w:rPr>
            </w:pPr>
            <w:r>
              <w:rPr>
                <w:b/>
              </w:rPr>
              <w:t>类型</w:t>
            </w:r>
          </w:p>
        </w:tc>
        <w:tc>
          <w:tcPr>
            <w:tcW w:w="709" w:type="dxa"/>
            <w:shd w:val="clear" w:color="auto" w:fill="BFBFBF"/>
          </w:tcPr>
          <w:p w:rsidR="007B0D7A" w:rsidRDefault="007B0D7A" w:rsidP="00451CCF">
            <w:pPr>
              <w:rPr>
                <w:b/>
              </w:rPr>
            </w:pPr>
            <w:r>
              <w:rPr>
                <w:b/>
              </w:rPr>
              <w:t>必须</w:t>
            </w:r>
          </w:p>
        </w:tc>
        <w:tc>
          <w:tcPr>
            <w:tcW w:w="1559" w:type="dxa"/>
            <w:shd w:val="clear" w:color="auto" w:fill="BFBFBF"/>
          </w:tcPr>
          <w:p w:rsidR="007B0D7A" w:rsidRDefault="007B0D7A" w:rsidP="00451CCF">
            <w:pPr>
              <w:ind w:firstLineChars="50" w:firstLine="120"/>
              <w:rPr>
                <w:b/>
              </w:rPr>
            </w:pPr>
            <w:r>
              <w:rPr>
                <w:b/>
              </w:rPr>
              <w:t>的长度</w:t>
            </w:r>
          </w:p>
        </w:tc>
        <w:tc>
          <w:tcPr>
            <w:tcW w:w="4111" w:type="dxa"/>
            <w:shd w:val="clear" w:color="auto" w:fill="BFBFBF"/>
          </w:tcPr>
          <w:p w:rsidR="007B0D7A" w:rsidRDefault="007B0D7A" w:rsidP="00451CCF">
            <w:pPr>
              <w:rPr>
                <w:b/>
              </w:rPr>
            </w:pPr>
            <w:r>
              <w:rPr>
                <w:b/>
              </w:rPr>
              <w:t>注释</w:t>
            </w:r>
          </w:p>
        </w:tc>
      </w:tr>
      <w:tr w:rsidR="007B0D7A" w:rsidTr="00451CCF">
        <w:tc>
          <w:tcPr>
            <w:tcW w:w="1843" w:type="dxa"/>
            <w:shd w:val="clear" w:color="auto" w:fill="F2F2F2"/>
          </w:tcPr>
          <w:p w:rsidR="007B0D7A" w:rsidRDefault="007B0D7A" w:rsidP="00451CCF">
            <w:r>
              <w:t>ID</w:t>
            </w:r>
          </w:p>
        </w:tc>
        <w:tc>
          <w:tcPr>
            <w:tcW w:w="1559" w:type="dxa"/>
          </w:tcPr>
          <w:p w:rsidR="007B0D7A" w:rsidRDefault="007B0D7A" w:rsidP="00451CCF">
            <w:r>
              <w:t>String</w:t>
            </w:r>
          </w:p>
        </w:tc>
        <w:tc>
          <w:tcPr>
            <w:tcW w:w="709" w:type="dxa"/>
          </w:tcPr>
          <w:p w:rsidR="007B0D7A" w:rsidRDefault="007B0D7A" w:rsidP="00451CCF">
            <w:r>
              <w:t>是</w:t>
            </w:r>
          </w:p>
        </w:tc>
        <w:tc>
          <w:tcPr>
            <w:tcW w:w="1559" w:type="dxa"/>
          </w:tcPr>
          <w:p w:rsidR="007B0D7A" w:rsidRDefault="007B0D7A" w:rsidP="00451CCF"/>
        </w:tc>
        <w:tc>
          <w:tcPr>
            <w:tcW w:w="4111" w:type="dxa"/>
          </w:tcPr>
          <w:p w:rsidR="007B0D7A" w:rsidRDefault="007B0D7A" w:rsidP="00451CCF">
            <w:r>
              <w:t>公告</w:t>
            </w:r>
            <w:r>
              <w:t>ID</w:t>
            </w:r>
          </w:p>
        </w:tc>
      </w:tr>
    </w:tbl>
    <w:p w:rsidR="007B0D7A" w:rsidRPr="007B0D7A" w:rsidRDefault="007B0D7A" w:rsidP="007B0D7A"/>
    <w:p w:rsidR="007B0D7A" w:rsidRDefault="007B0D7A" w:rsidP="007B0D7A">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B0D7A" w:rsidTr="00451CCF">
        <w:trPr>
          <w:trHeight w:val="404"/>
        </w:trPr>
        <w:tc>
          <w:tcPr>
            <w:tcW w:w="2087" w:type="dxa"/>
            <w:shd w:val="clear" w:color="auto" w:fill="BFBFBF"/>
          </w:tcPr>
          <w:p w:rsidR="007B0D7A" w:rsidRDefault="007B0D7A" w:rsidP="00451CCF">
            <w:pPr>
              <w:rPr>
                <w:b/>
              </w:rPr>
            </w:pPr>
            <w:r>
              <w:rPr>
                <w:b/>
              </w:rPr>
              <w:t>Key</w:t>
            </w:r>
          </w:p>
        </w:tc>
        <w:tc>
          <w:tcPr>
            <w:tcW w:w="1765" w:type="dxa"/>
            <w:shd w:val="clear" w:color="auto" w:fill="BFBFBF"/>
          </w:tcPr>
          <w:p w:rsidR="007B0D7A" w:rsidRDefault="007B0D7A" w:rsidP="00451CCF">
            <w:pPr>
              <w:rPr>
                <w:b/>
              </w:rPr>
            </w:pPr>
            <w:r>
              <w:rPr>
                <w:b/>
              </w:rPr>
              <w:t>类型</w:t>
            </w:r>
          </w:p>
        </w:tc>
        <w:tc>
          <w:tcPr>
            <w:tcW w:w="4654" w:type="dxa"/>
            <w:shd w:val="clear" w:color="auto" w:fill="BFBFBF"/>
          </w:tcPr>
          <w:p w:rsidR="007B0D7A" w:rsidRDefault="007B0D7A" w:rsidP="00451CCF">
            <w:pPr>
              <w:rPr>
                <w:b/>
              </w:rPr>
            </w:pPr>
            <w:r>
              <w:rPr>
                <w:b/>
              </w:rPr>
              <w:t>注释</w:t>
            </w:r>
          </w:p>
        </w:tc>
      </w:tr>
      <w:tr w:rsidR="007B0D7A" w:rsidTr="00451CCF">
        <w:trPr>
          <w:trHeight w:val="419"/>
        </w:trPr>
        <w:tc>
          <w:tcPr>
            <w:tcW w:w="2087" w:type="dxa"/>
            <w:shd w:val="clear" w:color="auto" w:fill="F2F2F2"/>
          </w:tcPr>
          <w:p w:rsidR="007B0D7A" w:rsidRDefault="007B0D7A" w:rsidP="00451CCF">
            <w:r>
              <w:t>resCode</w:t>
            </w:r>
          </w:p>
        </w:tc>
        <w:tc>
          <w:tcPr>
            <w:tcW w:w="1765" w:type="dxa"/>
          </w:tcPr>
          <w:p w:rsidR="007B0D7A" w:rsidRDefault="007B0D7A" w:rsidP="00451CCF">
            <w:r>
              <w:t>Integer</w:t>
            </w:r>
          </w:p>
        </w:tc>
        <w:tc>
          <w:tcPr>
            <w:tcW w:w="4654" w:type="dxa"/>
          </w:tcPr>
          <w:p w:rsidR="007B0D7A" w:rsidRDefault="007B0D7A" w:rsidP="00451CCF">
            <w:r>
              <w:t>结果码。结果码。</w:t>
            </w:r>
            <w:r>
              <w:t>200</w:t>
            </w:r>
            <w:r>
              <w:t>表示成功，</w:t>
            </w:r>
          </w:p>
        </w:tc>
      </w:tr>
      <w:tr w:rsidR="007B0D7A" w:rsidTr="00451CCF">
        <w:trPr>
          <w:trHeight w:val="419"/>
        </w:trPr>
        <w:tc>
          <w:tcPr>
            <w:tcW w:w="2087" w:type="dxa"/>
            <w:shd w:val="clear" w:color="auto" w:fill="F2F2F2"/>
          </w:tcPr>
          <w:p w:rsidR="007B0D7A" w:rsidRDefault="007B0D7A" w:rsidP="00451CCF">
            <w:r>
              <w:t>resDesc</w:t>
            </w:r>
          </w:p>
        </w:tc>
        <w:tc>
          <w:tcPr>
            <w:tcW w:w="1765" w:type="dxa"/>
          </w:tcPr>
          <w:p w:rsidR="007B0D7A" w:rsidRDefault="007B0D7A" w:rsidP="00451CCF">
            <w:r>
              <w:t>String</w:t>
            </w:r>
          </w:p>
        </w:tc>
        <w:tc>
          <w:tcPr>
            <w:tcW w:w="4654" w:type="dxa"/>
          </w:tcPr>
          <w:p w:rsidR="007B0D7A" w:rsidRDefault="007B0D7A" w:rsidP="00451CCF">
            <w:r>
              <w:t>描述</w:t>
            </w:r>
          </w:p>
        </w:tc>
      </w:tr>
      <w:tr w:rsidR="007B0D7A" w:rsidTr="00451CCF">
        <w:trPr>
          <w:trHeight w:val="419"/>
        </w:trPr>
        <w:tc>
          <w:tcPr>
            <w:tcW w:w="2087" w:type="dxa"/>
            <w:shd w:val="clear" w:color="auto" w:fill="F2F2F2"/>
          </w:tcPr>
          <w:p w:rsidR="007B0D7A" w:rsidRDefault="007B0D7A" w:rsidP="00451CCF">
            <w:r>
              <w:t>Title</w:t>
            </w:r>
          </w:p>
        </w:tc>
        <w:tc>
          <w:tcPr>
            <w:tcW w:w="1765" w:type="dxa"/>
          </w:tcPr>
          <w:p w:rsidR="007B0D7A" w:rsidRDefault="007B0D7A" w:rsidP="00451CCF">
            <w:r>
              <w:t>String</w:t>
            </w:r>
          </w:p>
        </w:tc>
        <w:tc>
          <w:tcPr>
            <w:tcW w:w="4654" w:type="dxa"/>
          </w:tcPr>
          <w:p w:rsidR="007B0D7A" w:rsidRDefault="007B0D7A" w:rsidP="00451CCF">
            <w:r>
              <w:t>公告标题</w:t>
            </w:r>
          </w:p>
        </w:tc>
      </w:tr>
      <w:tr w:rsidR="007B0D7A" w:rsidTr="00451CCF">
        <w:trPr>
          <w:trHeight w:val="419"/>
        </w:trPr>
        <w:tc>
          <w:tcPr>
            <w:tcW w:w="2087" w:type="dxa"/>
            <w:shd w:val="clear" w:color="auto" w:fill="F2F2F2"/>
          </w:tcPr>
          <w:p w:rsidR="007B0D7A" w:rsidRDefault="007B0D7A" w:rsidP="00451CCF">
            <w:r>
              <w:t>Content</w:t>
            </w:r>
          </w:p>
        </w:tc>
        <w:tc>
          <w:tcPr>
            <w:tcW w:w="1765" w:type="dxa"/>
          </w:tcPr>
          <w:p w:rsidR="007B0D7A" w:rsidRDefault="007B0D7A" w:rsidP="00451CCF">
            <w:r>
              <w:t>String</w:t>
            </w:r>
          </w:p>
        </w:tc>
        <w:tc>
          <w:tcPr>
            <w:tcW w:w="4654" w:type="dxa"/>
          </w:tcPr>
          <w:p w:rsidR="007B0D7A" w:rsidRDefault="007B0D7A" w:rsidP="00451CCF">
            <w:r>
              <w:t>公告内容</w:t>
            </w:r>
          </w:p>
        </w:tc>
      </w:tr>
      <w:tr w:rsidR="007B0D7A" w:rsidTr="00451CCF">
        <w:trPr>
          <w:trHeight w:val="419"/>
        </w:trPr>
        <w:tc>
          <w:tcPr>
            <w:tcW w:w="2087" w:type="dxa"/>
            <w:shd w:val="clear" w:color="auto" w:fill="F2F2F2"/>
          </w:tcPr>
          <w:p w:rsidR="007B0D7A" w:rsidRDefault="007B0D7A" w:rsidP="00451CCF">
            <w:r>
              <w:t>CreateTime</w:t>
            </w:r>
          </w:p>
        </w:tc>
        <w:tc>
          <w:tcPr>
            <w:tcW w:w="1765" w:type="dxa"/>
          </w:tcPr>
          <w:p w:rsidR="007B0D7A" w:rsidRDefault="007B0D7A" w:rsidP="00451CCF">
            <w:r>
              <w:t>DateTime</w:t>
            </w:r>
          </w:p>
        </w:tc>
        <w:tc>
          <w:tcPr>
            <w:tcW w:w="4654" w:type="dxa"/>
          </w:tcPr>
          <w:p w:rsidR="007B0D7A" w:rsidRDefault="007B0D7A" w:rsidP="00451CCF">
            <w:r>
              <w:t>公告发布时间</w:t>
            </w:r>
          </w:p>
        </w:tc>
      </w:tr>
    </w:tbl>
    <w:p w:rsidR="007B0D7A" w:rsidRDefault="007B0D7A" w:rsidP="007B0D7A"/>
    <w:p w:rsidR="007B0D7A" w:rsidRDefault="007B0D7A" w:rsidP="007B0D7A">
      <w:r>
        <w:t>注：有些公告内容可能存在换段，烦请提供接口方在换段的地方给出</w:t>
      </w:r>
      <w:r>
        <w:t>&lt;br&gt;</w:t>
      </w:r>
    </w:p>
    <w:p w:rsidR="007B0D7A" w:rsidRPr="007B0D7A" w:rsidRDefault="007B0D7A" w:rsidP="007B0D7A">
      <w:r>
        <w:t>标记，方便我们客户端展示</w:t>
      </w:r>
    </w:p>
    <w:p w:rsidR="007B0D7A" w:rsidRDefault="007B0D7A" w:rsidP="007B0D7A">
      <w:pPr>
        <w:pStyle w:val="30"/>
        <w:numPr>
          <w:ilvl w:val="0"/>
          <w:numId w:val="2"/>
        </w:numPr>
      </w:pPr>
      <w:bookmarkStart w:id="3" w:name="_Toc405551077"/>
      <w:r>
        <w:rPr>
          <w:rFonts w:hint="eastAsia"/>
        </w:rPr>
        <w:lastRenderedPageBreak/>
        <w:t>系统公告图片</w:t>
      </w:r>
      <w:bookmarkEnd w:id="3"/>
    </w:p>
    <w:p w:rsidR="007B0D7A" w:rsidRDefault="007B0D7A" w:rsidP="007B0D7A">
      <w:pPr>
        <w:pStyle w:val="5"/>
      </w:pPr>
      <w:r>
        <w:t>接口描述</w:t>
      </w:r>
    </w:p>
    <w:p w:rsidR="007B0D7A" w:rsidRDefault="00B50774" w:rsidP="007B0D7A">
      <w:hyperlink r:id="rId11" w:history="1">
        <w:r w:rsidR="007B0D7A">
          <w:rPr>
            <w:rStyle w:val="af0"/>
          </w:rPr>
          <w:t>http://101.95.48.96:8005/public/sjkf/systemnotice/intr_systemnoticephoto_list</w:t>
        </w:r>
      </w:hyperlink>
    </w:p>
    <w:p w:rsidR="007B0D7A" w:rsidRDefault="007B0D7A" w:rsidP="007B0D7A">
      <w:r>
        <w:t>获取系统公告图片列表</w:t>
      </w:r>
    </w:p>
    <w:p w:rsidR="007B0D7A" w:rsidRDefault="007B0D7A" w:rsidP="007B0D7A">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7B0D7A" w:rsidTr="00451CCF">
        <w:tc>
          <w:tcPr>
            <w:tcW w:w="1843" w:type="dxa"/>
            <w:shd w:val="clear" w:color="auto" w:fill="BFBFBF"/>
          </w:tcPr>
          <w:p w:rsidR="007B0D7A" w:rsidRDefault="007B0D7A" w:rsidP="00451CCF">
            <w:pPr>
              <w:rPr>
                <w:b/>
              </w:rPr>
            </w:pPr>
            <w:r>
              <w:rPr>
                <w:b/>
              </w:rPr>
              <w:t>Key</w:t>
            </w:r>
          </w:p>
        </w:tc>
        <w:tc>
          <w:tcPr>
            <w:tcW w:w="1559" w:type="dxa"/>
            <w:shd w:val="clear" w:color="auto" w:fill="BFBFBF"/>
          </w:tcPr>
          <w:p w:rsidR="007B0D7A" w:rsidRDefault="007B0D7A" w:rsidP="00451CCF">
            <w:pPr>
              <w:rPr>
                <w:b/>
              </w:rPr>
            </w:pPr>
            <w:r>
              <w:rPr>
                <w:b/>
              </w:rPr>
              <w:t>类型</w:t>
            </w:r>
          </w:p>
        </w:tc>
        <w:tc>
          <w:tcPr>
            <w:tcW w:w="709" w:type="dxa"/>
            <w:shd w:val="clear" w:color="auto" w:fill="BFBFBF"/>
          </w:tcPr>
          <w:p w:rsidR="007B0D7A" w:rsidRDefault="007B0D7A" w:rsidP="00451CCF">
            <w:pPr>
              <w:rPr>
                <w:b/>
              </w:rPr>
            </w:pPr>
            <w:r>
              <w:rPr>
                <w:b/>
              </w:rPr>
              <w:t>必须</w:t>
            </w:r>
          </w:p>
        </w:tc>
        <w:tc>
          <w:tcPr>
            <w:tcW w:w="1559" w:type="dxa"/>
            <w:shd w:val="clear" w:color="auto" w:fill="BFBFBF"/>
          </w:tcPr>
          <w:p w:rsidR="007B0D7A" w:rsidRDefault="007B0D7A" w:rsidP="00451CCF">
            <w:pPr>
              <w:ind w:firstLineChars="50" w:firstLine="120"/>
              <w:rPr>
                <w:b/>
              </w:rPr>
            </w:pPr>
            <w:r>
              <w:rPr>
                <w:b/>
              </w:rPr>
              <w:t>的长度</w:t>
            </w:r>
          </w:p>
        </w:tc>
        <w:tc>
          <w:tcPr>
            <w:tcW w:w="4111" w:type="dxa"/>
            <w:shd w:val="clear" w:color="auto" w:fill="BFBFBF"/>
          </w:tcPr>
          <w:p w:rsidR="007B0D7A" w:rsidRDefault="007B0D7A" w:rsidP="00451CCF">
            <w:pPr>
              <w:rPr>
                <w:b/>
              </w:rPr>
            </w:pPr>
            <w:r>
              <w:rPr>
                <w:b/>
              </w:rPr>
              <w:t>注释</w:t>
            </w:r>
          </w:p>
        </w:tc>
      </w:tr>
    </w:tbl>
    <w:p w:rsidR="007B0D7A" w:rsidRDefault="007B0D7A" w:rsidP="007B0D7A">
      <w:pPr>
        <w:pStyle w:val="5"/>
      </w:pPr>
      <w: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B0D7A" w:rsidTr="00451CCF">
        <w:trPr>
          <w:trHeight w:val="404"/>
        </w:trPr>
        <w:tc>
          <w:tcPr>
            <w:tcW w:w="2087" w:type="dxa"/>
            <w:shd w:val="clear" w:color="auto" w:fill="BFBFBF"/>
          </w:tcPr>
          <w:p w:rsidR="007B0D7A" w:rsidRDefault="007B0D7A" w:rsidP="00451CCF">
            <w:pPr>
              <w:rPr>
                <w:b/>
              </w:rPr>
            </w:pPr>
            <w:r>
              <w:rPr>
                <w:b/>
              </w:rPr>
              <w:t>Key</w:t>
            </w:r>
          </w:p>
        </w:tc>
        <w:tc>
          <w:tcPr>
            <w:tcW w:w="1765" w:type="dxa"/>
            <w:shd w:val="clear" w:color="auto" w:fill="BFBFBF"/>
          </w:tcPr>
          <w:p w:rsidR="007B0D7A" w:rsidRDefault="007B0D7A" w:rsidP="00451CCF">
            <w:pPr>
              <w:rPr>
                <w:b/>
              </w:rPr>
            </w:pPr>
            <w:r>
              <w:rPr>
                <w:b/>
              </w:rPr>
              <w:t>类型</w:t>
            </w:r>
          </w:p>
        </w:tc>
        <w:tc>
          <w:tcPr>
            <w:tcW w:w="4654" w:type="dxa"/>
            <w:shd w:val="clear" w:color="auto" w:fill="BFBFBF"/>
          </w:tcPr>
          <w:p w:rsidR="007B0D7A" w:rsidRDefault="007B0D7A" w:rsidP="00451CCF">
            <w:pPr>
              <w:rPr>
                <w:b/>
              </w:rPr>
            </w:pPr>
            <w:r>
              <w:rPr>
                <w:b/>
              </w:rPr>
              <w:t>注释</w:t>
            </w:r>
          </w:p>
        </w:tc>
      </w:tr>
      <w:tr w:rsidR="007B0D7A" w:rsidTr="00451CCF">
        <w:trPr>
          <w:trHeight w:val="419"/>
        </w:trPr>
        <w:tc>
          <w:tcPr>
            <w:tcW w:w="2087" w:type="dxa"/>
            <w:shd w:val="clear" w:color="auto" w:fill="F2F2F2"/>
          </w:tcPr>
          <w:p w:rsidR="007B0D7A" w:rsidRDefault="007B0D7A" w:rsidP="00451CCF">
            <w:r>
              <w:t>resCode</w:t>
            </w:r>
          </w:p>
        </w:tc>
        <w:tc>
          <w:tcPr>
            <w:tcW w:w="1765" w:type="dxa"/>
          </w:tcPr>
          <w:p w:rsidR="007B0D7A" w:rsidRDefault="007B0D7A" w:rsidP="00451CCF">
            <w:r>
              <w:t>Integer</w:t>
            </w:r>
          </w:p>
        </w:tc>
        <w:tc>
          <w:tcPr>
            <w:tcW w:w="4654" w:type="dxa"/>
          </w:tcPr>
          <w:p w:rsidR="007B0D7A" w:rsidRDefault="007B0D7A" w:rsidP="00451CCF">
            <w:r>
              <w:t>结果码。结果码。</w:t>
            </w:r>
            <w:r>
              <w:t>200</w:t>
            </w:r>
            <w:r>
              <w:t>表示成功，</w:t>
            </w:r>
          </w:p>
        </w:tc>
      </w:tr>
      <w:tr w:rsidR="007B0D7A" w:rsidTr="00451CCF">
        <w:trPr>
          <w:trHeight w:val="419"/>
        </w:trPr>
        <w:tc>
          <w:tcPr>
            <w:tcW w:w="2087" w:type="dxa"/>
            <w:shd w:val="clear" w:color="auto" w:fill="F2F2F2"/>
          </w:tcPr>
          <w:p w:rsidR="007B0D7A" w:rsidRDefault="007B0D7A" w:rsidP="00451CCF">
            <w:r>
              <w:t>resDesc</w:t>
            </w:r>
          </w:p>
        </w:tc>
        <w:tc>
          <w:tcPr>
            <w:tcW w:w="1765" w:type="dxa"/>
          </w:tcPr>
          <w:p w:rsidR="007B0D7A" w:rsidRDefault="007B0D7A" w:rsidP="00451CCF">
            <w:r>
              <w:t>String</w:t>
            </w:r>
          </w:p>
        </w:tc>
        <w:tc>
          <w:tcPr>
            <w:tcW w:w="4654" w:type="dxa"/>
          </w:tcPr>
          <w:p w:rsidR="007B0D7A" w:rsidRDefault="007B0D7A" w:rsidP="00451CCF">
            <w:r>
              <w:t>描述</w:t>
            </w:r>
          </w:p>
        </w:tc>
      </w:tr>
      <w:tr w:rsidR="007B0D7A" w:rsidTr="00451CCF">
        <w:trPr>
          <w:trHeight w:val="419"/>
        </w:trPr>
        <w:tc>
          <w:tcPr>
            <w:tcW w:w="2087" w:type="dxa"/>
            <w:shd w:val="clear" w:color="auto" w:fill="F2F2F2"/>
          </w:tcPr>
          <w:p w:rsidR="007B0D7A" w:rsidRDefault="007B0D7A" w:rsidP="00451CCF">
            <w:r>
              <w:t>totalCount</w:t>
            </w:r>
          </w:p>
        </w:tc>
        <w:tc>
          <w:tcPr>
            <w:tcW w:w="1765" w:type="dxa"/>
          </w:tcPr>
          <w:p w:rsidR="007B0D7A" w:rsidRDefault="007B0D7A" w:rsidP="00451CCF">
            <w:r>
              <w:t>Integer</w:t>
            </w:r>
          </w:p>
        </w:tc>
        <w:tc>
          <w:tcPr>
            <w:tcW w:w="4654" w:type="dxa"/>
          </w:tcPr>
          <w:p w:rsidR="007B0D7A" w:rsidRDefault="007B0D7A" w:rsidP="00451CCF">
            <w:r>
              <w:t>公告条数</w:t>
            </w:r>
          </w:p>
        </w:tc>
      </w:tr>
      <w:tr w:rsidR="007B0D7A" w:rsidTr="00451CCF">
        <w:trPr>
          <w:trHeight w:val="419"/>
        </w:trPr>
        <w:tc>
          <w:tcPr>
            <w:tcW w:w="2087" w:type="dxa"/>
            <w:shd w:val="clear" w:color="auto" w:fill="F2F2F2"/>
          </w:tcPr>
          <w:p w:rsidR="007B0D7A" w:rsidRDefault="007B0D7A" w:rsidP="00451CCF">
            <w:r>
              <w:t>items</w:t>
            </w:r>
          </w:p>
        </w:tc>
        <w:tc>
          <w:tcPr>
            <w:tcW w:w="1765" w:type="dxa"/>
          </w:tcPr>
          <w:p w:rsidR="007B0D7A" w:rsidRDefault="007B0D7A" w:rsidP="00451CCF">
            <w:r>
              <w:rPr>
                <w:rFonts w:hint="eastAsia"/>
              </w:rPr>
              <w:t>List</w:t>
            </w:r>
          </w:p>
        </w:tc>
        <w:tc>
          <w:tcPr>
            <w:tcW w:w="4654" w:type="dxa"/>
          </w:tcPr>
          <w:p w:rsidR="007B0D7A" w:rsidRDefault="007B0D7A" w:rsidP="00451CCF"/>
        </w:tc>
      </w:tr>
    </w:tbl>
    <w:p w:rsidR="007B0D7A" w:rsidRDefault="007B0D7A" w:rsidP="007B0D7A">
      <w:r>
        <w:t>items</w:t>
      </w:r>
      <w:r>
        <w:t>：</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7"/>
        <w:gridCol w:w="1701"/>
        <w:gridCol w:w="4677"/>
      </w:tblGrid>
      <w:tr w:rsidR="007B0D7A" w:rsidTr="007B0D7A">
        <w:trPr>
          <w:trHeight w:val="401"/>
        </w:trPr>
        <w:tc>
          <w:tcPr>
            <w:tcW w:w="2127" w:type="dxa"/>
            <w:shd w:val="clear" w:color="auto" w:fill="BFBFBF"/>
          </w:tcPr>
          <w:p w:rsidR="007B0D7A" w:rsidRDefault="007B0D7A" w:rsidP="00451CCF">
            <w:pPr>
              <w:rPr>
                <w:b/>
              </w:rPr>
            </w:pPr>
            <w:r>
              <w:rPr>
                <w:b/>
              </w:rPr>
              <w:t>Key</w:t>
            </w:r>
          </w:p>
        </w:tc>
        <w:tc>
          <w:tcPr>
            <w:tcW w:w="1701" w:type="dxa"/>
            <w:shd w:val="clear" w:color="auto" w:fill="BFBFBF"/>
          </w:tcPr>
          <w:p w:rsidR="007B0D7A" w:rsidRDefault="007B0D7A" w:rsidP="00451CCF">
            <w:pPr>
              <w:rPr>
                <w:b/>
              </w:rPr>
            </w:pPr>
            <w:r>
              <w:rPr>
                <w:b/>
              </w:rPr>
              <w:t>类型</w:t>
            </w:r>
          </w:p>
        </w:tc>
        <w:tc>
          <w:tcPr>
            <w:tcW w:w="4677" w:type="dxa"/>
            <w:shd w:val="clear" w:color="auto" w:fill="BFBFBF"/>
          </w:tcPr>
          <w:p w:rsidR="007B0D7A" w:rsidRDefault="007B0D7A" w:rsidP="00451CCF">
            <w:pPr>
              <w:rPr>
                <w:b/>
              </w:rPr>
            </w:pPr>
            <w:r>
              <w:rPr>
                <w:b/>
              </w:rPr>
              <w:t>注释</w:t>
            </w:r>
          </w:p>
        </w:tc>
      </w:tr>
      <w:tr w:rsidR="007B0D7A" w:rsidTr="007B0D7A">
        <w:trPr>
          <w:trHeight w:val="401"/>
        </w:trPr>
        <w:tc>
          <w:tcPr>
            <w:tcW w:w="2127" w:type="dxa"/>
            <w:shd w:val="clear" w:color="auto" w:fill="F2F2F2"/>
          </w:tcPr>
          <w:p w:rsidR="007B0D7A" w:rsidRDefault="007B0D7A" w:rsidP="00451CCF">
            <w:r>
              <w:t>ID</w:t>
            </w:r>
          </w:p>
        </w:tc>
        <w:tc>
          <w:tcPr>
            <w:tcW w:w="1701" w:type="dxa"/>
          </w:tcPr>
          <w:p w:rsidR="007B0D7A" w:rsidRDefault="007B0D7A" w:rsidP="00451CCF">
            <w:r>
              <w:t>String</w:t>
            </w:r>
          </w:p>
        </w:tc>
        <w:tc>
          <w:tcPr>
            <w:tcW w:w="4677" w:type="dxa"/>
          </w:tcPr>
          <w:p w:rsidR="007B0D7A" w:rsidRDefault="007B0D7A" w:rsidP="00451CCF">
            <w:r>
              <w:t>图片</w:t>
            </w:r>
            <w:r>
              <w:t>ID</w:t>
            </w:r>
          </w:p>
        </w:tc>
      </w:tr>
      <w:tr w:rsidR="007B0D7A" w:rsidTr="007B0D7A">
        <w:trPr>
          <w:trHeight w:val="401"/>
        </w:trPr>
        <w:tc>
          <w:tcPr>
            <w:tcW w:w="2127" w:type="dxa"/>
            <w:shd w:val="clear" w:color="auto" w:fill="F2F2F2"/>
          </w:tcPr>
          <w:p w:rsidR="007B0D7A" w:rsidRDefault="007B0D7A" w:rsidP="00451CCF">
            <w:r>
              <w:rPr>
                <w:rFonts w:hint="eastAsia"/>
              </w:rPr>
              <w:t>ADDESC</w:t>
            </w:r>
          </w:p>
        </w:tc>
        <w:tc>
          <w:tcPr>
            <w:tcW w:w="1701" w:type="dxa"/>
          </w:tcPr>
          <w:p w:rsidR="007B0D7A" w:rsidRDefault="007B0D7A" w:rsidP="00451CCF">
            <w:r>
              <w:t>String</w:t>
            </w:r>
          </w:p>
        </w:tc>
        <w:tc>
          <w:tcPr>
            <w:tcW w:w="4677" w:type="dxa"/>
          </w:tcPr>
          <w:p w:rsidR="007B0D7A" w:rsidRDefault="007B0D7A" w:rsidP="00451CCF">
            <w:r>
              <w:t>图片</w:t>
            </w:r>
            <w:r>
              <w:rPr>
                <w:rFonts w:hint="eastAsia"/>
              </w:rPr>
              <w:t>描叙</w:t>
            </w:r>
          </w:p>
        </w:tc>
      </w:tr>
      <w:tr w:rsidR="007B0D7A" w:rsidTr="007B0D7A">
        <w:trPr>
          <w:trHeight w:val="401"/>
        </w:trPr>
        <w:tc>
          <w:tcPr>
            <w:tcW w:w="2127" w:type="dxa"/>
            <w:shd w:val="clear" w:color="auto" w:fill="F2F2F2"/>
          </w:tcPr>
          <w:p w:rsidR="007B0D7A" w:rsidRDefault="007B0D7A" w:rsidP="00451CCF">
            <w:r>
              <w:rPr>
                <w:rFonts w:hint="eastAsia"/>
              </w:rPr>
              <w:t>IMGURL</w:t>
            </w:r>
          </w:p>
        </w:tc>
        <w:tc>
          <w:tcPr>
            <w:tcW w:w="1701" w:type="dxa"/>
          </w:tcPr>
          <w:p w:rsidR="007B0D7A" w:rsidRDefault="007B0D7A" w:rsidP="00451CCF">
            <w:r>
              <w:t>String</w:t>
            </w:r>
          </w:p>
        </w:tc>
        <w:tc>
          <w:tcPr>
            <w:tcW w:w="4677" w:type="dxa"/>
          </w:tcPr>
          <w:p w:rsidR="007B0D7A" w:rsidRDefault="007B0D7A" w:rsidP="00451CCF">
            <w:r>
              <w:t>图片地址</w:t>
            </w:r>
          </w:p>
        </w:tc>
      </w:tr>
    </w:tbl>
    <w:p w:rsidR="007B0D7A" w:rsidRPr="007B0D7A" w:rsidRDefault="007B0D7A" w:rsidP="007B0D7A">
      <w:r>
        <w:t>注：此处排序，烦请根据</w:t>
      </w:r>
      <w:r>
        <w:rPr>
          <w:rFonts w:hint="eastAsia"/>
        </w:rPr>
        <w:t>排序字段（</w:t>
      </w:r>
      <w:r>
        <w:rPr>
          <w:rFonts w:hint="eastAsia"/>
        </w:rPr>
        <w:t>sort</w:t>
      </w:r>
      <w:r>
        <w:rPr>
          <w:rFonts w:hint="eastAsia"/>
        </w:rPr>
        <w:t>）降序（值越大越靠前）</w:t>
      </w:r>
    </w:p>
    <w:p w:rsidR="007B0D7A" w:rsidRDefault="007B0D7A" w:rsidP="007B0D7A">
      <w:pPr>
        <w:pStyle w:val="30"/>
        <w:numPr>
          <w:ilvl w:val="0"/>
          <w:numId w:val="2"/>
        </w:numPr>
      </w:pPr>
      <w:bookmarkStart w:id="4" w:name="_Toc405551078"/>
      <w:r>
        <w:rPr>
          <w:rFonts w:hint="eastAsia"/>
        </w:rPr>
        <w:t>首页</w:t>
      </w:r>
      <w:r>
        <w:rPr>
          <w:rFonts w:hint="eastAsia"/>
        </w:rPr>
        <w:t>banner</w:t>
      </w:r>
      <w:bookmarkEnd w:id="4"/>
    </w:p>
    <w:p w:rsidR="007B0D7A" w:rsidRDefault="007B0D7A" w:rsidP="007B0D7A">
      <w:pPr>
        <w:pStyle w:val="5"/>
      </w:pPr>
      <w:r>
        <w:t>接口描述</w:t>
      </w:r>
    </w:p>
    <w:p w:rsidR="007B0D7A" w:rsidRDefault="00B50774" w:rsidP="007B0D7A">
      <w:hyperlink r:id="rId12" w:history="1">
        <w:r w:rsidR="007B0D7A">
          <w:rPr>
            <w:rStyle w:val="af0"/>
          </w:rPr>
          <w:t>http://101.95.48.96:8005/public/sjkf/systemnotice/intr_</w:t>
        </w:r>
        <w:r w:rsidR="007B0D7A">
          <w:rPr>
            <w:rStyle w:val="af0"/>
            <w:rFonts w:hint="eastAsia"/>
          </w:rPr>
          <w:t>homebanner</w:t>
        </w:r>
        <w:r w:rsidR="007B0D7A">
          <w:rPr>
            <w:rStyle w:val="af0"/>
          </w:rPr>
          <w:t>_list</w:t>
        </w:r>
      </w:hyperlink>
    </w:p>
    <w:p w:rsidR="007B0D7A" w:rsidRDefault="007B0D7A" w:rsidP="007B0D7A">
      <w:r>
        <w:t>获取系统公告图片列表</w:t>
      </w:r>
    </w:p>
    <w:p w:rsidR="007B0D7A" w:rsidRDefault="007B0D7A" w:rsidP="007B0D7A">
      <w:pPr>
        <w:pStyle w:val="5"/>
      </w:pPr>
      <w: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7B0D7A" w:rsidTr="00451CCF">
        <w:tc>
          <w:tcPr>
            <w:tcW w:w="1843" w:type="dxa"/>
            <w:tcBorders>
              <w:bottom w:val="single" w:sz="6" w:space="0" w:color="auto"/>
            </w:tcBorders>
            <w:shd w:val="clear" w:color="auto" w:fill="A6A6A6"/>
          </w:tcPr>
          <w:p w:rsidR="007B0D7A" w:rsidRDefault="007B0D7A" w:rsidP="00451CCF">
            <w:pPr>
              <w:rPr>
                <w:b/>
              </w:rPr>
            </w:pPr>
            <w:r>
              <w:rPr>
                <w:b/>
              </w:rPr>
              <w:t>Key</w:t>
            </w:r>
          </w:p>
        </w:tc>
        <w:tc>
          <w:tcPr>
            <w:tcW w:w="1559" w:type="dxa"/>
            <w:tcBorders>
              <w:bottom w:val="single" w:sz="6" w:space="0" w:color="auto"/>
            </w:tcBorders>
            <w:shd w:val="clear" w:color="auto" w:fill="A6A6A6"/>
          </w:tcPr>
          <w:p w:rsidR="007B0D7A" w:rsidRDefault="007B0D7A" w:rsidP="00451CCF">
            <w:pPr>
              <w:rPr>
                <w:b/>
              </w:rPr>
            </w:pPr>
            <w:r>
              <w:rPr>
                <w:b/>
              </w:rPr>
              <w:t>类型</w:t>
            </w:r>
          </w:p>
        </w:tc>
        <w:tc>
          <w:tcPr>
            <w:tcW w:w="709" w:type="dxa"/>
            <w:tcBorders>
              <w:bottom w:val="single" w:sz="6" w:space="0" w:color="auto"/>
            </w:tcBorders>
            <w:shd w:val="clear" w:color="auto" w:fill="A6A6A6"/>
          </w:tcPr>
          <w:p w:rsidR="007B0D7A" w:rsidRDefault="007B0D7A" w:rsidP="00451CCF">
            <w:pPr>
              <w:rPr>
                <w:b/>
              </w:rPr>
            </w:pPr>
            <w:r>
              <w:rPr>
                <w:b/>
              </w:rPr>
              <w:t>必须</w:t>
            </w:r>
          </w:p>
        </w:tc>
        <w:tc>
          <w:tcPr>
            <w:tcW w:w="1559" w:type="dxa"/>
            <w:tcBorders>
              <w:bottom w:val="single" w:sz="6" w:space="0" w:color="auto"/>
            </w:tcBorders>
            <w:shd w:val="clear" w:color="auto" w:fill="A6A6A6"/>
          </w:tcPr>
          <w:p w:rsidR="007B0D7A" w:rsidRDefault="007B0D7A" w:rsidP="00451CCF">
            <w:pPr>
              <w:ind w:firstLineChars="50" w:firstLine="120"/>
              <w:rPr>
                <w:b/>
              </w:rPr>
            </w:pPr>
            <w:r>
              <w:rPr>
                <w:b/>
              </w:rPr>
              <w:t>的长度</w:t>
            </w:r>
          </w:p>
        </w:tc>
        <w:tc>
          <w:tcPr>
            <w:tcW w:w="4111" w:type="dxa"/>
            <w:tcBorders>
              <w:bottom w:val="single" w:sz="6" w:space="0" w:color="auto"/>
            </w:tcBorders>
            <w:shd w:val="clear" w:color="auto" w:fill="A6A6A6"/>
          </w:tcPr>
          <w:p w:rsidR="007B0D7A" w:rsidRDefault="007B0D7A" w:rsidP="00451CCF">
            <w:pPr>
              <w:rPr>
                <w:b/>
              </w:rPr>
            </w:pPr>
            <w:r>
              <w:rPr>
                <w:b/>
              </w:rPr>
              <w:t>注释</w:t>
            </w:r>
          </w:p>
        </w:tc>
      </w:tr>
      <w:tr w:rsidR="007B0D7A" w:rsidTr="00451CCF">
        <w:tc>
          <w:tcPr>
            <w:tcW w:w="1843" w:type="dxa"/>
          </w:tcPr>
          <w:p w:rsidR="007B0D7A" w:rsidRDefault="007B0D7A" w:rsidP="00451CCF">
            <w:pPr>
              <w:rPr>
                <w:b/>
                <w:color w:val="FF0000"/>
                <w:highlight w:val="yellow"/>
              </w:rPr>
            </w:pPr>
            <w:r>
              <w:rPr>
                <w:rFonts w:hint="eastAsia"/>
                <w:b/>
                <w:color w:val="FF0000"/>
                <w:highlight w:val="yellow"/>
              </w:rPr>
              <w:t>deviceOS</w:t>
            </w:r>
          </w:p>
        </w:tc>
        <w:tc>
          <w:tcPr>
            <w:tcW w:w="1559" w:type="dxa"/>
          </w:tcPr>
          <w:p w:rsidR="007B0D7A" w:rsidRDefault="007B0D7A" w:rsidP="00451CCF">
            <w:pPr>
              <w:rPr>
                <w:b/>
                <w:color w:val="FF0000"/>
                <w:highlight w:val="yellow"/>
              </w:rPr>
            </w:pPr>
            <w:r>
              <w:rPr>
                <w:rFonts w:hint="eastAsia"/>
                <w:b/>
                <w:color w:val="FF0000"/>
                <w:highlight w:val="yellow"/>
              </w:rPr>
              <w:t>String</w:t>
            </w:r>
          </w:p>
        </w:tc>
        <w:tc>
          <w:tcPr>
            <w:tcW w:w="709" w:type="dxa"/>
          </w:tcPr>
          <w:p w:rsidR="007B0D7A" w:rsidRDefault="007B0D7A" w:rsidP="00451CCF">
            <w:pPr>
              <w:rPr>
                <w:b/>
                <w:color w:val="FF0000"/>
                <w:highlight w:val="yellow"/>
              </w:rPr>
            </w:pPr>
            <w:r>
              <w:rPr>
                <w:rFonts w:hint="eastAsia"/>
                <w:b/>
                <w:color w:val="FF0000"/>
                <w:highlight w:val="yellow"/>
              </w:rPr>
              <w:t>是</w:t>
            </w:r>
          </w:p>
        </w:tc>
        <w:tc>
          <w:tcPr>
            <w:tcW w:w="1559" w:type="dxa"/>
          </w:tcPr>
          <w:p w:rsidR="007B0D7A" w:rsidRDefault="007B0D7A" w:rsidP="00451CCF">
            <w:pPr>
              <w:rPr>
                <w:b/>
                <w:color w:val="FF0000"/>
                <w:highlight w:val="yellow"/>
              </w:rPr>
            </w:pPr>
          </w:p>
        </w:tc>
        <w:tc>
          <w:tcPr>
            <w:tcW w:w="4111" w:type="dxa"/>
          </w:tcPr>
          <w:p w:rsidR="007B0D7A" w:rsidRDefault="007B0D7A" w:rsidP="00451CCF">
            <w:pPr>
              <w:rPr>
                <w:b/>
                <w:color w:val="FF0000"/>
                <w:highlight w:val="yellow"/>
              </w:rPr>
            </w:pPr>
            <w:r>
              <w:rPr>
                <w:rFonts w:hint="eastAsia"/>
                <w:b/>
                <w:color w:val="FF0000"/>
                <w:highlight w:val="yellow"/>
              </w:rPr>
              <w:t xml:space="preserve">android </w:t>
            </w:r>
            <w:r>
              <w:rPr>
                <w:rFonts w:hint="eastAsia"/>
                <w:b/>
                <w:color w:val="FF0000"/>
                <w:highlight w:val="yellow"/>
              </w:rPr>
              <w:t>或者</w:t>
            </w:r>
            <w:r>
              <w:rPr>
                <w:rFonts w:hint="eastAsia"/>
                <w:b/>
                <w:color w:val="FF0000"/>
                <w:highlight w:val="yellow"/>
              </w:rPr>
              <w:t xml:space="preserve"> iOS</w:t>
            </w:r>
          </w:p>
        </w:tc>
      </w:tr>
      <w:tr w:rsidR="007B0D7A" w:rsidTr="00451CCF">
        <w:tc>
          <w:tcPr>
            <w:tcW w:w="1843" w:type="dxa"/>
          </w:tcPr>
          <w:p w:rsidR="007B0D7A" w:rsidRDefault="007B0D7A" w:rsidP="00451CCF">
            <w:r>
              <w:rPr>
                <w:rFonts w:hint="eastAsia"/>
              </w:rPr>
              <w:t>cnt</w:t>
            </w:r>
          </w:p>
        </w:tc>
        <w:tc>
          <w:tcPr>
            <w:tcW w:w="1559" w:type="dxa"/>
          </w:tcPr>
          <w:p w:rsidR="007B0D7A" w:rsidRDefault="007B0D7A" w:rsidP="00451CCF">
            <w:r>
              <w:rPr>
                <w:rFonts w:hint="eastAsia"/>
              </w:rPr>
              <w:t>int</w:t>
            </w:r>
          </w:p>
        </w:tc>
        <w:tc>
          <w:tcPr>
            <w:tcW w:w="709" w:type="dxa"/>
          </w:tcPr>
          <w:p w:rsidR="007B0D7A" w:rsidRDefault="007B0D7A" w:rsidP="00451CCF">
            <w:r>
              <w:rPr>
                <w:rFonts w:hint="eastAsia"/>
              </w:rPr>
              <w:t>否</w:t>
            </w:r>
          </w:p>
        </w:tc>
        <w:tc>
          <w:tcPr>
            <w:tcW w:w="1559" w:type="dxa"/>
          </w:tcPr>
          <w:p w:rsidR="007B0D7A" w:rsidRDefault="007B0D7A" w:rsidP="00451CCF"/>
        </w:tc>
        <w:tc>
          <w:tcPr>
            <w:tcW w:w="4111" w:type="dxa"/>
          </w:tcPr>
          <w:p w:rsidR="007B0D7A" w:rsidRDefault="007B0D7A" w:rsidP="00451CCF">
            <w:r>
              <w:rPr>
                <w:rFonts w:hint="eastAsia"/>
              </w:rPr>
              <w:t>默认给</w:t>
            </w:r>
            <w:r>
              <w:rPr>
                <w:rFonts w:hint="eastAsia"/>
              </w:rPr>
              <w:t>4</w:t>
            </w:r>
            <w:r>
              <w:rPr>
                <w:rFonts w:hint="eastAsia"/>
              </w:rPr>
              <w:t>条，如果</w:t>
            </w:r>
            <w:r>
              <w:rPr>
                <w:rFonts w:hint="eastAsia"/>
              </w:rPr>
              <w:t>cnt</w:t>
            </w:r>
            <w:r>
              <w:rPr>
                <w:rFonts w:hint="eastAsia"/>
              </w:rPr>
              <w:t>不为空，以实际的为准</w:t>
            </w:r>
          </w:p>
        </w:tc>
      </w:tr>
    </w:tbl>
    <w:p w:rsidR="007B0D7A" w:rsidRDefault="007B0D7A" w:rsidP="007B0D7A">
      <w:pPr>
        <w:pStyle w:val="5"/>
      </w:pPr>
      <w: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B0D7A" w:rsidTr="00451CCF">
        <w:trPr>
          <w:trHeight w:val="404"/>
        </w:trPr>
        <w:tc>
          <w:tcPr>
            <w:tcW w:w="2087" w:type="dxa"/>
            <w:shd w:val="clear" w:color="auto" w:fill="BFBFBF"/>
          </w:tcPr>
          <w:p w:rsidR="007B0D7A" w:rsidRDefault="007B0D7A" w:rsidP="00451CCF">
            <w:pPr>
              <w:rPr>
                <w:b/>
              </w:rPr>
            </w:pPr>
            <w:r>
              <w:rPr>
                <w:b/>
              </w:rPr>
              <w:t>Key</w:t>
            </w:r>
          </w:p>
        </w:tc>
        <w:tc>
          <w:tcPr>
            <w:tcW w:w="1765" w:type="dxa"/>
            <w:shd w:val="clear" w:color="auto" w:fill="BFBFBF"/>
          </w:tcPr>
          <w:p w:rsidR="007B0D7A" w:rsidRDefault="007B0D7A" w:rsidP="00451CCF">
            <w:pPr>
              <w:rPr>
                <w:b/>
              </w:rPr>
            </w:pPr>
            <w:r>
              <w:rPr>
                <w:b/>
              </w:rPr>
              <w:t>类型</w:t>
            </w:r>
          </w:p>
        </w:tc>
        <w:tc>
          <w:tcPr>
            <w:tcW w:w="4654" w:type="dxa"/>
            <w:shd w:val="clear" w:color="auto" w:fill="BFBFBF"/>
          </w:tcPr>
          <w:p w:rsidR="007B0D7A" w:rsidRDefault="007B0D7A" w:rsidP="00451CCF">
            <w:pPr>
              <w:rPr>
                <w:b/>
              </w:rPr>
            </w:pPr>
            <w:r>
              <w:rPr>
                <w:b/>
              </w:rPr>
              <w:t>注释</w:t>
            </w:r>
          </w:p>
        </w:tc>
      </w:tr>
      <w:tr w:rsidR="007B0D7A" w:rsidTr="00451CCF">
        <w:trPr>
          <w:trHeight w:val="419"/>
        </w:trPr>
        <w:tc>
          <w:tcPr>
            <w:tcW w:w="2087" w:type="dxa"/>
            <w:shd w:val="clear" w:color="auto" w:fill="F2F2F2"/>
          </w:tcPr>
          <w:p w:rsidR="007B0D7A" w:rsidRDefault="007B0D7A" w:rsidP="00451CCF">
            <w:r>
              <w:t>resCode</w:t>
            </w:r>
          </w:p>
        </w:tc>
        <w:tc>
          <w:tcPr>
            <w:tcW w:w="1765" w:type="dxa"/>
          </w:tcPr>
          <w:p w:rsidR="007B0D7A" w:rsidRDefault="007B0D7A" w:rsidP="00451CCF">
            <w:r>
              <w:t>Integer</w:t>
            </w:r>
          </w:p>
        </w:tc>
        <w:tc>
          <w:tcPr>
            <w:tcW w:w="4654" w:type="dxa"/>
          </w:tcPr>
          <w:p w:rsidR="007B0D7A" w:rsidRDefault="007B0D7A" w:rsidP="00451CCF">
            <w:r>
              <w:t>结果码。结果码。</w:t>
            </w:r>
            <w:r>
              <w:t>200</w:t>
            </w:r>
            <w:r>
              <w:t>表示成功，</w:t>
            </w:r>
          </w:p>
        </w:tc>
      </w:tr>
      <w:tr w:rsidR="007B0D7A" w:rsidTr="00451CCF">
        <w:trPr>
          <w:trHeight w:val="419"/>
        </w:trPr>
        <w:tc>
          <w:tcPr>
            <w:tcW w:w="2087" w:type="dxa"/>
            <w:shd w:val="clear" w:color="auto" w:fill="F2F2F2"/>
          </w:tcPr>
          <w:p w:rsidR="007B0D7A" w:rsidRDefault="007B0D7A" w:rsidP="00451CCF">
            <w:r>
              <w:t>resDesc</w:t>
            </w:r>
          </w:p>
        </w:tc>
        <w:tc>
          <w:tcPr>
            <w:tcW w:w="1765" w:type="dxa"/>
          </w:tcPr>
          <w:p w:rsidR="007B0D7A" w:rsidRDefault="007B0D7A" w:rsidP="00451CCF">
            <w:r>
              <w:t>String</w:t>
            </w:r>
          </w:p>
        </w:tc>
        <w:tc>
          <w:tcPr>
            <w:tcW w:w="4654" w:type="dxa"/>
          </w:tcPr>
          <w:p w:rsidR="007B0D7A" w:rsidRDefault="007B0D7A" w:rsidP="00451CCF">
            <w:r>
              <w:t>描述</w:t>
            </w:r>
          </w:p>
        </w:tc>
      </w:tr>
      <w:tr w:rsidR="007B0D7A" w:rsidTr="00451CCF">
        <w:trPr>
          <w:trHeight w:val="419"/>
        </w:trPr>
        <w:tc>
          <w:tcPr>
            <w:tcW w:w="2087" w:type="dxa"/>
            <w:shd w:val="clear" w:color="auto" w:fill="F2F2F2"/>
          </w:tcPr>
          <w:p w:rsidR="007B0D7A" w:rsidRDefault="007B0D7A" w:rsidP="00451CCF">
            <w:r>
              <w:t>totalCount</w:t>
            </w:r>
          </w:p>
        </w:tc>
        <w:tc>
          <w:tcPr>
            <w:tcW w:w="1765" w:type="dxa"/>
          </w:tcPr>
          <w:p w:rsidR="007B0D7A" w:rsidRDefault="007B0D7A" w:rsidP="00451CCF">
            <w:r>
              <w:t>Integer</w:t>
            </w:r>
          </w:p>
        </w:tc>
        <w:tc>
          <w:tcPr>
            <w:tcW w:w="4654" w:type="dxa"/>
          </w:tcPr>
          <w:p w:rsidR="007B0D7A" w:rsidRDefault="007B0D7A" w:rsidP="00451CCF">
            <w:r>
              <w:t>公告条数</w:t>
            </w:r>
          </w:p>
        </w:tc>
      </w:tr>
      <w:tr w:rsidR="007B0D7A" w:rsidTr="00451CCF">
        <w:trPr>
          <w:trHeight w:val="419"/>
        </w:trPr>
        <w:tc>
          <w:tcPr>
            <w:tcW w:w="2087" w:type="dxa"/>
            <w:shd w:val="clear" w:color="auto" w:fill="F2F2F2"/>
          </w:tcPr>
          <w:p w:rsidR="007B0D7A" w:rsidRDefault="007B0D7A" w:rsidP="00451CCF">
            <w:r>
              <w:t>items</w:t>
            </w:r>
          </w:p>
        </w:tc>
        <w:tc>
          <w:tcPr>
            <w:tcW w:w="1765" w:type="dxa"/>
          </w:tcPr>
          <w:p w:rsidR="007B0D7A" w:rsidRDefault="007B0D7A" w:rsidP="00451CCF">
            <w:r>
              <w:rPr>
                <w:rFonts w:hint="eastAsia"/>
              </w:rPr>
              <w:t>List</w:t>
            </w:r>
          </w:p>
        </w:tc>
        <w:tc>
          <w:tcPr>
            <w:tcW w:w="4654" w:type="dxa"/>
          </w:tcPr>
          <w:p w:rsidR="007B0D7A" w:rsidRDefault="007B0D7A" w:rsidP="00451CCF"/>
        </w:tc>
      </w:tr>
    </w:tbl>
    <w:p w:rsidR="007B0D7A" w:rsidRDefault="007B0D7A" w:rsidP="007B0D7A">
      <w:r>
        <w:t>items</w:t>
      </w:r>
      <w:r>
        <w:t>：</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27"/>
        <w:gridCol w:w="1701"/>
        <w:gridCol w:w="4677"/>
      </w:tblGrid>
      <w:tr w:rsidR="007B0D7A" w:rsidTr="007B0D7A">
        <w:trPr>
          <w:trHeight w:val="401"/>
        </w:trPr>
        <w:tc>
          <w:tcPr>
            <w:tcW w:w="2127" w:type="dxa"/>
            <w:shd w:val="clear" w:color="auto" w:fill="BFBFBF"/>
          </w:tcPr>
          <w:p w:rsidR="007B0D7A" w:rsidRDefault="007B0D7A" w:rsidP="00451CCF">
            <w:pPr>
              <w:rPr>
                <w:b/>
              </w:rPr>
            </w:pPr>
            <w:r>
              <w:rPr>
                <w:b/>
              </w:rPr>
              <w:t>Key</w:t>
            </w:r>
          </w:p>
        </w:tc>
        <w:tc>
          <w:tcPr>
            <w:tcW w:w="1701" w:type="dxa"/>
            <w:shd w:val="clear" w:color="auto" w:fill="BFBFBF"/>
          </w:tcPr>
          <w:p w:rsidR="007B0D7A" w:rsidRDefault="007B0D7A" w:rsidP="00451CCF">
            <w:pPr>
              <w:rPr>
                <w:b/>
              </w:rPr>
            </w:pPr>
            <w:r>
              <w:rPr>
                <w:b/>
              </w:rPr>
              <w:t>类型</w:t>
            </w:r>
          </w:p>
        </w:tc>
        <w:tc>
          <w:tcPr>
            <w:tcW w:w="4677" w:type="dxa"/>
            <w:shd w:val="clear" w:color="auto" w:fill="BFBFBF"/>
          </w:tcPr>
          <w:p w:rsidR="007B0D7A" w:rsidRDefault="007B0D7A" w:rsidP="00451CCF">
            <w:pPr>
              <w:rPr>
                <w:b/>
              </w:rPr>
            </w:pPr>
            <w:r>
              <w:rPr>
                <w:b/>
              </w:rPr>
              <w:t>注释</w:t>
            </w:r>
          </w:p>
        </w:tc>
      </w:tr>
      <w:tr w:rsidR="007B0D7A" w:rsidTr="007B0D7A">
        <w:trPr>
          <w:trHeight w:val="401"/>
        </w:trPr>
        <w:tc>
          <w:tcPr>
            <w:tcW w:w="2127" w:type="dxa"/>
            <w:shd w:val="clear" w:color="auto" w:fill="F2F2F2"/>
          </w:tcPr>
          <w:p w:rsidR="007B0D7A" w:rsidRDefault="007B0D7A" w:rsidP="00451CCF">
            <w:r>
              <w:t>ID</w:t>
            </w:r>
          </w:p>
        </w:tc>
        <w:tc>
          <w:tcPr>
            <w:tcW w:w="1701" w:type="dxa"/>
          </w:tcPr>
          <w:p w:rsidR="007B0D7A" w:rsidRDefault="007B0D7A" w:rsidP="00451CCF">
            <w:r>
              <w:t>String</w:t>
            </w:r>
          </w:p>
        </w:tc>
        <w:tc>
          <w:tcPr>
            <w:tcW w:w="4677" w:type="dxa"/>
          </w:tcPr>
          <w:p w:rsidR="007B0D7A" w:rsidRDefault="007B0D7A" w:rsidP="00451CCF">
            <w:r>
              <w:t>图片</w:t>
            </w:r>
            <w:r>
              <w:t>ID</w:t>
            </w:r>
          </w:p>
        </w:tc>
      </w:tr>
      <w:tr w:rsidR="007B0D7A" w:rsidTr="007B0D7A">
        <w:trPr>
          <w:trHeight w:val="401"/>
        </w:trPr>
        <w:tc>
          <w:tcPr>
            <w:tcW w:w="2127" w:type="dxa"/>
            <w:shd w:val="clear" w:color="auto" w:fill="F2F2F2"/>
          </w:tcPr>
          <w:p w:rsidR="007B0D7A" w:rsidRDefault="007B0D7A" w:rsidP="00451CCF">
            <w:r>
              <w:rPr>
                <w:rFonts w:hint="eastAsia"/>
              </w:rPr>
              <w:t>ADDESC</w:t>
            </w:r>
          </w:p>
        </w:tc>
        <w:tc>
          <w:tcPr>
            <w:tcW w:w="1701" w:type="dxa"/>
          </w:tcPr>
          <w:p w:rsidR="007B0D7A" w:rsidRDefault="007B0D7A" w:rsidP="00451CCF">
            <w:r>
              <w:t>String</w:t>
            </w:r>
          </w:p>
        </w:tc>
        <w:tc>
          <w:tcPr>
            <w:tcW w:w="4677" w:type="dxa"/>
          </w:tcPr>
          <w:p w:rsidR="007B0D7A" w:rsidRDefault="007B0D7A" w:rsidP="00451CCF">
            <w:r>
              <w:t>图片</w:t>
            </w:r>
            <w:r>
              <w:rPr>
                <w:rFonts w:hint="eastAsia"/>
              </w:rPr>
              <w:t>描叙</w:t>
            </w:r>
          </w:p>
        </w:tc>
      </w:tr>
      <w:tr w:rsidR="007B0D7A" w:rsidTr="007B0D7A">
        <w:trPr>
          <w:trHeight w:val="401"/>
        </w:trPr>
        <w:tc>
          <w:tcPr>
            <w:tcW w:w="2127" w:type="dxa"/>
            <w:shd w:val="clear" w:color="auto" w:fill="F2F2F2"/>
          </w:tcPr>
          <w:p w:rsidR="007B0D7A" w:rsidRDefault="007B0D7A" w:rsidP="00451CCF">
            <w:r>
              <w:rPr>
                <w:rFonts w:hint="eastAsia"/>
              </w:rPr>
              <w:t>IMGURL</w:t>
            </w:r>
          </w:p>
        </w:tc>
        <w:tc>
          <w:tcPr>
            <w:tcW w:w="1701" w:type="dxa"/>
          </w:tcPr>
          <w:p w:rsidR="007B0D7A" w:rsidRDefault="007B0D7A" w:rsidP="00451CCF">
            <w:r>
              <w:t>String</w:t>
            </w:r>
          </w:p>
        </w:tc>
        <w:tc>
          <w:tcPr>
            <w:tcW w:w="4677" w:type="dxa"/>
          </w:tcPr>
          <w:p w:rsidR="007B0D7A" w:rsidRDefault="007B0D7A" w:rsidP="00451CCF">
            <w:r>
              <w:t>图片地址</w:t>
            </w:r>
          </w:p>
        </w:tc>
      </w:tr>
      <w:tr w:rsidR="007B0D7A" w:rsidTr="007B0D7A">
        <w:trPr>
          <w:trHeight w:val="401"/>
        </w:trPr>
        <w:tc>
          <w:tcPr>
            <w:tcW w:w="2127" w:type="dxa"/>
            <w:shd w:val="clear" w:color="auto" w:fill="F2F2F2"/>
          </w:tcPr>
          <w:p w:rsidR="007B0D7A" w:rsidRDefault="007B0D7A" w:rsidP="00451CCF">
            <w:r>
              <w:rPr>
                <w:rFonts w:hint="eastAsia"/>
              </w:rPr>
              <w:t>TYPE</w:t>
            </w:r>
          </w:p>
        </w:tc>
        <w:tc>
          <w:tcPr>
            <w:tcW w:w="1701" w:type="dxa"/>
          </w:tcPr>
          <w:p w:rsidR="007B0D7A" w:rsidRDefault="007B0D7A" w:rsidP="00451CCF">
            <w:r>
              <w:t>I</w:t>
            </w:r>
            <w:r>
              <w:rPr>
                <w:rFonts w:hint="eastAsia"/>
              </w:rPr>
              <w:t>nt</w:t>
            </w:r>
          </w:p>
        </w:tc>
        <w:tc>
          <w:tcPr>
            <w:tcW w:w="4677" w:type="dxa"/>
          </w:tcPr>
          <w:p w:rsidR="007B0D7A" w:rsidRDefault="007B0D7A" w:rsidP="00451CCF">
            <w:r>
              <w:rPr>
                <w:rFonts w:hint="eastAsia"/>
              </w:rPr>
              <w:t>0</w:t>
            </w:r>
            <w:r>
              <w:rPr>
                <w:rFonts w:hint="eastAsia"/>
              </w:rPr>
              <w:t>内链</w:t>
            </w:r>
            <w:r>
              <w:rPr>
                <w:rFonts w:hint="eastAsia"/>
              </w:rPr>
              <w:t>1</w:t>
            </w:r>
            <w:r>
              <w:rPr>
                <w:rFonts w:hint="eastAsia"/>
              </w:rPr>
              <w:t>外链</w:t>
            </w:r>
            <w:r>
              <w:rPr>
                <w:rFonts w:hint="eastAsia"/>
              </w:rPr>
              <w:t>2</w:t>
            </w:r>
            <w:r>
              <w:rPr>
                <w:rFonts w:hint="eastAsia"/>
              </w:rPr>
              <w:t>活动链</w:t>
            </w:r>
          </w:p>
        </w:tc>
      </w:tr>
      <w:tr w:rsidR="007B0D7A" w:rsidTr="007B0D7A">
        <w:trPr>
          <w:trHeight w:val="401"/>
        </w:trPr>
        <w:tc>
          <w:tcPr>
            <w:tcW w:w="2127" w:type="dxa"/>
            <w:shd w:val="clear" w:color="auto" w:fill="F2F2F2"/>
          </w:tcPr>
          <w:p w:rsidR="007B0D7A" w:rsidRDefault="007B0D7A" w:rsidP="00451CCF">
            <w:r>
              <w:rPr>
                <w:rFonts w:hint="eastAsia"/>
              </w:rPr>
              <w:t>ADADDR</w:t>
            </w:r>
          </w:p>
        </w:tc>
        <w:tc>
          <w:tcPr>
            <w:tcW w:w="1701" w:type="dxa"/>
          </w:tcPr>
          <w:p w:rsidR="007B0D7A" w:rsidRDefault="007B0D7A" w:rsidP="00451CCF">
            <w:r>
              <w:rPr>
                <w:rFonts w:hint="eastAsia"/>
              </w:rPr>
              <w:t>String</w:t>
            </w:r>
          </w:p>
        </w:tc>
        <w:tc>
          <w:tcPr>
            <w:tcW w:w="4677" w:type="dxa"/>
          </w:tcPr>
          <w:p w:rsidR="007B0D7A" w:rsidRDefault="007B0D7A" w:rsidP="00451CCF">
            <w:r>
              <w:rPr>
                <w:rFonts w:hint="eastAsia"/>
              </w:rPr>
              <w:t>外链或者活动链的地址</w:t>
            </w:r>
          </w:p>
        </w:tc>
      </w:tr>
      <w:tr w:rsidR="007B0D7A" w:rsidTr="007B0D7A">
        <w:trPr>
          <w:trHeight w:val="401"/>
        </w:trPr>
        <w:tc>
          <w:tcPr>
            <w:tcW w:w="2127" w:type="dxa"/>
            <w:shd w:val="clear" w:color="auto" w:fill="F2F2F2"/>
          </w:tcPr>
          <w:p w:rsidR="007B0D7A" w:rsidRDefault="007B0D7A" w:rsidP="00451CCF">
            <w:r>
              <w:rPr>
                <w:rFonts w:hint="eastAsia"/>
              </w:rPr>
              <w:t>SUMMARY</w:t>
            </w:r>
          </w:p>
        </w:tc>
        <w:tc>
          <w:tcPr>
            <w:tcW w:w="1701" w:type="dxa"/>
          </w:tcPr>
          <w:p w:rsidR="007B0D7A" w:rsidRDefault="007B0D7A" w:rsidP="00451CCF">
            <w:r>
              <w:rPr>
                <w:rFonts w:hint="eastAsia"/>
              </w:rPr>
              <w:t>String</w:t>
            </w:r>
          </w:p>
        </w:tc>
        <w:tc>
          <w:tcPr>
            <w:tcW w:w="4677" w:type="dxa"/>
          </w:tcPr>
          <w:p w:rsidR="007B0D7A" w:rsidRDefault="007B0D7A" w:rsidP="00451CCF">
            <w:r>
              <w:rPr>
                <w:rFonts w:hint="eastAsia"/>
              </w:rPr>
              <w:t>摘要</w:t>
            </w:r>
          </w:p>
        </w:tc>
      </w:tr>
    </w:tbl>
    <w:p w:rsidR="007B0D7A" w:rsidRPr="007B0D7A" w:rsidRDefault="007B0D7A" w:rsidP="007B0D7A"/>
    <w:p w:rsidR="007B0D7A" w:rsidRDefault="007B0D7A" w:rsidP="007B0D7A">
      <w:pPr>
        <w:pStyle w:val="30"/>
        <w:numPr>
          <w:ilvl w:val="0"/>
          <w:numId w:val="2"/>
        </w:numPr>
      </w:pPr>
      <w:bookmarkStart w:id="5" w:name="_Toc405551079"/>
      <w:r>
        <w:rPr>
          <w:rFonts w:hint="eastAsia"/>
        </w:rPr>
        <w:t>E</w:t>
      </w:r>
      <w:r>
        <w:rPr>
          <w:rFonts w:hint="eastAsia"/>
        </w:rPr>
        <w:t>公告列表</w:t>
      </w:r>
      <w:bookmarkEnd w:id="5"/>
    </w:p>
    <w:p w:rsidR="007B0D7A" w:rsidRDefault="007B0D7A" w:rsidP="007B0D7A">
      <w:pPr>
        <w:pStyle w:val="5"/>
      </w:pPr>
      <w:r>
        <w:t>接口描述</w:t>
      </w:r>
    </w:p>
    <w:p w:rsidR="007B0D7A" w:rsidRDefault="00B50774" w:rsidP="007B0D7A">
      <w:hyperlink r:id="rId13" w:history="1">
        <w:r w:rsidR="007B0D7A">
          <w:rPr>
            <w:rStyle w:val="af0"/>
          </w:rPr>
          <w:t>http://101.95.48.96:8005/public/sjkf/systemnotice/intr_systemn</w:t>
        </w:r>
        <w:r w:rsidR="007B0D7A">
          <w:rPr>
            <w:rStyle w:val="af0"/>
            <w:rFonts w:hint="eastAsia"/>
          </w:rPr>
          <w:t>ews</w:t>
        </w:r>
        <w:r w:rsidR="007B0D7A">
          <w:rPr>
            <w:rStyle w:val="af0"/>
          </w:rPr>
          <w:t>_list</w:t>
        </w:r>
      </w:hyperlink>
    </w:p>
    <w:p w:rsidR="007B0D7A" w:rsidRDefault="007B0D7A" w:rsidP="007B0D7A">
      <w:r>
        <w:t>获取系统公告信息</w:t>
      </w:r>
    </w:p>
    <w:p w:rsidR="007B0D7A" w:rsidRDefault="007B0D7A" w:rsidP="007B0D7A">
      <w:pPr>
        <w:pStyle w:val="5"/>
      </w:pPr>
      <w: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7B0D7A" w:rsidTr="00451CCF">
        <w:tc>
          <w:tcPr>
            <w:tcW w:w="1843" w:type="dxa"/>
            <w:shd w:val="clear" w:color="auto" w:fill="BFBFBF"/>
          </w:tcPr>
          <w:p w:rsidR="007B0D7A" w:rsidRDefault="007B0D7A" w:rsidP="00451CCF">
            <w:pPr>
              <w:rPr>
                <w:b/>
              </w:rPr>
            </w:pPr>
            <w:r>
              <w:rPr>
                <w:b/>
              </w:rPr>
              <w:t>Key</w:t>
            </w:r>
          </w:p>
        </w:tc>
        <w:tc>
          <w:tcPr>
            <w:tcW w:w="1559" w:type="dxa"/>
            <w:shd w:val="clear" w:color="auto" w:fill="BFBFBF"/>
          </w:tcPr>
          <w:p w:rsidR="007B0D7A" w:rsidRDefault="007B0D7A" w:rsidP="00451CCF">
            <w:pPr>
              <w:rPr>
                <w:b/>
              </w:rPr>
            </w:pPr>
            <w:r>
              <w:rPr>
                <w:b/>
              </w:rPr>
              <w:t>类型</w:t>
            </w:r>
          </w:p>
        </w:tc>
        <w:tc>
          <w:tcPr>
            <w:tcW w:w="709" w:type="dxa"/>
            <w:shd w:val="clear" w:color="auto" w:fill="BFBFBF"/>
          </w:tcPr>
          <w:p w:rsidR="007B0D7A" w:rsidRDefault="007B0D7A" w:rsidP="00451CCF">
            <w:pPr>
              <w:rPr>
                <w:b/>
              </w:rPr>
            </w:pPr>
            <w:r>
              <w:rPr>
                <w:b/>
              </w:rPr>
              <w:t>必须</w:t>
            </w:r>
          </w:p>
        </w:tc>
        <w:tc>
          <w:tcPr>
            <w:tcW w:w="1559" w:type="dxa"/>
            <w:shd w:val="clear" w:color="auto" w:fill="BFBFBF"/>
          </w:tcPr>
          <w:p w:rsidR="007B0D7A" w:rsidRDefault="007B0D7A" w:rsidP="00451CCF">
            <w:pPr>
              <w:ind w:firstLineChars="50" w:firstLine="120"/>
              <w:rPr>
                <w:b/>
              </w:rPr>
            </w:pPr>
            <w:r>
              <w:rPr>
                <w:b/>
              </w:rPr>
              <w:t>的长度</w:t>
            </w:r>
          </w:p>
        </w:tc>
        <w:tc>
          <w:tcPr>
            <w:tcW w:w="4111" w:type="dxa"/>
            <w:shd w:val="clear" w:color="auto" w:fill="BFBFBF"/>
          </w:tcPr>
          <w:p w:rsidR="007B0D7A" w:rsidRDefault="007B0D7A" w:rsidP="00451CCF">
            <w:pPr>
              <w:rPr>
                <w:b/>
              </w:rPr>
            </w:pPr>
            <w:r>
              <w:rPr>
                <w:b/>
              </w:rPr>
              <w:t>注释</w:t>
            </w:r>
          </w:p>
        </w:tc>
      </w:tr>
      <w:tr w:rsidR="007B0D7A" w:rsidTr="00451CCF">
        <w:tc>
          <w:tcPr>
            <w:tcW w:w="1843" w:type="dxa"/>
            <w:shd w:val="clear" w:color="auto" w:fill="F2F2F2"/>
          </w:tcPr>
          <w:p w:rsidR="007B0D7A" w:rsidRDefault="007B0D7A" w:rsidP="00451CCF">
            <w:r>
              <w:rPr>
                <w:rFonts w:hint="eastAsia"/>
              </w:rPr>
              <w:t>provence</w:t>
            </w:r>
          </w:p>
        </w:tc>
        <w:tc>
          <w:tcPr>
            <w:tcW w:w="1559" w:type="dxa"/>
          </w:tcPr>
          <w:p w:rsidR="007B0D7A" w:rsidRDefault="007B0D7A" w:rsidP="00451CCF">
            <w:r>
              <w:t>String</w:t>
            </w:r>
          </w:p>
        </w:tc>
        <w:tc>
          <w:tcPr>
            <w:tcW w:w="709" w:type="dxa"/>
          </w:tcPr>
          <w:p w:rsidR="007B0D7A" w:rsidRDefault="007B0D7A" w:rsidP="00451CCF">
            <w:r>
              <w:t>否</w:t>
            </w:r>
          </w:p>
        </w:tc>
        <w:tc>
          <w:tcPr>
            <w:tcW w:w="1559" w:type="dxa"/>
          </w:tcPr>
          <w:p w:rsidR="007B0D7A" w:rsidRDefault="007B0D7A" w:rsidP="00451CCF"/>
        </w:tc>
        <w:tc>
          <w:tcPr>
            <w:tcW w:w="4111" w:type="dxa"/>
          </w:tcPr>
          <w:p w:rsidR="007B0D7A" w:rsidRDefault="007B0D7A" w:rsidP="00451CCF">
            <w:r>
              <w:t>用户归属省名称</w:t>
            </w:r>
            <w:r>
              <w:rPr>
                <w:rFonts w:hint="eastAsia"/>
              </w:rPr>
              <w:t>（默认返回集团数据）</w:t>
            </w:r>
          </w:p>
        </w:tc>
      </w:tr>
      <w:tr w:rsidR="007B0D7A" w:rsidTr="00451CCF">
        <w:tc>
          <w:tcPr>
            <w:tcW w:w="1843" w:type="dxa"/>
            <w:shd w:val="clear" w:color="auto" w:fill="F2F2F2"/>
          </w:tcPr>
          <w:p w:rsidR="007B0D7A" w:rsidRDefault="007B0D7A" w:rsidP="00451CCF">
            <w:r>
              <w:t>PageSize</w:t>
            </w:r>
          </w:p>
        </w:tc>
        <w:tc>
          <w:tcPr>
            <w:tcW w:w="1559" w:type="dxa"/>
          </w:tcPr>
          <w:p w:rsidR="007B0D7A" w:rsidRDefault="007B0D7A" w:rsidP="00451CCF">
            <w:r>
              <w:t>String</w:t>
            </w:r>
          </w:p>
        </w:tc>
        <w:tc>
          <w:tcPr>
            <w:tcW w:w="709" w:type="dxa"/>
          </w:tcPr>
          <w:p w:rsidR="007B0D7A" w:rsidRDefault="007B0D7A" w:rsidP="00451CCF">
            <w:r>
              <w:rPr>
                <w:rFonts w:hint="eastAsia"/>
              </w:rPr>
              <w:t>否</w:t>
            </w:r>
          </w:p>
        </w:tc>
        <w:tc>
          <w:tcPr>
            <w:tcW w:w="1559" w:type="dxa"/>
          </w:tcPr>
          <w:p w:rsidR="007B0D7A" w:rsidRDefault="007B0D7A" w:rsidP="00451CCF"/>
        </w:tc>
        <w:tc>
          <w:tcPr>
            <w:tcW w:w="4111" w:type="dxa"/>
          </w:tcPr>
          <w:p w:rsidR="007B0D7A" w:rsidRDefault="007B0D7A" w:rsidP="00451CCF">
            <w:r>
              <w:t>每页数量</w:t>
            </w:r>
          </w:p>
        </w:tc>
      </w:tr>
      <w:tr w:rsidR="007B0D7A" w:rsidTr="00451CCF">
        <w:tc>
          <w:tcPr>
            <w:tcW w:w="1843" w:type="dxa"/>
            <w:shd w:val="clear" w:color="auto" w:fill="F2F2F2"/>
          </w:tcPr>
          <w:p w:rsidR="007B0D7A" w:rsidRDefault="007B0D7A" w:rsidP="00451CCF">
            <w:r>
              <w:t>PageIndex</w:t>
            </w:r>
          </w:p>
        </w:tc>
        <w:tc>
          <w:tcPr>
            <w:tcW w:w="1559" w:type="dxa"/>
          </w:tcPr>
          <w:p w:rsidR="007B0D7A" w:rsidRDefault="007B0D7A" w:rsidP="00451CCF">
            <w:r>
              <w:t>String</w:t>
            </w:r>
          </w:p>
        </w:tc>
        <w:tc>
          <w:tcPr>
            <w:tcW w:w="709" w:type="dxa"/>
          </w:tcPr>
          <w:p w:rsidR="007B0D7A" w:rsidRDefault="007B0D7A" w:rsidP="00451CCF">
            <w:r>
              <w:rPr>
                <w:rFonts w:hint="eastAsia"/>
              </w:rPr>
              <w:t>否</w:t>
            </w:r>
          </w:p>
        </w:tc>
        <w:tc>
          <w:tcPr>
            <w:tcW w:w="1559" w:type="dxa"/>
          </w:tcPr>
          <w:p w:rsidR="007B0D7A" w:rsidRDefault="007B0D7A" w:rsidP="00451CCF"/>
        </w:tc>
        <w:tc>
          <w:tcPr>
            <w:tcW w:w="4111" w:type="dxa"/>
          </w:tcPr>
          <w:p w:rsidR="007B0D7A" w:rsidRDefault="007B0D7A" w:rsidP="00451CCF">
            <w:r>
              <w:t>页码</w:t>
            </w:r>
          </w:p>
        </w:tc>
      </w:tr>
      <w:tr w:rsidR="007B0D7A" w:rsidTr="00451CCF">
        <w:tc>
          <w:tcPr>
            <w:tcW w:w="1843" w:type="dxa"/>
            <w:shd w:val="clear" w:color="auto" w:fill="F2F2F2"/>
          </w:tcPr>
          <w:p w:rsidR="007B0D7A" w:rsidRDefault="007B0D7A" w:rsidP="00451CCF">
            <w:r>
              <w:rPr>
                <w:rFonts w:hint="eastAsia"/>
              </w:rPr>
              <w:t>deviceOS</w:t>
            </w:r>
          </w:p>
        </w:tc>
        <w:tc>
          <w:tcPr>
            <w:tcW w:w="1559" w:type="dxa"/>
          </w:tcPr>
          <w:p w:rsidR="007B0D7A" w:rsidRDefault="007B0D7A" w:rsidP="00451CCF">
            <w:r>
              <w:rPr>
                <w:rFonts w:hint="eastAsia"/>
              </w:rPr>
              <w:t>String</w:t>
            </w:r>
          </w:p>
        </w:tc>
        <w:tc>
          <w:tcPr>
            <w:tcW w:w="709" w:type="dxa"/>
          </w:tcPr>
          <w:p w:rsidR="007B0D7A" w:rsidRDefault="007B0D7A" w:rsidP="00451CCF">
            <w:r>
              <w:rPr>
                <w:rFonts w:hint="eastAsia"/>
              </w:rPr>
              <w:t>是</w:t>
            </w:r>
          </w:p>
        </w:tc>
        <w:tc>
          <w:tcPr>
            <w:tcW w:w="1559" w:type="dxa"/>
          </w:tcPr>
          <w:p w:rsidR="007B0D7A" w:rsidRDefault="007B0D7A" w:rsidP="00451CCF"/>
        </w:tc>
        <w:tc>
          <w:tcPr>
            <w:tcW w:w="4111" w:type="dxa"/>
          </w:tcPr>
          <w:p w:rsidR="007B0D7A" w:rsidRDefault="007B0D7A" w:rsidP="00451CCF">
            <w:r>
              <w:rPr>
                <w:rFonts w:hint="eastAsia"/>
              </w:rPr>
              <w:t>安卓：</w:t>
            </w:r>
            <w:r>
              <w:rPr>
                <w:rFonts w:hint="eastAsia"/>
              </w:rPr>
              <w:t>android</w:t>
            </w:r>
            <w:r>
              <w:rPr>
                <w:rFonts w:hint="eastAsia"/>
              </w:rPr>
              <w:t>；苹果：</w:t>
            </w:r>
            <w:r>
              <w:rPr>
                <w:rFonts w:hint="eastAsia"/>
              </w:rPr>
              <w:t>iOS</w:t>
            </w:r>
            <w:r>
              <w:rPr>
                <w:rFonts w:hint="eastAsia"/>
              </w:rPr>
              <w:t>；空的时候返回集团数据</w:t>
            </w:r>
          </w:p>
        </w:tc>
      </w:tr>
      <w:tr w:rsidR="007B0D7A" w:rsidTr="00451CCF">
        <w:tc>
          <w:tcPr>
            <w:tcW w:w="1843" w:type="dxa"/>
            <w:shd w:val="clear" w:color="auto" w:fill="F2F2F2"/>
          </w:tcPr>
          <w:p w:rsidR="007B0D7A" w:rsidRDefault="007B0D7A" w:rsidP="00451CCF">
            <w:pPr>
              <w:rPr>
                <w:highlight w:val="yellow"/>
              </w:rPr>
            </w:pPr>
            <w:r>
              <w:rPr>
                <w:highlight w:val="yellow"/>
              </w:rPr>
              <w:t>tel</w:t>
            </w:r>
            <w:r>
              <w:rPr>
                <w:rFonts w:hint="eastAsia"/>
                <w:highlight w:val="yellow"/>
              </w:rPr>
              <w:t>P</w:t>
            </w:r>
            <w:r>
              <w:rPr>
                <w:highlight w:val="yellow"/>
              </w:rPr>
              <w:t>hone</w:t>
            </w:r>
          </w:p>
        </w:tc>
        <w:tc>
          <w:tcPr>
            <w:tcW w:w="1559" w:type="dxa"/>
          </w:tcPr>
          <w:p w:rsidR="007B0D7A" w:rsidRDefault="007B0D7A" w:rsidP="00451CCF">
            <w:pPr>
              <w:rPr>
                <w:highlight w:val="yellow"/>
              </w:rPr>
            </w:pPr>
            <w:r>
              <w:rPr>
                <w:rFonts w:hint="eastAsia"/>
                <w:highlight w:val="yellow"/>
              </w:rPr>
              <w:t>String</w:t>
            </w:r>
          </w:p>
        </w:tc>
        <w:tc>
          <w:tcPr>
            <w:tcW w:w="709" w:type="dxa"/>
          </w:tcPr>
          <w:p w:rsidR="007B0D7A" w:rsidRDefault="007B0D7A" w:rsidP="00451CCF">
            <w:pPr>
              <w:rPr>
                <w:highlight w:val="yellow"/>
              </w:rPr>
            </w:pPr>
            <w:r>
              <w:rPr>
                <w:rFonts w:hint="eastAsia"/>
                <w:highlight w:val="yellow"/>
              </w:rPr>
              <w:t>否</w:t>
            </w:r>
          </w:p>
        </w:tc>
        <w:tc>
          <w:tcPr>
            <w:tcW w:w="1559" w:type="dxa"/>
          </w:tcPr>
          <w:p w:rsidR="007B0D7A" w:rsidRDefault="007B0D7A" w:rsidP="00451CCF">
            <w:pPr>
              <w:rPr>
                <w:highlight w:val="yellow"/>
              </w:rPr>
            </w:pPr>
          </w:p>
        </w:tc>
        <w:tc>
          <w:tcPr>
            <w:tcW w:w="4111" w:type="dxa"/>
          </w:tcPr>
          <w:p w:rsidR="007B0D7A" w:rsidRDefault="007B0D7A" w:rsidP="00451CCF">
            <w:pPr>
              <w:rPr>
                <w:highlight w:val="yellow"/>
              </w:rPr>
            </w:pPr>
            <w:r>
              <w:rPr>
                <w:rFonts w:hint="eastAsia"/>
                <w:highlight w:val="yellow"/>
              </w:rPr>
              <w:t>电话号码</w:t>
            </w:r>
          </w:p>
        </w:tc>
      </w:tr>
      <w:tr w:rsidR="007B0D7A" w:rsidTr="00451CCF">
        <w:tc>
          <w:tcPr>
            <w:tcW w:w="1843" w:type="dxa"/>
            <w:shd w:val="clear" w:color="auto" w:fill="F2F2F2"/>
          </w:tcPr>
          <w:p w:rsidR="007B0D7A" w:rsidRDefault="007B0D7A" w:rsidP="00451CCF">
            <w:pPr>
              <w:rPr>
                <w:b/>
                <w:color w:val="FF0000"/>
                <w:highlight w:val="yellow"/>
              </w:rPr>
            </w:pPr>
            <w:r>
              <w:rPr>
                <w:rFonts w:hint="eastAsia"/>
                <w:b/>
                <w:color w:val="FF0000"/>
                <w:highlight w:val="yellow"/>
              </w:rPr>
              <w:t>ntype</w:t>
            </w:r>
          </w:p>
        </w:tc>
        <w:tc>
          <w:tcPr>
            <w:tcW w:w="1559" w:type="dxa"/>
          </w:tcPr>
          <w:p w:rsidR="007B0D7A" w:rsidRDefault="007B0D7A" w:rsidP="00451CCF">
            <w:pPr>
              <w:rPr>
                <w:b/>
                <w:color w:val="FF0000"/>
                <w:highlight w:val="yellow"/>
              </w:rPr>
            </w:pPr>
            <w:r>
              <w:rPr>
                <w:rFonts w:hint="eastAsia"/>
                <w:b/>
                <w:color w:val="FF0000"/>
                <w:highlight w:val="yellow"/>
              </w:rPr>
              <w:t>int</w:t>
            </w:r>
          </w:p>
        </w:tc>
        <w:tc>
          <w:tcPr>
            <w:tcW w:w="709" w:type="dxa"/>
          </w:tcPr>
          <w:p w:rsidR="007B0D7A" w:rsidRDefault="007B0D7A" w:rsidP="00451CCF">
            <w:pPr>
              <w:rPr>
                <w:b/>
                <w:color w:val="FF0000"/>
                <w:highlight w:val="yellow"/>
              </w:rPr>
            </w:pPr>
            <w:r>
              <w:rPr>
                <w:rFonts w:hint="eastAsia"/>
                <w:b/>
                <w:color w:val="FF0000"/>
                <w:highlight w:val="yellow"/>
              </w:rPr>
              <w:t>是</w:t>
            </w:r>
          </w:p>
        </w:tc>
        <w:tc>
          <w:tcPr>
            <w:tcW w:w="1559" w:type="dxa"/>
          </w:tcPr>
          <w:p w:rsidR="007B0D7A" w:rsidRDefault="007B0D7A" w:rsidP="00451CCF">
            <w:pPr>
              <w:rPr>
                <w:b/>
                <w:color w:val="FF0000"/>
                <w:highlight w:val="yellow"/>
              </w:rPr>
            </w:pPr>
          </w:p>
        </w:tc>
        <w:tc>
          <w:tcPr>
            <w:tcW w:w="4111" w:type="dxa"/>
          </w:tcPr>
          <w:p w:rsidR="007B0D7A" w:rsidRDefault="007B0D7A" w:rsidP="00451CCF">
            <w:pPr>
              <w:rPr>
                <w:b/>
                <w:color w:val="FF0000"/>
                <w:highlight w:val="yellow"/>
              </w:rPr>
            </w:pPr>
            <w:r>
              <w:rPr>
                <w:rFonts w:hint="eastAsia"/>
                <w:b/>
                <w:color w:val="FF0000"/>
                <w:highlight w:val="yellow"/>
              </w:rPr>
              <w:t>类型</w:t>
            </w:r>
            <w:r>
              <w:rPr>
                <w:rFonts w:hint="eastAsia"/>
                <w:b/>
                <w:color w:val="FF0000"/>
                <w:highlight w:val="yellow"/>
              </w:rPr>
              <w:t>id</w:t>
            </w:r>
          </w:p>
        </w:tc>
      </w:tr>
    </w:tbl>
    <w:p w:rsidR="007B0D7A" w:rsidRDefault="007B0D7A" w:rsidP="007B0D7A">
      <w:pPr>
        <w:pStyle w:val="5"/>
      </w:pPr>
      <w: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B0D7A" w:rsidTr="00451CCF">
        <w:trPr>
          <w:trHeight w:val="404"/>
        </w:trPr>
        <w:tc>
          <w:tcPr>
            <w:tcW w:w="2087" w:type="dxa"/>
            <w:shd w:val="clear" w:color="auto" w:fill="BFBFBF"/>
          </w:tcPr>
          <w:p w:rsidR="007B0D7A" w:rsidRDefault="007B0D7A" w:rsidP="00451CCF">
            <w:pPr>
              <w:rPr>
                <w:b/>
              </w:rPr>
            </w:pPr>
            <w:r>
              <w:rPr>
                <w:b/>
              </w:rPr>
              <w:t>Key</w:t>
            </w:r>
          </w:p>
        </w:tc>
        <w:tc>
          <w:tcPr>
            <w:tcW w:w="1765" w:type="dxa"/>
            <w:shd w:val="clear" w:color="auto" w:fill="BFBFBF"/>
          </w:tcPr>
          <w:p w:rsidR="007B0D7A" w:rsidRDefault="007B0D7A" w:rsidP="00451CCF">
            <w:pPr>
              <w:rPr>
                <w:b/>
              </w:rPr>
            </w:pPr>
            <w:r>
              <w:rPr>
                <w:b/>
              </w:rPr>
              <w:t>类型</w:t>
            </w:r>
          </w:p>
        </w:tc>
        <w:tc>
          <w:tcPr>
            <w:tcW w:w="4654" w:type="dxa"/>
            <w:shd w:val="clear" w:color="auto" w:fill="BFBFBF"/>
          </w:tcPr>
          <w:p w:rsidR="007B0D7A" w:rsidRDefault="007B0D7A" w:rsidP="00451CCF">
            <w:pPr>
              <w:rPr>
                <w:b/>
              </w:rPr>
            </w:pPr>
            <w:r>
              <w:rPr>
                <w:b/>
              </w:rPr>
              <w:t>注释</w:t>
            </w:r>
          </w:p>
        </w:tc>
      </w:tr>
      <w:tr w:rsidR="007B0D7A" w:rsidTr="00451CCF">
        <w:trPr>
          <w:trHeight w:val="419"/>
        </w:trPr>
        <w:tc>
          <w:tcPr>
            <w:tcW w:w="2087" w:type="dxa"/>
            <w:shd w:val="clear" w:color="auto" w:fill="F2F2F2"/>
          </w:tcPr>
          <w:p w:rsidR="007B0D7A" w:rsidRDefault="007B0D7A" w:rsidP="00451CCF">
            <w:r>
              <w:t>resCode</w:t>
            </w:r>
          </w:p>
        </w:tc>
        <w:tc>
          <w:tcPr>
            <w:tcW w:w="1765" w:type="dxa"/>
          </w:tcPr>
          <w:p w:rsidR="007B0D7A" w:rsidRDefault="007B0D7A" w:rsidP="00451CCF">
            <w:r>
              <w:t>Integer</w:t>
            </w:r>
          </w:p>
        </w:tc>
        <w:tc>
          <w:tcPr>
            <w:tcW w:w="4654" w:type="dxa"/>
          </w:tcPr>
          <w:p w:rsidR="007B0D7A" w:rsidRDefault="007B0D7A" w:rsidP="00451CCF">
            <w:r>
              <w:t>结果码。结果码。</w:t>
            </w:r>
            <w:r>
              <w:t>200</w:t>
            </w:r>
            <w:r>
              <w:t>表示成功，</w:t>
            </w:r>
          </w:p>
        </w:tc>
      </w:tr>
      <w:tr w:rsidR="007B0D7A" w:rsidTr="00451CCF">
        <w:trPr>
          <w:trHeight w:val="419"/>
        </w:trPr>
        <w:tc>
          <w:tcPr>
            <w:tcW w:w="2087" w:type="dxa"/>
            <w:shd w:val="clear" w:color="auto" w:fill="F2F2F2"/>
          </w:tcPr>
          <w:p w:rsidR="007B0D7A" w:rsidRDefault="007B0D7A" w:rsidP="00451CCF">
            <w:r>
              <w:t>resDesc</w:t>
            </w:r>
          </w:p>
        </w:tc>
        <w:tc>
          <w:tcPr>
            <w:tcW w:w="1765" w:type="dxa"/>
          </w:tcPr>
          <w:p w:rsidR="007B0D7A" w:rsidRDefault="007B0D7A" w:rsidP="00451CCF">
            <w:r>
              <w:t>String</w:t>
            </w:r>
          </w:p>
        </w:tc>
        <w:tc>
          <w:tcPr>
            <w:tcW w:w="4654" w:type="dxa"/>
          </w:tcPr>
          <w:p w:rsidR="007B0D7A" w:rsidRDefault="007B0D7A" w:rsidP="00451CCF">
            <w:r>
              <w:t>描述</w:t>
            </w:r>
          </w:p>
        </w:tc>
      </w:tr>
      <w:tr w:rsidR="007B0D7A" w:rsidTr="00451CCF">
        <w:trPr>
          <w:trHeight w:val="419"/>
        </w:trPr>
        <w:tc>
          <w:tcPr>
            <w:tcW w:w="2087" w:type="dxa"/>
            <w:shd w:val="clear" w:color="auto" w:fill="F2F2F2"/>
          </w:tcPr>
          <w:p w:rsidR="007B0D7A" w:rsidRDefault="007B0D7A" w:rsidP="00451CCF">
            <w:r>
              <w:t>totalCount</w:t>
            </w:r>
          </w:p>
        </w:tc>
        <w:tc>
          <w:tcPr>
            <w:tcW w:w="1765" w:type="dxa"/>
          </w:tcPr>
          <w:p w:rsidR="007B0D7A" w:rsidRDefault="007B0D7A" w:rsidP="00451CCF">
            <w:r>
              <w:t>Integer</w:t>
            </w:r>
          </w:p>
        </w:tc>
        <w:tc>
          <w:tcPr>
            <w:tcW w:w="4654" w:type="dxa"/>
          </w:tcPr>
          <w:p w:rsidR="007B0D7A" w:rsidRDefault="007B0D7A" w:rsidP="00451CCF">
            <w:r>
              <w:t>公告条数</w:t>
            </w:r>
          </w:p>
        </w:tc>
      </w:tr>
      <w:tr w:rsidR="007B0D7A" w:rsidTr="00451CCF">
        <w:trPr>
          <w:trHeight w:val="419"/>
        </w:trPr>
        <w:tc>
          <w:tcPr>
            <w:tcW w:w="2087" w:type="dxa"/>
            <w:shd w:val="clear" w:color="auto" w:fill="F2F2F2"/>
          </w:tcPr>
          <w:p w:rsidR="007B0D7A" w:rsidRDefault="007B0D7A" w:rsidP="00451CCF">
            <w:r>
              <w:t>items</w:t>
            </w:r>
          </w:p>
        </w:tc>
        <w:tc>
          <w:tcPr>
            <w:tcW w:w="1765" w:type="dxa"/>
          </w:tcPr>
          <w:p w:rsidR="007B0D7A" w:rsidRDefault="007B0D7A" w:rsidP="00451CCF">
            <w:r>
              <w:rPr>
                <w:rFonts w:hint="eastAsia"/>
              </w:rPr>
              <w:t>List  [{}]</w:t>
            </w:r>
          </w:p>
        </w:tc>
        <w:tc>
          <w:tcPr>
            <w:tcW w:w="4654" w:type="dxa"/>
          </w:tcPr>
          <w:p w:rsidR="007B0D7A" w:rsidRDefault="007B0D7A" w:rsidP="00451CCF">
            <w:r>
              <w:rPr>
                <w:rFonts w:hint="eastAsia"/>
              </w:rPr>
              <w:t>消息公告列表</w:t>
            </w:r>
            <w:r>
              <w:rPr>
                <w:rFonts w:hint="eastAsia"/>
              </w:rPr>
              <w:t>+LTE</w:t>
            </w:r>
            <w:r>
              <w:rPr>
                <w:rFonts w:hint="eastAsia"/>
              </w:rPr>
              <w:t>省份推送列表</w:t>
            </w:r>
          </w:p>
        </w:tc>
      </w:tr>
    </w:tbl>
    <w:p w:rsidR="007B0D7A" w:rsidRDefault="007B0D7A" w:rsidP="007B0D7A">
      <w:r>
        <w:t>items</w:t>
      </w:r>
      <w:r>
        <w:t>：</w:t>
      </w:r>
    </w:p>
    <w:p w:rsidR="007B0D7A" w:rsidRDefault="007B0D7A" w:rsidP="007B0D7A"/>
    <w:p w:rsidR="007B0D7A" w:rsidRDefault="007B0D7A" w:rsidP="007B0D7A">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7B0D7A" w:rsidTr="00451CCF">
        <w:trPr>
          <w:trHeight w:val="401"/>
        </w:trPr>
        <w:tc>
          <w:tcPr>
            <w:tcW w:w="2707" w:type="dxa"/>
            <w:shd w:val="clear" w:color="auto" w:fill="BFBFBF"/>
          </w:tcPr>
          <w:p w:rsidR="007B0D7A" w:rsidRDefault="007B0D7A" w:rsidP="00451CCF">
            <w:pPr>
              <w:rPr>
                <w:b/>
              </w:rPr>
            </w:pPr>
            <w:r>
              <w:rPr>
                <w:b/>
              </w:rPr>
              <w:lastRenderedPageBreak/>
              <w:t>Key</w:t>
            </w:r>
          </w:p>
        </w:tc>
        <w:tc>
          <w:tcPr>
            <w:tcW w:w="2300" w:type="dxa"/>
            <w:shd w:val="clear" w:color="auto" w:fill="BFBFBF"/>
          </w:tcPr>
          <w:p w:rsidR="007B0D7A" w:rsidRDefault="007B0D7A" w:rsidP="00451CCF">
            <w:pPr>
              <w:rPr>
                <w:b/>
              </w:rPr>
            </w:pPr>
            <w:r>
              <w:rPr>
                <w:b/>
              </w:rPr>
              <w:t>类型</w:t>
            </w:r>
          </w:p>
        </w:tc>
        <w:tc>
          <w:tcPr>
            <w:tcW w:w="3275" w:type="dxa"/>
            <w:shd w:val="clear" w:color="auto" w:fill="BFBFBF"/>
          </w:tcPr>
          <w:p w:rsidR="007B0D7A" w:rsidRDefault="007B0D7A" w:rsidP="00451CCF">
            <w:pPr>
              <w:rPr>
                <w:b/>
              </w:rPr>
            </w:pPr>
            <w:r>
              <w:rPr>
                <w:b/>
              </w:rPr>
              <w:t>注释</w:t>
            </w:r>
          </w:p>
        </w:tc>
      </w:tr>
      <w:tr w:rsidR="007B0D7A" w:rsidTr="00451CCF">
        <w:trPr>
          <w:trHeight w:val="401"/>
        </w:trPr>
        <w:tc>
          <w:tcPr>
            <w:tcW w:w="2707" w:type="dxa"/>
            <w:shd w:val="clear" w:color="auto" w:fill="F2F2F2"/>
          </w:tcPr>
          <w:p w:rsidR="007B0D7A" w:rsidRDefault="007B0D7A" w:rsidP="00451CCF">
            <w:r>
              <w:t>ID</w:t>
            </w:r>
          </w:p>
        </w:tc>
        <w:tc>
          <w:tcPr>
            <w:tcW w:w="2300" w:type="dxa"/>
          </w:tcPr>
          <w:p w:rsidR="007B0D7A" w:rsidRDefault="007B0D7A" w:rsidP="00451CCF">
            <w:r>
              <w:t>String</w:t>
            </w:r>
          </w:p>
        </w:tc>
        <w:tc>
          <w:tcPr>
            <w:tcW w:w="3275" w:type="dxa"/>
          </w:tcPr>
          <w:p w:rsidR="007B0D7A" w:rsidRDefault="007B0D7A" w:rsidP="00451CCF">
            <w:r>
              <w:t>公告</w:t>
            </w:r>
            <w:r>
              <w:t>ID</w:t>
            </w:r>
          </w:p>
        </w:tc>
      </w:tr>
      <w:tr w:rsidR="007B0D7A" w:rsidTr="00451CCF">
        <w:trPr>
          <w:trHeight w:val="401"/>
        </w:trPr>
        <w:tc>
          <w:tcPr>
            <w:tcW w:w="2707" w:type="dxa"/>
            <w:shd w:val="clear" w:color="auto" w:fill="F2F2F2"/>
          </w:tcPr>
          <w:p w:rsidR="007B0D7A" w:rsidRDefault="007B0D7A" w:rsidP="00451CCF">
            <w:r>
              <w:t>TITLE</w:t>
            </w:r>
          </w:p>
        </w:tc>
        <w:tc>
          <w:tcPr>
            <w:tcW w:w="2300" w:type="dxa"/>
          </w:tcPr>
          <w:p w:rsidR="007B0D7A" w:rsidRDefault="007B0D7A" w:rsidP="00451CCF">
            <w:r>
              <w:t>Stirng</w:t>
            </w:r>
          </w:p>
        </w:tc>
        <w:tc>
          <w:tcPr>
            <w:tcW w:w="3275" w:type="dxa"/>
          </w:tcPr>
          <w:p w:rsidR="007B0D7A" w:rsidRDefault="007B0D7A" w:rsidP="00451CCF">
            <w:r>
              <w:t>公告标题</w:t>
            </w:r>
          </w:p>
        </w:tc>
      </w:tr>
      <w:tr w:rsidR="007B0D7A" w:rsidTr="00451CCF">
        <w:trPr>
          <w:trHeight w:val="401"/>
        </w:trPr>
        <w:tc>
          <w:tcPr>
            <w:tcW w:w="2707" w:type="dxa"/>
            <w:shd w:val="clear" w:color="auto" w:fill="F2F2F2"/>
          </w:tcPr>
          <w:p w:rsidR="007B0D7A" w:rsidRDefault="007B0D7A" w:rsidP="00451CCF">
            <w:r>
              <w:t>CREATETIME</w:t>
            </w:r>
          </w:p>
        </w:tc>
        <w:tc>
          <w:tcPr>
            <w:tcW w:w="2300" w:type="dxa"/>
          </w:tcPr>
          <w:p w:rsidR="007B0D7A" w:rsidRDefault="007B0D7A" w:rsidP="00451CCF">
            <w:r>
              <w:t>DateTime</w:t>
            </w:r>
          </w:p>
        </w:tc>
        <w:tc>
          <w:tcPr>
            <w:tcW w:w="3275" w:type="dxa"/>
          </w:tcPr>
          <w:p w:rsidR="007B0D7A" w:rsidRDefault="007B0D7A" w:rsidP="00451CCF">
            <w:r>
              <w:t>公告发布时间</w:t>
            </w:r>
          </w:p>
        </w:tc>
      </w:tr>
      <w:tr w:rsidR="007B0D7A" w:rsidTr="00451CCF">
        <w:trPr>
          <w:trHeight w:val="401"/>
        </w:trPr>
        <w:tc>
          <w:tcPr>
            <w:tcW w:w="2707" w:type="dxa"/>
            <w:shd w:val="clear" w:color="auto" w:fill="F2F2F2"/>
          </w:tcPr>
          <w:p w:rsidR="007B0D7A" w:rsidRDefault="007B0D7A" w:rsidP="00451CCF">
            <w:r>
              <w:rPr>
                <w:rFonts w:hint="eastAsia"/>
              </w:rPr>
              <w:t>CONTENT</w:t>
            </w:r>
          </w:p>
        </w:tc>
        <w:tc>
          <w:tcPr>
            <w:tcW w:w="2300" w:type="dxa"/>
          </w:tcPr>
          <w:p w:rsidR="007B0D7A" w:rsidRDefault="007B0D7A" w:rsidP="00451CCF">
            <w:r>
              <w:rPr>
                <w:rFonts w:hint="eastAsia"/>
              </w:rPr>
              <w:t>String</w:t>
            </w:r>
          </w:p>
        </w:tc>
        <w:tc>
          <w:tcPr>
            <w:tcW w:w="3275" w:type="dxa"/>
          </w:tcPr>
          <w:p w:rsidR="007B0D7A" w:rsidRDefault="007B0D7A" w:rsidP="00451CCF">
            <w:r>
              <w:rPr>
                <w:rFonts w:hint="eastAsia"/>
              </w:rPr>
              <w:t>摘要</w:t>
            </w:r>
          </w:p>
        </w:tc>
      </w:tr>
      <w:tr w:rsidR="007B0D7A" w:rsidTr="00451CCF">
        <w:trPr>
          <w:trHeight w:val="401"/>
        </w:trPr>
        <w:tc>
          <w:tcPr>
            <w:tcW w:w="2707" w:type="dxa"/>
            <w:shd w:val="clear" w:color="auto" w:fill="F2F2F2"/>
          </w:tcPr>
          <w:p w:rsidR="007B0D7A" w:rsidRDefault="007B0D7A" w:rsidP="00451CCF">
            <w:r>
              <w:rPr>
                <w:rFonts w:hint="eastAsia"/>
              </w:rPr>
              <w:t>TYPENAME</w:t>
            </w:r>
          </w:p>
        </w:tc>
        <w:tc>
          <w:tcPr>
            <w:tcW w:w="2300" w:type="dxa"/>
          </w:tcPr>
          <w:p w:rsidR="007B0D7A" w:rsidRDefault="007B0D7A" w:rsidP="00451CCF">
            <w:r>
              <w:rPr>
                <w:rFonts w:hint="eastAsia"/>
              </w:rPr>
              <w:t>String</w:t>
            </w:r>
          </w:p>
        </w:tc>
        <w:tc>
          <w:tcPr>
            <w:tcW w:w="3275" w:type="dxa"/>
          </w:tcPr>
          <w:p w:rsidR="007B0D7A" w:rsidRDefault="007B0D7A" w:rsidP="00451CCF">
            <w:r>
              <w:rPr>
                <w:rFonts w:hint="eastAsia"/>
              </w:rPr>
              <w:t>分类名称</w:t>
            </w:r>
          </w:p>
        </w:tc>
      </w:tr>
      <w:tr w:rsidR="007B0D7A" w:rsidTr="00451CCF">
        <w:trPr>
          <w:trHeight w:val="401"/>
        </w:trPr>
        <w:tc>
          <w:tcPr>
            <w:tcW w:w="2707" w:type="dxa"/>
            <w:shd w:val="clear" w:color="auto" w:fill="F2F2F2"/>
          </w:tcPr>
          <w:p w:rsidR="007B0D7A" w:rsidRDefault="007B0D7A" w:rsidP="00451CCF">
            <w:r>
              <w:rPr>
                <w:rFonts w:hint="eastAsia"/>
              </w:rPr>
              <w:t>BIGLOGO</w:t>
            </w:r>
          </w:p>
        </w:tc>
        <w:tc>
          <w:tcPr>
            <w:tcW w:w="2300" w:type="dxa"/>
          </w:tcPr>
          <w:p w:rsidR="007B0D7A" w:rsidRDefault="007B0D7A" w:rsidP="00451CCF">
            <w:r>
              <w:rPr>
                <w:rFonts w:hint="eastAsia"/>
              </w:rPr>
              <w:t>String</w:t>
            </w:r>
          </w:p>
        </w:tc>
        <w:tc>
          <w:tcPr>
            <w:tcW w:w="3275" w:type="dxa"/>
          </w:tcPr>
          <w:p w:rsidR="007B0D7A" w:rsidRDefault="007B0D7A" w:rsidP="00451CCF">
            <w:r>
              <w:rPr>
                <w:rFonts w:hint="eastAsia"/>
              </w:rPr>
              <w:t>大图片地址</w:t>
            </w:r>
          </w:p>
        </w:tc>
      </w:tr>
      <w:tr w:rsidR="007B0D7A" w:rsidTr="00451CCF">
        <w:trPr>
          <w:trHeight w:val="401"/>
        </w:trPr>
        <w:tc>
          <w:tcPr>
            <w:tcW w:w="2707" w:type="dxa"/>
            <w:shd w:val="clear" w:color="auto" w:fill="F2F2F2"/>
          </w:tcPr>
          <w:p w:rsidR="007B0D7A" w:rsidRDefault="007B0D7A" w:rsidP="00451CCF">
            <w:r>
              <w:rPr>
                <w:rFonts w:hint="eastAsia"/>
              </w:rPr>
              <w:t>SMALLLOGO</w:t>
            </w:r>
          </w:p>
        </w:tc>
        <w:tc>
          <w:tcPr>
            <w:tcW w:w="2300" w:type="dxa"/>
          </w:tcPr>
          <w:p w:rsidR="007B0D7A" w:rsidRDefault="007B0D7A" w:rsidP="00451CCF">
            <w:r>
              <w:rPr>
                <w:rFonts w:hint="eastAsia"/>
              </w:rPr>
              <w:t>String</w:t>
            </w:r>
          </w:p>
        </w:tc>
        <w:tc>
          <w:tcPr>
            <w:tcW w:w="3275" w:type="dxa"/>
          </w:tcPr>
          <w:p w:rsidR="007B0D7A" w:rsidRDefault="007B0D7A" w:rsidP="00451CCF">
            <w:r>
              <w:rPr>
                <w:rFonts w:hint="eastAsia"/>
              </w:rPr>
              <w:t>小图片地址</w:t>
            </w:r>
          </w:p>
        </w:tc>
      </w:tr>
      <w:tr w:rsidR="007B0D7A" w:rsidTr="00451CCF">
        <w:trPr>
          <w:trHeight w:val="401"/>
        </w:trPr>
        <w:tc>
          <w:tcPr>
            <w:tcW w:w="2707" w:type="dxa"/>
            <w:shd w:val="clear" w:color="auto" w:fill="F2F2F2"/>
          </w:tcPr>
          <w:p w:rsidR="007B0D7A" w:rsidRPr="00F12F92" w:rsidRDefault="007B0D7A" w:rsidP="00451CCF">
            <w:pPr>
              <w:rPr>
                <w:b/>
                <w:color w:val="FF0000"/>
                <w:highlight w:val="yellow"/>
              </w:rPr>
            </w:pPr>
            <w:r w:rsidRPr="00F12F92">
              <w:rPr>
                <w:b/>
                <w:color w:val="FF0000"/>
                <w:highlight w:val="yellow"/>
              </w:rPr>
              <w:t>NEWLOGO</w:t>
            </w:r>
          </w:p>
        </w:tc>
        <w:tc>
          <w:tcPr>
            <w:tcW w:w="2300" w:type="dxa"/>
          </w:tcPr>
          <w:p w:rsidR="007B0D7A" w:rsidRPr="00F12F92" w:rsidRDefault="007B0D7A" w:rsidP="00451CCF">
            <w:pPr>
              <w:rPr>
                <w:b/>
                <w:color w:val="FF0000"/>
                <w:highlight w:val="yellow"/>
              </w:rPr>
            </w:pPr>
            <w:r w:rsidRPr="00F12F92">
              <w:rPr>
                <w:rFonts w:hint="eastAsia"/>
                <w:b/>
                <w:color w:val="FF0000"/>
                <w:highlight w:val="yellow"/>
              </w:rPr>
              <w:t>String</w:t>
            </w:r>
          </w:p>
        </w:tc>
        <w:tc>
          <w:tcPr>
            <w:tcW w:w="3275" w:type="dxa"/>
          </w:tcPr>
          <w:p w:rsidR="007B0D7A" w:rsidRPr="00F12F92" w:rsidRDefault="007B0D7A" w:rsidP="00451CCF">
            <w:pPr>
              <w:rPr>
                <w:b/>
                <w:color w:val="FF0000"/>
                <w:highlight w:val="yellow"/>
              </w:rPr>
            </w:pPr>
            <w:r w:rsidRPr="00F12F92">
              <w:rPr>
                <w:rFonts w:hint="eastAsia"/>
                <w:b/>
                <w:color w:val="FF0000"/>
                <w:highlight w:val="yellow"/>
              </w:rPr>
              <w:t>3.0</w:t>
            </w:r>
            <w:r w:rsidRPr="00F12F92">
              <w:rPr>
                <w:rFonts w:hint="eastAsia"/>
                <w:b/>
                <w:color w:val="FF0000"/>
                <w:highlight w:val="yellow"/>
              </w:rPr>
              <w:t>大图</w:t>
            </w:r>
          </w:p>
        </w:tc>
      </w:tr>
      <w:tr w:rsidR="007B0D7A" w:rsidTr="00451CCF">
        <w:trPr>
          <w:trHeight w:val="401"/>
        </w:trPr>
        <w:tc>
          <w:tcPr>
            <w:tcW w:w="2707" w:type="dxa"/>
            <w:shd w:val="clear" w:color="auto" w:fill="F2F2F2"/>
          </w:tcPr>
          <w:p w:rsidR="007B0D7A" w:rsidRDefault="007B0D7A" w:rsidP="00451CCF">
            <w:r>
              <w:rPr>
                <w:rFonts w:hint="eastAsia"/>
              </w:rPr>
              <w:t>TYPE</w:t>
            </w:r>
          </w:p>
        </w:tc>
        <w:tc>
          <w:tcPr>
            <w:tcW w:w="2300" w:type="dxa"/>
          </w:tcPr>
          <w:p w:rsidR="007B0D7A" w:rsidRDefault="007B0D7A" w:rsidP="00451CCF">
            <w:r>
              <w:t>I</w:t>
            </w:r>
            <w:r>
              <w:rPr>
                <w:rFonts w:hint="eastAsia"/>
              </w:rPr>
              <w:t>nt</w:t>
            </w:r>
          </w:p>
        </w:tc>
        <w:tc>
          <w:tcPr>
            <w:tcW w:w="3275" w:type="dxa"/>
          </w:tcPr>
          <w:p w:rsidR="007B0D7A" w:rsidRDefault="007B0D7A" w:rsidP="00451CCF">
            <w:r>
              <w:rPr>
                <w:rFonts w:hint="eastAsia"/>
              </w:rPr>
              <w:t>1</w:t>
            </w:r>
            <w:r>
              <w:rPr>
                <w:rFonts w:hint="eastAsia"/>
              </w:rPr>
              <w:t>内链</w:t>
            </w:r>
            <w:r>
              <w:rPr>
                <w:rFonts w:hint="eastAsia"/>
              </w:rPr>
              <w:t>2</w:t>
            </w:r>
            <w:r>
              <w:rPr>
                <w:rFonts w:hint="eastAsia"/>
              </w:rPr>
              <w:t>外链</w:t>
            </w:r>
            <w:r>
              <w:rPr>
                <w:rFonts w:hint="eastAsia"/>
              </w:rPr>
              <w:t>3</w:t>
            </w:r>
            <w:r>
              <w:rPr>
                <w:rFonts w:hint="eastAsia"/>
              </w:rPr>
              <w:t>第三方子应用</w:t>
            </w:r>
          </w:p>
        </w:tc>
      </w:tr>
      <w:tr w:rsidR="007B0D7A" w:rsidTr="00451CCF">
        <w:trPr>
          <w:trHeight w:val="401"/>
        </w:trPr>
        <w:tc>
          <w:tcPr>
            <w:tcW w:w="2707" w:type="dxa"/>
            <w:shd w:val="clear" w:color="auto" w:fill="F2F2F2"/>
          </w:tcPr>
          <w:p w:rsidR="007B0D7A" w:rsidRDefault="007B0D7A" w:rsidP="00451CCF">
            <w:r>
              <w:rPr>
                <w:rFonts w:hint="eastAsia"/>
              </w:rPr>
              <w:t>ADADDR</w:t>
            </w:r>
          </w:p>
        </w:tc>
        <w:tc>
          <w:tcPr>
            <w:tcW w:w="2300" w:type="dxa"/>
          </w:tcPr>
          <w:p w:rsidR="007B0D7A" w:rsidRDefault="007B0D7A" w:rsidP="00451CCF">
            <w:r>
              <w:rPr>
                <w:rFonts w:hint="eastAsia"/>
              </w:rPr>
              <w:t>String</w:t>
            </w:r>
          </w:p>
        </w:tc>
        <w:tc>
          <w:tcPr>
            <w:tcW w:w="3275" w:type="dxa"/>
          </w:tcPr>
          <w:p w:rsidR="007B0D7A" w:rsidRDefault="007B0D7A" w:rsidP="00451CCF">
            <w:r>
              <w:rPr>
                <w:rFonts w:hint="eastAsia"/>
              </w:rPr>
              <w:t>活动链（第三方链接）</w:t>
            </w:r>
            <w:r>
              <w:rPr>
                <w:rFonts w:hint="eastAsia"/>
              </w:rPr>
              <w:t>5</w:t>
            </w:r>
            <w:r>
              <w:rPr>
                <w:rFonts w:hint="eastAsia"/>
              </w:rPr>
              <w:t>个参数</w:t>
            </w:r>
          </w:p>
        </w:tc>
      </w:tr>
      <w:tr w:rsidR="007B0D7A" w:rsidTr="00451CCF">
        <w:trPr>
          <w:trHeight w:val="401"/>
        </w:trPr>
        <w:tc>
          <w:tcPr>
            <w:tcW w:w="2707" w:type="dxa"/>
            <w:shd w:val="clear" w:color="auto" w:fill="F2F2F2"/>
          </w:tcPr>
          <w:p w:rsidR="007B0D7A" w:rsidRPr="00695050" w:rsidRDefault="007B0D7A" w:rsidP="00451CCF">
            <w:r w:rsidRPr="00695050">
              <w:t>isParaPwd</w:t>
            </w:r>
          </w:p>
        </w:tc>
        <w:tc>
          <w:tcPr>
            <w:tcW w:w="2300" w:type="dxa"/>
          </w:tcPr>
          <w:p w:rsidR="007B0D7A" w:rsidRPr="00695050" w:rsidRDefault="007B0D7A" w:rsidP="00451CCF">
            <w:r w:rsidRPr="00695050">
              <w:rPr>
                <w:rFonts w:hint="eastAsia"/>
              </w:rPr>
              <w:t>int</w:t>
            </w:r>
          </w:p>
        </w:tc>
        <w:tc>
          <w:tcPr>
            <w:tcW w:w="3275" w:type="dxa"/>
          </w:tcPr>
          <w:p w:rsidR="007B0D7A" w:rsidRPr="00695050" w:rsidRDefault="007B0D7A" w:rsidP="00451CCF">
            <w:r w:rsidRPr="00695050">
              <w:rPr>
                <w:rFonts w:hint="eastAsia"/>
              </w:rPr>
              <w:t>参数是否加密：是否需要参数，参数是否加密：</w:t>
            </w:r>
            <w:r w:rsidRPr="00695050">
              <w:rPr>
                <w:rFonts w:hint="eastAsia"/>
              </w:rPr>
              <w:t>0</w:t>
            </w:r>
            <w:r w:rsidRPr="00695050">
              <w:rPr>
                <w:rFonts w:hint="eastAsia"/>
              </w:rPr>
              <w:t>，否；</w:t>
            </w:r>
            <w:r w:rsidRPr="00695050">
              <w:rPr>
                <w:rFonts w:hint="eastAsia"/>
              </w:rPr>
              <w:t>1</w:t>
            </w:r>
            <w:r w:rsidRPr="00695050">
              <w:rPr>
                <w:rFonts w:hint="eastAsia"/>
              </w:rPr>
              <w:t>，需要参数不加密；</w:t>
            </w:r>
            <w:r w:rsidRPr="00695050">
              <w:rPr>
                <w:rFonts w:hint="eastAsia"/>
              </w:rPr>
              <w:t>2</w:t>
            </w:r>
            <w:r w:rsidRPr="00695050">
              <w:rPr>
                <w:rFonts w:hint="eastAsia"/>
              </w:rPr>
              <w:t>，需要参数需要加密</w:t>
            </w:r>
          </w:p>
        </w:tc>
      </w:tr>
    </w:tbl>
    <w:p w:rsidR="007B0D7A" w:rsidRDefault="007B0D7A" w:rsidP="007B0D7A">
      <w:r>
        <w:t>注：</w:t>
      </w:r>
      <w:r>
        <w:rPr>
          <w:rFonts w:hint="eastAsia"/>
        </w:rPr>
        <w:t>ADADDR</w:t>
      </w:r>
      <w:r>
        <w:rPr>
          <w:rFonts w:hint="eastAsia"/>
        </w:rPr>
        <w:t>说明：</w:t>
      </w:r>
    </w:p>
    <w:p w:rsidR="007B0D7A" w:rsidRDefault="007B0D7A" w:rsidP="007B0D7A">
      <w:r>
        <w:rPr>
          <w:rFonts w:hint="eastAsia"/>
        </w:rPr>
        <w:t>包名</w:t>
      </w:r>
      <w:r>
        <w:rPr>
          <w:rFonts w:hint="eastAsia"/>
        </w:rPr>
        <w:t>-</w:t>
      </w:r>
      <w:r>
        <w:rPr>
          <w:rFonts w:hint="eastAsia"/>
          <w:b/>
          <w:color w:val="FF0000"/>
        </w:rPr>
        <w:t>packageName</w:t>
      </w:r>
    </w:p>
    <w:p w:rsidR="007B0D7A" w:rsidRPr="007B0D7A" w:rsidRDefault="007B0D7A" w:rsidP="007B0D7A">
      <w:r>
        <w:rPr>
          <w:rFonts w:hint="eastAsia"/>
        </w:rPr>
        <w:t>类名</w:t>
      </w:r>
      <w:r>
        <w:rPr>
          <w:rFonts w:hint="eastAsia"/>
        </w:rPr>
        <w:t>-</w:t>
      </w:r>
      <w:r>
        <w:rPr>
          <w:rFonts w:hint="eastAsia"/>
          <w:b/>
          <w:color w:val="FF0000"/>
        </w:rPr>
        <w:t xml:space="preserve">className    </w:t>
      </w:r>
      <w:r>
        <w:rPr>
          <w:b/>
          <w:color w:val="FF0000"/>
        </w:rPr>
        <w:t>appid</w:t>
      </w:r>
    </w:p>
    <w:p w:rsidR="007B0D7A" w:rsidRDefault="007B0D7A" w:rsidP="007B0D7A">
      <w:r>
        <w:rPr>
          <w:rFonts w:hint="eastAsia"/>
        </w:rPr>
        <w:t>分类</w:t>
      </w:r>
      <w:r>
        <w:rPr>
          <w:rFonts w:hint="eastAsia"/>
        </w:rPr>
        <w:t>-</w:t>
      </w:r>
      <w:r>
        <w:rPr>
          <w:rFonts w:hint="eastAsia"/>
          <w:b/>
          <w:color w:val="FF0000"/>
        </w:rPr>
        <w:t>type</w:t>
      </w:r>
    </w:p>
    <w:p w:rsidR="007B0D7A" w:rsidRDefault="007B0D7A" w:rsidP="007B0D7A">
      <w:r>
        <w:rPr>
          <w:rFonts w:hint="eastAsia"/>
        </w:rPr>
        <w:t>详情</w:t>
      </w:r>
      <w:r>
        <w:rPr>
          <w:rFonts w:hint="eastAsia"/>
        </w:rPr>
        <w:t>-</w:t>
      </w:r>
      <w:r>
        <w:rPr>
          <w:rFonts w:hint="eastAsia"/>
          <w:b/>
          <w:color w:val="FF0000"/>
        </w:rPr>
        <w:t>id</w:t>
      </w:r>
    </w:p>
    <w:p w:rsidR="007B0D7A" w:rsidRDefault="007B0D7A" w:rsidP="007B0D7A">
      <w:r>
        <w:t>E</w:t>
      </w:r>
      <w:r>
        <w:rPr>
          <w:rFonts w:hint="eastAsia"/>
        </w:rPr>
        <w:t>g</w:t>
      </w:r>
      <w:r>
        <w:rPr>
          <w:rFonts w:hint="eastAsia"/>
        </w:rPr>
        <w:t>：</w:t>
      </w:r>
    </w:p>
    <w:p w:rsidR="007B0D7A" w:rsidRDefault="007B0D7A" w:rsidP="007B0D7A">
      <w:r>
        <w:rPr>
          <w:rFonts w:hint="eastAsia"/>
        </w:rPr>
        <w:t>【</w:t>
      </w:r>
      <w:r>
        <w:rPr>
          <w:rFonts w:hint="eastAsia"/>
        </w:rPr>
        <w:t>android-</w:t>
      </w:r>
      <w:r>
        <w:rPr>
          <w:rFonts w:hint="eastAsia"/>
        </w:rPr>
        <w:t>应用教室】</w:t>
      </w:r>
    </w:p>
    <w:p w:rsidR="007B0D7A" w:rsidRDefault="007B0D7A" w:rsidP="007B0D7A">
      <w:r>
        <w:rPr>
          <w:rFonts w:hint="eastAsia"/>
        </w:rPr>
        <w:t>包名</w:t>
      </w:r>
      <w:r>
        <w:rPr>
          <w:rFonts w:hint="eastAsia"/>
        </w:rPr>
        <w:t>-com.tydic.appclassroom</w:t>
      </w:r>
    </w:p>
    <w:p w:rsidR="007B0D7A" w:rsidRDefault="007B0D7A" w:rsidP="007B0D7A">
      <w:r>
        <w:rPr>
          <w:rFonts w:hint="eastAsia"/>
        </w:rPr>
        <w:t>类名</w:t>
      </w:r>
      <w:r>
        <w:rPr>
          <w:rFonts w:hint="eastAsia"/>
        </w:rPr>
        <w:t>-com.tydic.classroom.view.detail.Detail_V2</w:t>
      </w:r>
    </w:p>
    <w:p w:rsidR="007B0D7A" w:rsidRDefault="007B0D7A" w:rsidP="007B0D7A">
      <w:r>
        <w:rPr>
          <w:rFonts w:hint="eastAsia"/>
        </w:rPr>
        <w:t>appId-</w:t>
      </w:r>
      <w:r>
        <w:rPr>
          <w:rFonts w:hint="eastAsia"/>
        </w:rPr>
        <w:t>包的标识</w:t>
      </w:r>
    </w:p>
    <w:p w:rsidR="007B0D7A" w:rsidRDefault="007B0D7A" w:rsidP="007B0D7A">
      <w:r>
        <w:rPr>
          <w:rFonts w:hint="eastAsia"/>
        </w:rPr>
        <w:t>type-1</w:t>
      </w:r>
      <w:r>
        <w:rPr>
          <w:rFonts w:hint="eastAsia"/>
        </w:rPr>
        <w:t>，专题</w:t>
      </w:r>
      <w:r>
        <w:rPr>
          <w:rFonts w:hint="eastAsia"/>
        </w:rPr>
        <w:t xml:space="preserve">  2</w:t>
      </w:r>
      <w:r>
        <w:rPr>
          <w:rFonts w:hint="eastAsia"/>
        </w:rPr>
        <w:t>，详情</w:t>
      </w:r>
      <w:r>
        <w:rPr>
          <w:rFonts w:hint="eastAsia"/>
        </w:rPr>
        <w:t xml:space="preserve">  null </w:t>
      </w:r>
      <w:r>
        <w:rPr>
          <w:rFonts w:hint="eastAsia"/>
        </w:rPr>
        <w:t>就没有专题</w:t>
      </w:r>
    </w:p>
    <w:p w:rsidR="007B0D7A" w:rsidRDefault="007B0D7A" w:rsidP="007B0D7A">
      <w:r>
        <w:rPr>
          <w:rFonts w:hint="eastAsia"/>
        </w:rPr>
        <w:t>id-type=1</w:t>
      </w:r>
      <w:r>
        <w:rPr>
          <w:rFonts w:hint="eastAsia"/>
        </w:rPr>
        <w:t>为详情的</w:t>
      </w:r>
      <w:r>
        <w:rPr>
          <w:rFonts w:hint="eastAsia"/>
        </w:rPr>
        <w:t>id    type=2</w:t>
      </w:r>
      <w:r>
        <w:rPr>
          <w:rFonts w:hint="eastAsia"/>
        </w:rPr>
        <w:t>为专题的</w:t>
      </w:r>
      <w:r>
        <w:rPr>
          <w:rFonts w:hint="eastAsia"/>
        </w:rPr>
        <w:t>id</w:t>
      </w:r>
    </w:p>
    <w:p w:rsidR="007B0D7A" w:rsidRDefault="007B0D7A" w:rsidP="007B0D7A">
      <w:r>
        <w:rPr>
          <w:rFonts w:hint="eastAsia"/>
        </w:rPr>
        <w:t>【</w:t>
      </w:r>
      <w:r>
        <w:rPr>
          <w:rFonts w:hint="eastAsia"/>
        </w:rPr>
        <w:t>iOS</w:t>
      </w:r>
      <w:r>
        <w:rPr>
          <w:rFonts w:hint="eastAsia"/>
        </w:rPr>
        <w:t>】</w:t>
      </w:r>
    </w:p>
    <w:p w:rsidR="007B0D7A" w:rsidRDefault="007B0D7A" w:rsidP="007B0D7A">
      <w:r>
        <w:rPr>
          <w:rFonts w:hint="eastAsia"/>
        </w:rPr>
        <w:t>包名</w:t>
      </w:r>
      <w:r>
        <w:rPr>
          <w:rFonts w:hint="eastAsia"/>
        </w:rPr>
        <w:t>-</w:t>
      </w:r>
      <w:r>
        <w:t xml:space="preserve"> yyjs://</w:t>
      </w:r>
      <w:r>
        <w:rPr>
          <w:rFonts w:hint="eastAsia"/>
        </w:rPr>
        <w:t>（无类名）</w:t>
      </w:r>
    </w:p>
    <w:p w:rsidR="007B0D7A" w:rsidRDefault="007B0D7A" w:rsidP="007B0D7A">
      <w:r>
        <w:rPr>
          <w:rFonts w:hint="eastAsia"/>
        </w:rPr>
        <w:t>appId-</w:t>
      </w:r>
      <w:r>
        <w:rPr>
          <w:rFonts w:hint="eastAsia"/>
        </w:rPr>
        <w:t>包的标识</w:t>
      </w:r>
    </w:p>
    <w:p w:rsidR="007B0D7A" w:rsidRDefault="007B0D7A" w:rsidP="007B0D7A">
      <w:r>
        <w:rPr>
          <w:rFonts w:hint="eastAsia"/>
        </w:rPr>
        <w:t>type-1</w:t>
      </w:r>
      <w:r>
        <w:rPr>
          <w:rFonts w:hint="eastAsia"/>
        </w:rPr>
        <w:t>，专题</w:t>
      </w:r>
      <w:r>
        <w:rPr>
          <w:rFonts w:hint="eastAsia"/>
        </w:rPr>
        <w:t xml:space="preserve">  2</w:t>
      </w:r>
      <w:r>
        <w:rPr>
          <w:rFonts w:hint="eastAsia"/>
        </w:rPr>
        <w:t>，详情</w:t>
      </w:r>
      <w:r>
        <w:rPr>
          <w:rFonts w:hint="eastAsia"/>
        </w:rPr>
        <w:t xml:space="preserve">  null </w:t>
      </w:r>
      <w:r>
        <w:rPr>
          <w:rFonts w:hint="eastAsia"/>
        </w:rPr>
        <w:t>就没有专题</w:t>
      </w:r>
    </w:p>
    <w:p w:rsidR="007B0D7A" w:rsidRDefault="007B0D7A" w:rsidP="007B0D7A">
      <w:r>
        <w:rPr>
          <w:rFonts w:hint="eastAsia"/>
        </w:rPr>
        <w:t>id-type=1</w:t>
      </w:r>
      <w:r>
        <w:rPr>
          <w:rFonts w:hint="eastAsia"/>
        </w:rPr>
        <w:t>为详情的</w:t>
      </w:r>
      <w:r>
        <w:rPr>
          <w:rFonts w:hint="eastAsia"/>
        </w:rPr>
        <w:t>id    type=2</w:t>
      </w:r>
      <w:r>
        <w:rPr>
          <w:rFonts w:hint="eastAsia"/>
        </w:rPr>
        <w:t>为专题的</w:t>
      </w:r>
      <w:r>
        <w:rPr>
          <w:rFonts w:hint="eastAsia"/>
        </w:rPr>
        <w:t>id</w:t>
      </w:r>
    </w:p>
    <w:p w:rsidR="007B0D7A" w:rsidRPr="007B0D7A" w:rsidRDefault="007B0D7A" w:rsidP="007B0D7A"/>
    <w:p w:rsidR="007B0D7A" w:rsidRDefault="007B0D7A" w:rsidP="007B0D7A">
      <w:pPr>
        <w:pStyle w:val="30"/>
        <w:numPr>
          <w:ilvl w:val="0"/>
          <w:numId w:val="2"/>
        </w:numPr>
      </w:pPr>
      <w:bookmarkStart w:id="6" w:name="_Toc405551080"/>
      <w:r>
        <w:rPr>
          <w:rFonts w:hint="eastAsia"/>
        </w:rPr>
        <w:t>E</w:t>
      </w:r>
      <w:r>
        <w:rPr>
          <w:rFonts w:hint="eastAsia"/>
        </w:rPr>
        <w:t>公告消息提醒</w:t>
      </w:r>
      <w:bookmarkEnd w:id="6"/>
    </w:p>
    <w:p w:rsidR="00B90C64" w:rsidRDefault="00B90C64" w:rsidP="00B90C64">
      <w:pPr>
        <w:pStyle w:val="5"/>
      </w:pPr>
      <w:r>
        <w:rPr>
          <w:rFonts w:hint="eastAsia"/>
        </w:rPr>
        <w:t>接口地址</w:t>
      </w:r>
    </w:p>
    <w:p w:rsidR="00B90C64" w:rsidRDefault="00B90C64" w:rsidP="00B90C64">
      <w:r>
        <w:t>http://101.95.48.96:8005/public/sjkf/systemnotice/inter_isNew_info?time=2014-3-11%2012:22:23</w:t>
      </w:r>
    </w:p>
    <w:p w:rsidR="00B90C64" w:rsidRDefault="00B90C64" w:rsidP="00B90C64">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B90C64" w:rsidTr="00451CCF">
        <w:tc>
          <w:tcPr>
            <w:tcW w:w="1843" w:type="dxa"/>
            <w:shd w:val="clear" w:color="auto" w:fill="BFBFBF"/>
          </w:tcPr>
          <w:p w:rsidR="00B90C64" w:rsidRDefault="00B90C64" w:rsidP="00451CCF">
            <w:pPr>
              <w:rPr>
                <w:b/>
              </w:rPr>
            </w:pPr>
            <w:r>
              <w:rPr>
                <w:b/>
              </w:rPr>
              <w:t>Key</w:t>
            </w:r>
          </w:p>
        </w:tc>
        <w:tc>
          <w:tcPr>
            <w:tcW w:w="1559" w:type="dxa"/>
            <w:shd w:val="clear" w:color="auto" w:fill="BFBFBF"/>
          </w:tcPr>
          <w:p w:rsidR="00B90C64" w:rsidRDefault="00B90C64" w:rsidP="00451CCF">
            <w:pPr>
              <w:rPr>
                <w:b/>
              </w:rPr>
            </w:pPr>
            <w:r>
              <w:rPr>
                <w:b/>
              </w:rPr>
              <w:t>类型</w:t>
            </w:r>
          </w:p>
        </w:tc>
        <w:tc>
          <w:tcPr>
            <w:tcW w:w="709" w:type="dxa"/>
            <w:shd w:val="clear" w:color="auto" w:fill="BFBFBF"/>
          </w:tcPr>
          <w:p w:rsidR="00B90C64" w:rsidRDefault="00B90C64" w:rsidP="00451CCF">
            <w:pPr>
              <w:rPr>
                <w:b/>
              </w:rPr>
            </w:pPr>
            <w:r>
              <w:rPr>
                <w:b/>
              </w:rPr>
              <w:t>必须</w:t>
            </w:r>
          </w:p>
        </w:tc>
        <w:tc>
          <w:tcPr>
            <w:tcW w:w="1559" w:type="dxa"/>
            <w:shd w:val="clear" w:color="auto" w:fill="BFBFBF"/>
          </w:tcPr>
          <w:p w:rsidR="00B90C64" w:rsidRDefault="00B90C64" w:rsidP="00451CCF">
            <w:pPr>
              <w:ind w:firstLineChars="50" w:firstLine="120"/>
              <w:rPr>
                <w:b/>
              </w:rPr>
            </w:pPr>
            <w:r>
              <w:rPr>
                <w:b/>
              </w:rPr>
              <w:t>的长度</w:t>
            </w:r>
          </w:p>
        </w:tc>
        <w:tc>
          <w:tcPr>
            <w:tcW w:w="4111" w:type="dxa"/>
            <w:shd w:val="clear" w:color="auto" w:fill="BFBFBF"/>
          </w:tcPr>
          <w:p w:rsidR="00B90C64" w:rsidRDefault="00B90C64" w:rsidP="00451CCF">
            <w:pPr>
              <w:rPr>
                <w:b/>
              </w:rPr>
            </w:pPr>
            <w:r>
              <w:rPr>
                <w:b/>
              </w:rPr>
              <w:t>注释</w:t>
            </w:r>
          </w:p>
        </w:tc>
      </w:tr>
      <w:tr w:rsidR="00B90C64" w:rsidTr="00451CCF">
        <w:tc>
          <w:tcPr>
            <w:tcW w:w="1843" w:type="dxa"/>
            <w:shd w:val="clear" w:color="auto" w:fill="F2F2F2"/>
          </w:tcPr>
          <w:p w:rsidR="00B90C64" w:rsidRDefault="00B90C64" w:rsidP="00451CCF">
            <w:r>
              <w:t>Province</w:t>
            </w:r>
          </w:p>
        </w:tc>
        <w:tc>
          <w:tcPr>
            <w:tcW w:w="1559" w:type="dxa"/>
          </w:tcPr>
          <w:p w:rsidR="00B90C64" w:rsidRDefault="00B90C64" w:rsidP="00451CCF">
            <w:r>
              <w:t>String</w:t>
            </w:r>
          </w:p>
        </w:tc>
        <w:tc>
          <w:tcPr>
            <w:tcW w:w="709" w:type="dxa"/>
          </w:tcPr>
          <w:p w:rsidR="00B90C64" w:rsidRDefault="00B90C64" w:rsidP="00451CCF">
            <w:r>
              <w:t>否</w:t>
            </w:r>
          </w:p>
        </w:tc>
        <w:tc>
          <w:tcPr>
            <w:tcW w:w="1559" w:type="dxa"/>
          </w:tcPr>
          <w:p w:rsidR="00B90C64" w:rsidRDefault="00B90C64" w:rsidP="00451CCF"/>
        </w:tc>
        <w:tc>
          <w:tcPr>
            <w:tcW w:w="4111" w:type="dxa"/>
          </w:tcPr>
          <w:p w:rsidR="00B90C64" w:rsidRDefault="00B90C64" w:rsidP="00451CCF">
            <w:r>
              <w:t>用户归属省名称</w:t>
            </w:r>
            <w:r>
              <w:rPr>
                <w:rFonts w:hint="eastAsia"/>
              </w:rPr>
              <w:t>（默认返回集团数据）</w:t>
            </w:r>
          </w:p>
        </w:tc>
      </w:tr>
      <w:tr w:rsidR="00B90C64" w:rsidTr="00451CCF">
        <w:tc>
          <w:tcPr>
            <w:tcW w:w="1843" w:type="dxa"/>
            <w:shd w:val="clear" w:color="auto" w:fill="F2F2F2"/>
          </w:tcPr>
          <w:p w:rsidR="00B90C64" w:rsidRDefault="00B90C64" w:rsidP="00451CCF">
            <w:pPr>
              <w:rPr>
                <w:highlight w:val="yellow"/>
              </w:rPr>
            </w:pPr>
            <w:r>
              <w:rPr>
                <w:rFonts w:hint="eastAsia"/>
                <w:highlight w:val="yellow"/>
              </w:rPr>
              <w:t>telPhone</w:t>
            </w:r>
          </w:p>
        </w:tc>
        <w:tc>
          <w:tcPr>
            <w:tcW w:w="1559" w:type="dxa"/>
          </w:tcPr>
          <w:p w:rsidR="00B90C64" w:rsidRDefault="00B90C64" w:rsidP="00451CCF">
            <w:pPr>
              <w:rPr>
                <w:highlight w:val="yellow"/>
              </w:rPr>
            </w:pPr>
            <w:r>
              <w:rPr>
                <w:rFonts w:hint="eastAsia"/>
                <w:highlight w:val="yellow"/>
              </w:rPr>
              <w:t>String</w:t>
            </w:r>
          </w:p>
        </w:tc>
        <w:tc>
          <w:tcPr>
            <w:tcW w:w="709" w:type="dxa"/>
          </w:tcPr>
          <w:p w:rsidR="00B90C64" w:rsidRDefault="00B90C64" w:rsidP="00451CCF">
            <w:pPr>
              <w:rPr>
                <w:highlight w:val="yellow"/>
              </w:rPr>
            </w:pPr>
            <w:r>
              <w:rPr>
                <w:rFonts w:hint="eastAsia"/>
                <w:highlight w:val="yellow"/>
              </w:rPr>
              <w:t>否</w:t>
            </w:r>
          </w:p>
        </w:tc>
        <w:tc>
          <w:tcPr>
            <w:tcW w:w="1559" w:type="dxa"/>
          </w:tcPr>
          <w:p w:rsidR="00B90C64" w:rsidRDefault="00B90C64" w:rsidP="00451CCF">
            <w:pPr>
              <w:rPr>
                <w:highlight w:val="yellow"/>
              </w:rPr>
            </w:pPr>
          </w:p>
        </w:tc>
        <w:tc>
          <w:tcPr>
            <w:tcW w:w="4111" w:type="dxa"/>
          </w:tcPr>
          <w:p w:rsidR="00B90C64" w:rsidRDefault="00B90C64" w:rsidP="00451CCF">
            <w:pPr>
              <w:rPr>
                <w:highlight w:val="yellow"/>
              </w:rPr>
            </w:pPr>
            <w:r>
              <w:rPr>
                <w:rFonts w:hint="eastAsia"/>
                <w:highlight w:val="yellow"/>
              </w:rPr>
              <w:t>电话号码</w:t>
            </w:r>
          </w:p>
        </w:tc>
      </w:tr>
      <w:tr w:rsidR="00B90C64" w:rsidTr="00451CCF">
        <w:tc>
          <w:tcPr>
            <w:tcW w:w="1843" w:type="dxa"/>
            <w:shd w:val="clear" w:color="auto" w:fill="F2F2F2"/>
          </w:tcPr>
          <w:p w:rsidR="00B90C64" w:rsidRDefault="00B90C64" w:rsidP="00451CCF">
            <w:r>
              <w:rPr>
                <w:rFonts w:hint="eastAsia"/>
              </w:rPr>
              <w:t>deviceOS</w:t>
            </w:r>
          </w:p>
        </w:tc>
        <w:tc>
          <w:tcPr>
            <w:tcW w:w="1559" w:type="dxa"/>
          </w:tcPr>
          <w:p w:rsidR="00B90C64" w:rsidRDefault="00B90C64" w:rsidP="00451CCF">
            <w:r>
              <w:rPr>
                <w:rFonts w:hint="eastAsia"/>
              </w:rPr>
              <w:t>String</w:t>
            </w:r>
          </w:p>
        </w:tc>
        <w:tc>
          <w:tcPr>
            <w:tcW w:w="709" w:type="dxa"/>
          </w:tcPr>
          <w:p w:rsidR="00B90C64" w:rsidRDefault="00B90C64" w:rsidP="00451CCF">
            <w:r>
              <w:rPr>
                <w:rFonts w:hint="eastAsia"/>
              </w:rPr>
              <w:t>否</w:t>
            </w:r>
          </w:p>
        </w:tc>
        <w:tc>
          <w:tcPr>
            <w:tcW w:w="1559" w:type="dxa"/>
          </w:tcPr>
          <w:p w:rsidR="00B90C64" w:rsidRDefault="00B90C64" w:rsidP="00451CCF"/>
        </w:tc>
        <w:tc>
          <w:tcPr>
            <w:tcW w:w="4111" w:type="dxa"/>
          </w:tcPr>
          <w:p w:rsidR="00B90C64" w:rsidRDefault="00B90C64" w:rsidP="00451CCF">
            <w:r>
              <w:rPr>
                <w:rFonts w:hint="eastAsia"/>
              </w:rPr>
              <w:t>操作系统：</w:t>
            </w:r>
            <w:r>
              <w:rPr>
                <w:rFonts w:hint="eastAsia"/>
              </w:rPr>
              <w:t xml:space="preserve">android </w:t>
            </w:r>
            <w:r>
              <w:rPr>
                <w:rFonts w:hint="eastAsia"/>
              </w:rPr>
              <w:t>或者</w:t>
            </w:r>
            <w:r>
              <w:rPr>
                <w:rFonts w:hint="eastAsia"/>
              </w:rPr>
              <w:t xml:space="preserve"> iOS</w:t>
            </w:r>
          </w:p>
        </w:tc>
      </w:tr>
      <w:tr w:rsidR="00B90C64" w:rsidTr="00451CCF">
        <w:tc>
          <w:tcPr>
            <w:tcW w:w="1843" w:type="dxa"/>
            <w:shd w:val="clear" w:color="auto" w:fill="F2F2F2"/>
          </w:tcPr>
          <w:p w:rsidR="00B90C64" w:rsidRDefault="00B90C64" w:rsidP="00451CCF">
            <w:pPr>
              <w:rPr>
                <w:b/>
                <w:color w:val="FF0000"/>
              </w:rPr>
            </w:pPr>
            <w:r>
              <w:rPr>
                <w:rFonts w:hint="eastAsia"/>
                <w:b/>
                <w:color w:val="FF0000"/>
              </w:rPr>
              <w:t>time</w:t>
            </w:r>
          </w:p>
        </w:tc>
        <w:tc>
          <w:tcPr>
            <w:tcW w:w="1559" w:type="dxa"/>
          </w:tcPr>
          <w:p w:rsidR="00B90C64" w:rsidRDefault="00B90C64" w:rsidP="00451CCF">
            <w:pPr>
              <w:rPr>
                <w:b/>
                <w:color w:val="FF0000"/>
              </w:rPr>
            </w:pPr>
            <w:r>
              <w:rPr>
                <w:rFonts w:hint="eastAsia"/>
                <w:b/>
                <w:color w:val="FF0000"/>
              </w:rPr>
              <w:t>String</w:t>
            </w:r>
          </w:p>
        </w:tc>
        <w:tc>
          <w:tcPr>
            <w:tcW w:w="709" w:type="dxa"/>
          </w:tcPr>
          <w:p w:rsidR="00B90C64" w:rsidRDefault="00B90C64" w:rsidP="00451CCF">
            <w:pPr>
              <w:rPr>
                <w:b/>
                <w:color w:val="FF0000"/>
              </w:rPr>
            </w:pPr>
            <w:r>
              <w:rPr>
                <w:rFonts w:hint="eastAsia"/>
                <w:b/>
                <w:color w:val="FF0000"/>
              </w:rPr>
              <w:t>是</w:t>
            </w:r>
          </w:p>
        </w:tc>
        <w:tc>
          <w:tcPr>
            <w:tcW w:w="1559" w:type="dxa"/>
          </w:tcPr>
          <w:p w:rsidR="00B90C64" w:rsidRDefault="00B90C64" w:rsidP="00451CCF">
            <w:pPr>
              <w:rPr>
                <w:b/>
                <w:color w:val="FF0000"/>
              </w:rPr>
            </w:pPr>
          </w:p>
        </w:tc>
        <w:tc>
          <w:tcPr>
            <w:tcW w:w="4111" w:type="dxa"/>
          </w:tcPr>
          <w:p w:rsidR="00B90C64" w:rsidRDefault="00B90C64" w:rsidP="00451CCF">
            <w:pPr>
              <w:rPr>
                <w:b/>
                <w:color w:val="FF0000"/>
              </w:rPr>
            </w:pPr>
            <w:r>
              <w:rPr>
                <w:rFonts w:hint="eastAsia"/>
                <w:b/>
                <w:color w:val="FF0000"/>
              </w:rPr>
              <w:t>格式（</w:t>
            </w:r>
            <w:r>
              <w:rPr>
                <w:rFonts w:hint="eastAsia"/>
                <w:b/>
                <w:color w:val="FF0000"/>
              </w:rPr>
              <w:t>yyyy-MM-dd HH:mm:ss</w:t>
            </w:r>
            <w:r>
              <w:rPr>
                <w:rFonts w:hint="eastAsia"/>
                <w:b/>
                <w:color w:val="FF0000"/>
              </w:rPr>
              <w:t>）</w:t>
            </w:r>
            <w:r>
              <w:rPr>
                <w:rFonts w:hint="eastAsia"/>
                <w:b/>
                <w:color w:val="FF0000"/>
              </w:rPr>
              <w:t>24hh</w:t>
            </w:r>
          </w:p>
        </w:tc>
      </w:tr>
    </w:tbl>
    <w:p w:rsidR="00B90C64" w:rsidRDefault="00B90C64" w:rsidP="00B90C64">
      <w:pPr>
        <w:pStyle w:val="5"/>
      </w:pPr>
      <w:r>
        <w:t>响应报文</w:t>
      </w:r>
    </w:p>
    <w:p w:rsidR="00B90C64" w:rsidRDefault="00B90C64" w:rsidP="00B90C64">
      <w:pPr>
        <w:rPr>
          <w:b/>
          <w:color w:val="FF0000"/>
        </w:rPr>
      </w:pPr>
      <w:r>
        <w:rPr>
          <w:rFonts w:hint="eastAsia"/>
          <w:b/>
          <w:color w:val="FF0000"/>
        </w:rPr>
        <w:t>说明：</w:t>
      </w:r>
      <w:r>
        <w:rPr>
          <w:rFonts w:hint="eastAsia"/>
          <w:b/>
          <w:color w:val="FF0000"/>
        </w:rPr>
        <w:t>1</w:t>
      </w:r>
      <w:r>
        <w:rPr>
          <w:rFonts w:hint="eastAsia"/>
          <w:b/>
          <w:color w:val="FF0000"/>
        </w:rPr>
        <w:t>，不传省，不传电话，取消息列表集团级数据最大时间</w:t>
      </w:r>
    </w:p>
    <w:p w:rsidR="00B90C64" w:rsidRDefault="00B90C64" w:rsidP="00B90C64">
      <w:pPr>
        <w:rPr>
          <w:b/>
          <w:color w:val="FF0000"/>
        </w:rPr>
      </w:pPr>
      <w:r>
        <w:rPr>
          <w:rFonts w:hint="eastAsia"/>
          <w:b/>
          <w:color w:val="FF0000"/>
        </w:rPr>
        <w:t>2</w:t>
      </w:r>
      <w:r>
        <w:rPr>
          <w:rFonts w:hint="eastAsia"/>
          <w:b/>
          <w:color w:val="FF0000"/>
        </w:rPr>
        <w:t>，传省，不传电话，取消息列表集团级数据</w:t>
      </w:r>
      <w:r>
        <w:rPr>
          <w:rFonts w:hint="eastAsia"/>
          <w:b/>
          <w:color w:val="FF0000"/>
        </w:rPr>
        <w:t>+</w:t>
      </w:r>
      <w:r>
        <w:rPr>
          <w:rFonts w:hint="eastAsia"/>
          <w:b/>
          <w:color w:val="FF0000"/>
        </w:rPr>
        <w:t>该省数据的最大时间</w:t>
      </w:r>
    </w:p>
    <w:p w:rsidR="00B90C64" w:rsidRDefault="00B90C64" w:rsidP="00B90C64">
      <w:pPr>
        <w:rPr>
          <w:b/>
          <w:color w:val="FF0000"/>
        </w:rPr>
      </w:pPr>
      <w:r>
        <w:rPr>
          <w:rFonts w:hint="eastAsia"/>
          <w:b/>
          <w:color w:val="FF0000"/>
        </w:rPr>
        <w:t>3</w:t>
      </w:r>
      <w:r>
        <w:rPr>
          <w:rFonts w:hint="eastAsia"/>
          <w:b/>
          <w:color w:val="FF0000"/>
        </w:rPr>
        <w:t>，传电话，不传省，取消息列表集团级数据</w:t>
      </w:r>
      <w:r>
        <w:rPr>
          <w:rFonts w:hint="eastAsia"/>
          <w:b/>
          <w:color w:val="FF0000"/>
        </w:rPr>
        <w:t xml:space="preserve"> + lte</w:t>
      </w:r>
      <w:r>
        <w:rPr>
          <w:rFonts w:hint="eastAsia"/>
          <w:b/>
          <w:color w:val="FF0000"/>
        </w:rPr>
        <w:t>推送数据最大时间</w:t>
      </w:r>
    </w:p>
    <w:p w:rsidR="00B90C64" w:rsidRDefault="00B90C64" w:rsidP="00B90C64">
      <w:pPr>
        <w:rPr>
          <w:b/>
          <w:color w:val="FF0000"/>
        </w:rPr>
      </w:pPr>
      <w:r>
        <w:rPr>
          <w:rFonts w:hint="eastAsia"/>
          <w:b/>
          <w:color w:val="FF0000"/>
        </w:rPr>
        <w:t>4</w:t>
      </w:r>
      <w:r>
        <w:rPr>
          <w:rFonts w:hint="eastAsia"/>
          <w:b/>
          <w:color w:val="FF0000"/>
        </w:rPr>
        <w:t>，都传取消息列表集团级数据</w:t>
      </w:r>
      <w:r>
        <w:rPr>
          <w:rFonts w:hint="eastAsia"/>
          <w:b/>
          <w:color w:val="FF0000"/>
        </w:rPr>
        <w:t>+</w:t>
      </w:r>
      <w:r>
        <w:rPr>
          <w:rFonts w:hint="eastAsia"/>
          <w:b/>
          <w:color w:val="FF0000"/>
        </w:rPr>
        <w:t>该省数据</w:t>
      </w:r>
      <w:r>
        <w:rPr>
          <w:rFonts w:hint="eastAsia"/>
          <w:b/>
          <w:color w:val="FF0000"/>
        </w:rPr>
        <w:t xml:space="preserve"> + lte</w:t>
      </w:r>
      <w:r>
        <w:rPr>
          <w:rFonts w:hint="eastAsia"/>
          <w:b/>
          <w:color w:val="FF0000"/>
        </w:rPr>
        <w:t>推送数据最大时间</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B90C64" w:rsidTr="00451CCF">
        <w:trPr>
          <w:trHeight w:val="404"/>
        </w:trPr>
        <w:tc>
          <w:tcPr>
            <w:tcW w:w="2087" w:type="dxa"/>
            <w:shd w:val="clear" w:color="auto" w:fill="BFBFBF"/>
          </w:tcPr>
          <w:p w:rsidR="00B90C64" w:rsidRDefault="00B90C64" w:rsidP="00451CCF">
            <w:pPr>
              <w:rPr>
                <w:b/>
              </w:rPr>
            </w:pPr>
            <w:r>
              <w:rPr>
                <w:b/>
              </w:rPr>
              <w:t>Key</w:t>
            </w:r>
          </w:p>
        </w:tc>
        <w:tc>
          <w:tcPr>
            <w:tcW w:w="1765" w:type="dxa"/>
            <w:shd w:val="clear" w:color="auto" w:fill="BFBFBF"/>
          </w:tcPr>
          <w:p w:rsidR="00B90C64" w:rsidRDefault="00B90C64" w:rsidP="00451CCF">
            <w:pPr>
              <w:rPr>
                <w:b/>
              </w:rPr>
            </w:pPr>
            <w:r>
              <w:rPr>
                <w:b/>
              </w:rPr>
              <w:t>类型</w:t>
            </w:r>
          </w:p>
        </w:tc>
        <w:tc>
          <w:tcPr>
            <w:tcW w:w="4654" w:type="dxa"/>
            <w:shd w:val="clear" w:color="auto" w:fill="BFBFBF"/>
          </w:tcPr>
          <w:p w:rsidR="00B90C64" w:rsidRDefault="00B90C64" w:rsidP="00451CCF">
            <w:pPr>
              <w:rPr>
                <w:b/>
              </w:rPr>
            </w:pPr>
            <w:r>
              <w:rPr>
                <w:b/>
              </w:rPr>
              <w:t>注释</w:t>
            </w:r>
          </w:p>
        </w:tc>
      </w:tr>
      <w:tr w:rsidR="00B90C64" w:rsidTr="00451CCF">
        <w:trPr>
          <w:trHeight w:val="419"/>
        </w:trPr>
        <w:tc>
          <w:tcPr>
            <w:tcW w:w="2087" w:type="dxa"/>
            <w:shd w:val="clear" w:color="auto" w:fill="F2F2F2"/>
          </w:tcPr>
          <w:p w:rsidR="00B90C64" w:rsidRDefault="00B90C64" w:rsidP="00451CCF">
            <w:r>
              <w:t>resCode</w:t>
            </w:r>
          </w:p>
        </w:tc>
        <w:tc>
          <w:tcPr>
            <w:tcW w:w="1765" w:type="dxa"/>
          </w:tcPr>
          <w:p w:rsidR="00B90C64" w:rsidRDefault="00B90C64" w:rsidP="00451CCF">
            <w:r>
              <w:t>Integer</w:t>
            </w:r>
          </w:p>
        </w:tc>
        <w:tc>
          <w:tcPr>
            <w:tcW w:w="4654" w:type="dxa"/>
          </w:tcPr>
          <w:p w:rsidR="00B90C64" w:rsidRDefault="00B90C64" w:rsidP="00451CCF">
            <w:r>
              <w:t>结果码。结果码。</w:t>
            </w:r>
            <w:r>
              <w:t>200</w:t>
            </w:r>
            <w:r>
              <w:t>表示成功，</w:t>
            </w:r>
          </w:p>
        </w:tc>
      </w:tr>
      <w:tr w:rsidR="00B90C64" w:rsidTr="00451CCF">
        <w:trPr>
          <w:trHeight w:val="419"/>
        </w:trPr>
        <w:tc>
          <w:tcPr>
            <w:tcW w:w="2087" w:type="dxa"/>
            <w:shd w:val="clear" w:color="auto" w:fill="F2F2F2"/>
          </w:tcPr>
          <w:p w:rsidR="00B90C64" w:rsidRDefault="00B90C64" w:rsidP="00451CCF">
            <w:r>
              <w:t>resDesc</w:t>
            </w:r>
          </w:p>
        </w:tc>
        <w:tc>
          <w:tcPr>
            <w:tcW w:w="1765" w:type="dxa"/>
          </w:tcPr>
          <w:p w:rsidR="00B90C64" w:rsidRDefault="00B90C64" w:rsidP="00451CCF">
            <w:r>
              <w:t>String</w:t>
            </w:r>
          </w:p>
        </w:tc>
        <w:tc>
          <w:tcPr>
            <w:tcW w:w="4654" w:type="dxa"/>
          </w:tcPr>
          <w:p w:rsidR="00B90C64" w:rsidRDefault="00B90C64" w:rsidP="00451CCF">
            <w:r>
              <w:t>描述</w:t>
            </w:r>
          </w:p>
        </w:tc>
      </w:tr>
      <w:tr w:rsidR="00B90C64" w:rsidTr="00451CCF">
        <w:trPr>
          <w:trHeight w:val="419"/>
        </w:trPr>
        <w:tc>
          <w:tcPr>
            <w:tcW w:w="2087" w:type="dxa"/>
            <w:shd w:val="clear" w:color="auto" w:fill="F2F2F2"/>
          </w:tcPr>
          <w:p w:rsidR="00B90C64" w:rsidRDefault="00B90C64" w:rsidP="00451CCF">
            <w:pPr>
              <w:rPr>
                <w:b/>
              </w:rPr>
            </w:pPr>
            <w:r>
              <w:rPr>
                <w:rFonts w:hint="eastAsia"/>
                <w:b/>
              </w:rPr>
              <w:t>isNew</w:t>
            </w:r>
          </w:p>
        </w:tc>
        <w:tc>
          <w:tcPr>
            <w:tcW w:w="1765" w:type="dxa"/>
          </w:tcPr>
          <w:p w:rsidR="00B90C64" w:rsidRDefault="00B90C64" w:rsidP="00451CCF">
            <w:pPr>
              <w:rPr>
                <w:b/>
              </w:rPr>
            </w:pPr>
            <w:r>
              <w:rPr>
                <w:b/>
              </w:rPr>
              <w:t>Integer</w:t>
            </w:r>
          </w:p>
        </w:tc>
        <w:tc>
          <w:tcPr>
            <w:tcW w:w="4654" w:type="dxa"/>
          </w:tcPr>
          <w:p w:rsidR="00B90C64" w:rsidRDefault="00B90C64" w:rsidP="00451CCF">
            <w:pPr>
              <w:rPr>
                <w:b/>
              </w:rPr>
            </w:pPr>
            <w:r>
              <w:rPr>
                <w:rFonts w:hint="eastAsia"/>
                <w:b/>
              </w:rPr>
              <w:t>1</w:t>
            </w:r>
            <w:r>
              <w:rPr>
                <w:rFonts w:hint="eastAsia"/>
                <w:b/>
              </w:rPr>
              <w:t>：有新的提醒；</w:t>
            </w:r>
            <w:r>
              <w:rPr>
                <w:rFonts w:hint="eastAsia"/>
                <w:b/>
              </w:rPr>
              <w:t>0</w:t>
            </w:r>
            <w:r>
              <w:rPr>
                <w:rFonts w:hint="eastAsia"/>
                <w:b/>
              </w:rPr>
              <w:t>：无</w:t>
            </w:r>
          </w:p>
        </w:tc>
      </w:tr>
    </w:tbl>
    <w:p w:rsidR="00B90C64" w:rsidRPr="00B90C64" w:rsidRDefault="00B90C64" w:rsidP="00B90C64"/>
    <w:p w:rsidR="007B0D7A" w:rsidRDefault="007B0D7A" w:rsidP="007B0D7A">
      <w:pPr>
        <w:pStyle w:val="30"/>
        <w:numPr>
          <w:ilvl w:val="0"/>
          <w:numId w:val="2"/>
        </w:numPr>
      </w:pPr>
      <w:bookmarkStart w:id="7" w:name="_Toc405551081"/>
      <w:r>
        <w:rPr>
          <w:rFonts w:hint="eastAsia"/>
        </w:rPr>
        <w:lastRenderedPageBreak/>
        <w:t>小铃铛公共账号折叠</w:t>
      </w:r>
      <w:bookmarkEnd w:id="7"/>
    </w:p>
    <w:p w:rsidR="00B90C64" w:rsidRDefault="00B90C64" w:rsidP="00B90C64">
      <w:pPr>
        <w:pStyle w:val="5"/>
      </w:pPr>
      <w:r>
        <w:t>接口描述</w:t>
      </w:r>
    </w:p>
    <w:p w:rsidR="00B90C64" w:rsidRDefault="00B50774" w:rsidP="00B90C64">
      <w:hyperlink r:id="rId14" w:history="1">
        <w:r w:rsidR="00B90C64">
          <w:rPr>
            <w:rStyle w:val="af0"/>
          </w:rPr>
          <w:t>http://101.95.48.97:8005/public/sjkf/systemnotice/intr_sysnoticefold_list?clientDate={%22clientDate%22:[{%22ntype%22:%22103%22,%22date%22:%222014-06-03%2014:28:00%22},{%22ntype%22:%22204%22,%22date%22:%222014-06-03%2014:28:00%22}]}</w:t>
        </w:r>
      </w:hyperlink>
    </w:p>
    <w:p w:rsidR="00B90C64" w:rsidRDefault="00B90C64" w:rsidP="00B90C64">
      <w:r>
        <w:t>获取系统</w:t>
      </w:r>
      <w:r>
        <w:rPr>
          <w:rFonts w:hint="eastAsia"/>
        </w:rPr>
        <w:t>折叠</w:t>
      </w:r>
      <w:r>
        <w:t>公告信息</w:t>
      </w:r>
    </w:p>
    <w:p w:rsidR="00B90C64" w:rsidRDefault="00B90C64" w:rsidP="00B90C64">
      <w:r>
        <w:rPr>
          <w:noProof/>
        </w:rPr>
        <w:drawing>
          <wp:inline distT="0" distB="0" distL="0" distR="0">
            <wp:extent cx="5270500" cy="3838575"/>
            <wp:effectExtent l="0" t="0" r="635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838575"/>
                    </a:xfrm>
                    <a:prstGeom prst="rect">
                      <a:avLst/>
                    </a:prstGeom>
                    <a:noFill/>
                    <a:ln>
                      <a:noFill/>
                    </a:ln>
                  </pic:spPr>
                </pic:pic>
              </a:graphicData>
            </a:graphic>
          </wp:inline>
        </w:drawing>
      </w:r>
    </w:p>
    <w:p w:rsidR="00B90C64" w:rsidRDefault="00B90C64" w:rsidP="00B90C64">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B90C64" w:rsidTr="00451CCF">
        <w:tc>
          <w:tcPr>
            <w:tcW w:w="1843" w:type="dxa"/>
            <w:shd w:val="clear" w:color="auto" w:fill="BFBFBF"/>
          </w:tcPr>
          <w:p w:rsidR="00B90C64" w:rsidRDefault="00B90C64" w:rsidP="00451CCF">
            <w:pPr>
              <w:rPr>
                <w:b/>
              </w:rPr>
            </w:pPr>
            <w:r>
              <w:rPr>
                <w:b/>
              </w:rPr>
              <w:t>Key</w:t>
            </w:r>
          </w:p>
        </w:tc>
        <w:tc>
          <w:tcPr>
            <w:tcW w:w="1559" w:type="dxa"/>
            <w:shd w:val="clear" w:color="auto" w:fill="BFBFBF"/>
          </w:tcPr>
          <w:p w:rsidR="00B90C64" w:rsidRDefault="00B90C64" w:rsidP="00451CCF">
            <w:pPr>
              <w:rPr>
                <w:b/>
              </w:rPr>
            </w:pPr>
            <w:r>
              <w:rPr>
                <w:b/>
              </w:rPr>
              <w:t>类型</w:t>
            </w:r>
          </w:p>
        </w:tc>
        <w:tc>
          <w:tcPr>
            <w:tcW w:w="709" w:type="dxa"/>
            <w:shd w:val="clear" w:color="auto" w:fill="BFBFBF"/>
          </w:tcPr>
          <w:p w:rsidR="00B90C64" w:rsidRDefault="00B90C64" w:rsidP="00451CCF">
            <w:pPr>
              <w:rPr>
                <w:b/>
              </w:rPr>
            </w:pPr>
            <w:r>
              <w:rPr>
                <w:b/>
              </w:rPr>
              <w:t>必须</w:t>
            </w:r>
          </w:p>
        </w:tc>
        <w:tc>
          <w:tcPr>
            <w:tcW w:w="1559" w:type="dxa"/>
            <w:shd w:val="clear" w:color="auto" w:fill="BFBFBF"/>
          </w:tcPr>
          <w:p w:rsidR="00B90C64" w:rsidRDefault="00B90C64" w:rsidP="00451CCF">
            <w:pPr>
              <w:ind w:firstLineChars="50" w:firstLine="120"/>
              <w:rPr>
                <w:b/>
              </w:rPr>
            </w:pPr>
            <w:r>
              <w:rPr>
                <w:b/>
              </w:rPr>
              <w:t>的长度</w:t>
            </w:r>
          </w:p>
        </w:tc>
        <w:tc>
          <w:tcPr>
            <w:tcW w:w="4111" w:type="dxa"/>
            <w:shd w:val="clear" w:color="auto" w:fill="BFBFBF"/>
          </w:tcPr>
          <w:p w:rsidR="00B90C64" w:rsidRDefault="00B90C64" w:rsidP="00451CCF">
            <w:pPr>
              <w:rPr>
                <w:b/>
              </w:rPr>
            </w:pPr>
            <w:r>
              <w:rPr>
                <w:b/>
              </w:rPr>
              <w:t>注释</w:t>
            </w:r>
          </w:p>
        </w:tc>
      </w:tr>
      <w:tr w:rsidR="00B90C64" w:rsidTr="00451CCF">
        <w:tc>
          <w:tcPr>
            <w:tcW w:w="1843" w:type="dxa"/>
            <w:shd w:val="clear" w:color="auto" w:fill="F2F2F2"/>
          </w:tcPr>
          <w:p w:rsidR="00B90C64" w:rsidRDefault="00B90C64" w:rsidP="00451CCF">
            <w:r>
              <w:rPr>
                <w:rFonts w:hint="eastAsia"/>
              </w:rPr>
              <w:t>provence</w:t>
            </w:r>
          </w:p>
        </w:tc>
        <w:tc>
          <w:tcPr>
            <w:tcW w:w="1559" w:type="dxa"/>
          </w:tcPr>
          <w:p w:rsidR="00B90C64" w:rsidRDefault="00B90C64" w:rsidP="00451CCF">
            <w:r>
              <w:t>String</w:t>
            </w:r>
          </w:p>
        </w:tc>
        <w:tc>
          <w:tcPr>
            <w:tcW w:w="709" w:type="dxa"/>
          </w:tcPr>
          <w:p w:rsidR="00B90C64" w:rsidRDefault="00B90C64" w:rsidP="00451CCF">
            <w:r>
              <w:t>否</w:t>
            </w:r>
          </w:p>
        </w:tc>
        <w:tc>
          <w:tcPr>
            <w:tcW w:w="1559" w:type="dxa"/>
          </w:tcPr>
          <w:p w:rsidR="00B90C64" w:rsidRDefault="00B90C64" w:rsidP="00451CCF"/>
        </w:tc>
        <w:tc>
          <w:tcPr>
            <w:tcW w:w="4111" w:type="dxa"/>
          </w:tcPr>
          <w:p w:rsidR="00B90C64" w:rsidRDefault="00B90C64" w:rsidP="00451CCF">
            <w:r>
              <w:t>用户归属省名称</w:t>
            </w:r>
            <w:r>
              <w:rPr>
                <w:rFonts w:hint="eastAsia"/>
              </w:rPr>
              <w:t>（默认返回集团数据）</w:t>
            </w:r>
          </w:p>
        </w:tc>
      </w:tr>
      <w:tr w:rsidR="00B90C64" w:rsidTr="00451CCF">
        <w:tc>
          <w:tcPr>
            <w:tcW w:w="1843" w:type="dxa"/>
            <w:shd w:val="clear" w:color="auto" w:fill="F2F2F2"/>
          </w:tcPr>
          <w:p w:rsidR="00B90C64" w:rsidRDefault="00B90C64" w:rsidP="00451CCF">
            <w:r>
              <w:t>PageSize</w:t>
            </w:r>
          </w:p>
        </w:tc>
        <w:tc>
          <w:tcPr>
            <w:tcW w:w="1559" w:type="dxa"/>
          </w:tcPr>
          <w:p w:rsidR="00B90C64" w:rsidRDefault="00B90C64" w:rsidP="00451CCF">
            <w:r>
              <w:t>String</w:t>
            </w:r>
          </w:p>
        </w:tc>
        <w:tc>
          <w:tcPr>
            <w:tcW w:w="709" w:type="dxa"/>
          </w:tcPr>
          <w:p w:rsidR="00B90C64" w:rsidRDefault="00B90C64" w:rsidP="00451CCF">
            <w:r>
              <w:rPr>
                <w:rFonts w:hint="eastAsia"/>
              </w:rPr>
              <w:t>否</w:t>
            </w:r>
          </w:p>
        </w:tc>
        <w:tc>
          <w:tcPr>
            <w:tcW w:w="1559" w:type="dxa"/>
          </w:tcPr>
          <w:p w:rsidR="00B90C64" w:rsidRDefault="00B90C64" w:rsidP="00451CCF"/>
        </w:tc>
        <w:tc>
          <w:tcPr>
            <w:tcW w:w="4111" w:type="dxa"/>
          </w:tcPr>
          <w:p w:rsidR="00B90C64" w:rsidRDefault="00B90C64" w:rsidP="00451CCF">
            <w:r>
              <w:t>每页数量</w:t>
            </w:r>
          </w:p>
        </w:tc>
      </w:tr>
      <w:tr w:rsidR="00B90C64" w:rsidTr="00451CCF">
        <w:tc>
          <w:tcPr>
            <w:tcW w:w="1843" w:type="dxa"/>
            <w:shd w:val="clear" w:color="auto" w:fill="F2F2F2"/>
          </w:tcPr>
          <w:p w:rsidR="00B90C64" w:rsidRDefault="00B90C64" w:rsidP="00451CCF">
            <w:r>
              <w:t>PageIndex</w:t>
            </w:r>
          </w:p>
        </w:tc>
        <w:tc>
          <w:tcPr>
            <w:tcW w:w="1559" w:type="dxa"/>
          </w:tcPr>
          <w:p w:rsidR="00B90C64" w:rsidRDefault="00B90C64" w:rsidP="00451CCF">
            <w:r>
              <w:t>String</w:t>
            </w:r>
          </w:p>
        </w:tc>
        <w:tc>
          <w:tcPr>
            <w:tcW w:w="709" w:type="dxa"/>
          </w:tcPr>
          <w:p w:rsidR="00B90C64" w:rsidRDefault="00B90C64" w:rsidP="00451CCF">
            <w:r>
              <w:rPr>
                <w:rFonts w:hint="eastAsia"/>
              </w:rPr>
              <w:t>否</w:t>
            </w:r>
          </w:p>
        </w:tc>
        <w:tc>
          <w:tcPr>
            <w:tcW w:w="1559" w:type="dxa"/>
          </w:tcPr>
          <w:p w:rsidR="00B90C64" w:rsidRDefault="00B90C64" w:rsidP="00451CCF"/>
        </w:tc>
        <w:tc>
          <w:tcPr>
            <w:tcW w:w="4111" w:type="dxa"/>
          </w:tcPr>
          <w:p w:rsidR="00B90C64" w:rsidRDefault="00B90C64" w:rsidP="00451CCF">
            <w:r>
              <w:t>页码</w:t>
            </w:r>
          </w:p>
        </w:tc>
      </w:tr>
      <w:tr w:rsidR="00B90C64" w:rsidTr="00451CCF">
        <w:tc>
          <w:tcPr>
            <w:tcW w:w="1843" w:type="dxa"/>
            <w:shd w:val="clear" w:color="auto" w:fill="F2F2F2"/>
          </w:tcPr>
          <w:p w:rsidR="00B90C64" w:rsidRDefault="00B90C64" w:rsidP="00451CCF">
            <w:r>
              <w:rPr>
                <w:rFonts w:hint="eastAsia"/>
              </w:rPr>
              <w:t>deviceOS</w:t>
            </w:r>
          </w:p>
        </w:tc>
        <w:tc>
          <w:tcPr>
            <w:tcW w:w="1559" w:type="dxa"/>
          </w:tcPr>
          <w:p w:rsidR="00B90C64" w:rsidRDefault="00B90C64" w:rsidP="00451CCF">
            <w:r>
              <w:rPr>
                <w:rFonts w:hint="eastAsia"/>
              </w:rPr>
              <w:t>String</w:t>
            </w:r>
          </w:p>
        </w:tc>
        <w:tc>
          <w:tcPr>
            <w:tcW w:w="709" w:type="dxa"/>
          </w:tcPr>
          <w:p w:rsidR="00B90C64" w:rsidRDefault="00B90C64" w:rsidP="00451CCF">
            <w:r>
              <w:rPr>
                <w:rFonts w:hint="eastAsia"/>
              </w:rPr>
              <w:t>是</w:t>
            </w:r>
          </w:p>
        </w:tc>
        <w:tc>
          <w:tcPr>
            <w:tcW w:w="1559" w:type="dxa"/>
          </w:tcPr>
          <w:p w:rsidR="00B90C64" w:rsidRDefault="00B90C64" w:rsidP="00451CCF"/>
        </w:tc>
        <w:tc>
          <w:tcPr>
            <w:tcW w:w="4111" w:type="dxa"/>
          </w:tcPr>
          <w:p w:rsidR="00B90C64" w:rsidRDefault="00B90C64" w:rsidP="00451CCF">
            <w:r>
              <w:rPr>
                <w:rFonts w:hint="eastAsia"/>
              </w:rPr>
              <w:t>安卓：</w:t>
            </w:r>
            <w:r>
              <w:rPr>
                <w:rFonts w:hint="eastAsia"/>
              </w:rPr>
              <w:t>android</w:t>
            </w:r>
            <w:r>
              <w:rPr>
                <w:rFonts w:hint="eastAsia"/>
              </w:rPr>
              <w:t>；苹果：</w:t>
            </w:r>
            <w:r>
              <w:rPr>
                <w:rFonts w:hint="eastAsia"/>
              </w:rPr>
              <w:t>iOS</w:t>
            </w:r>
            <w:r>
              <w:rPr>
                <w:rFonts w:hint="eastAsia"/>
              </w:rPr>
              <w:t>；空的时候返回集团数据</w:t>
            </w:r>
          </w:p>
        </w:tc>
      </w:tr>
      <w:tr w:rsidR="00B90C64" w:rsidTr="00451CCF">
        <w:tc>
          <w:tcPr>
            <w:tcW w:w="1843" w:type="dxa"/>
            <w:shd w:val="clear" w:color="auto" w:fill="F2F2F2"/>
          </w:tcPr>
          <w:p w:rsidR="00B90C64" w:rsidRPr="006D339B" w:rsidRDefault="00B90C64" w:rsidP="00451CCF">
            <w:r w:rsidRPr="006D339B">
              <w:lastRenderedPageBreak/>
              <w:t>tele</w:t>
            </w:r>
            <w:r w:rsidRPr="006D339B">
              <w:rPr>
                <w:rFonts w:hint="eastAsia"/>
              </w:rPr>
              <w:t>P</w:t>
            </w:r>
            <w:r w:rsidRPr="006D339B">
              <w:t>hone</w:t>
            </w:r>
          </w:p>
        </w:tc>
        <w:tc>
          <w:tcPr>
            <w:tcW w:w="1559" w:type="dxa"/>
          </w:tcPr>
          <w:p w:rsidR="00B90C64" w:rsidRPr="006D339B" w:rsidRDefault="00B90C64" w:rsidP="00451CCF">
            <w:r w:rsidRPr="006D339B">
              <w:rPr>
                <w:rFonts w:hint="eastAsia"/>
              </w:rPr>
              <w:t>String</w:t>
            </w:r>
          </w:p>
        </w:tc>
        <w:tc>
          <w:tcPr>
            <w:tcW w:w="709" w:type="dxa"/>
          </w:tcPr>
          <w:p w:rsidR="00B90C64" w:rsidRPr="006D339B" w:rsidRDefault="00B90C64" w:rsidP="00451CCF">
            <w:r w:rsidRPr="006D339B">
              <w:rPr>
                <w:rFonts w:hint="eastAsia"/>
              </w:rPr>
              <w:t>否</w:t>
            </w:r>
          </w:p>
        </w:tc>
        <w:tc>
          <w:tcPr>
            <w:tcW w:w="1559" w:type="dxa"/>
          </w:tcPr>
          <w:p w:rsidR="00B90C64" w:rsidRPr="006D339B" w:rsidRDefault="00B90C64" w:rsidP="00451CCF"/>
        </w:tc>
        <w:tc>
          <w:tcPr>
            <w:tcW w:w="4111" w:type="dxa"/>
          </w:tcPr>
          <w:p w:rsidR="00B90C64" w:rsidRPr="006D339B" w:rsidRDefault="00B90C64" w:rsidP="00451CCF">
            <w:r w:rsidRPr="006D339B">
              <w:rPr>
                <w:rFonts w:hint="eastAsia"/>
              </w:rPr>
              <w:t>电话号码</w:t>
            </w:r>
            <w:r w:rsidRPr="006D339B">
              <w:rPr>
                <w:rFonts w:hint="eastAsia"/>
              </w:rPr>
              <w:t>[</w:t>
            </w:r>
            <w:r w:rsidRPr="006D339B">
              <w:rPr>
                <w:rFonts w:hint="eastAsia"/>
              </w:rPr>
              <w:t>获取</w:t>
            </w:r>
            <w:r w:rsidRPr="006D339B">
              <w:rPr>
                <w:rFonts w:hint="eastAsia"/>
              </w:rPr>
              <w:t>LTE</w:t>
            </w:r>
            <w:r w:rsidRPr="006D339B">
              <w:rPr>
                <w:rFonts w:hint="eastAsia"/>
              </w:rPr>
              <w:t>漫游推送</w:t>
            </w:r>
            <w:r w:rsidRPr="006D339B">
              <w:rPr>
                <w:rFonts w:hint="eastAsia"/>
              </w:rPr>
              <w:t>]</w:t>
            </w:r>
          </w:p>
          <w:p w:rsidR="00B90C64" w:rsidRPr="006D339B" w:rsidRDefault="00B90C64" w:rsidP="00451CCF">
            <w:r w:rsidRPr="006D339B">
              <w:rPr>
                <w:rFonts w:hint="eastAsia"/>
              </w:rPr>
              <w:t>获取个人提醒数据</w:t>
            </w:r>
          </w:p>
        </w:tc>
      </w:tr>
      <w:tr w:rsidR="00B90C64" w:rsidTr="00451CCF">
        <w:tc>
          <w:tcPr>
            <w:tcW w:w="1843" w:type="dxa"/>
            <w:shd w:val="clear" w:color="auto" w:fill="F2F2F2"/>
          </w:tcPr>
          <w:p w:rsidR="00B90C64" w:rsidRPr="006D339B" w:rsidRDefault="00B90C64" w:rsidP="00451CCF">
            <w:r w:rsidRPr="006D339B">
              <w:rPr>
                <w:rFonts w:hint="eastAsia"/>
              </w:rPr>
              <w:t>clientDate</w:t>
            </w:r>
          </w:p>
        </w:tc>
        <w:tc>
          <w:tcPr>
            <w:tcW w:w="1559" w:type="dxa"/>
          </w:tcPr>
          <w:p w:rsidR="00B90C64" w:rsidRPr="006D339B" w:rsidRDefault="00B90C64" w:rsidP="00451CCF">
            <w:r w:rsidRPr="006D339B">
              <w:rPr>
                <w:rFonts w:hint="eastAsia"/>
              </w:rPr>
              <w:t>JonsObject</w:t>
            </w:r>
          </w:p>
        </w:tc>
        <w:tc>
          <w:tcPr>
            <w:tcW w:w="709" w:type="dxa"/>
          </w:tcPr>
          <w:p w:rsidR="00B90C64" w:rsidRPr="006D339B" w:rsidRDefault="00B90C64" w:rsidP="00451CCF">
            <w:r w:rsidRPr="006D339B">
              <w:rPr>
                <w:rFonts w:hint="eastAsia"/>
              </w:rPr>
              <w:t>否</w:t>
            </w:r>
          </w:p>
        </w:tc>
        <w:tc>
          <w:tcPr>
            <w:tcW w:w="1559" w:type="dxa"/>
          </w:tcPr>
          <w:p w:rsidR="00B90C64" w:rsidRPr="006D339B" w:rsidRDefault="00B90C64" w:rsidP="00451CCF"/>
        </w:tc>
        <w:tc>
          <w:tcPr>
            <w:tcW w:w="4111" w:type="dxa"/>
          </w:tcPr>
          <w:p w:rsidR="00B90C64" w:rsidRPr="006D339B" w:rsidRDefault="00B90C64" w:rsidP="00451CCF">
            <w:r w:rsidRPr="006D339B">
              <w:rPr>
                <w:rFonts w:hint="eastAsia"/>
              </w:rPr>
              <w:t>参数格式：</w:t>
            </w:r>
          </w:p>
          <w:p w:rsidR="00B90C64" w:rsidRPr="006D339B" w:rsidRDefault="00B90C64" w:rsidP="00451CCF">
            <w:r w:rsidRPr="006D339B">
              <w:t>{"clientDate":[{"ntype":"103","date":"2014-06-03%2014:28:00"},{"ntype":"204","date":"2014-06-03%2014:28:00"}]}</w:t>
            </w:r>
          </w:p>
          <w:p w:rsidR="00B90C64" w:rsidRPr="006D339B" w:rsidRDefault="00B90C64" w:rsidP="00451CCF">
            <w:r w:rsidRPr="006D339B">
              <w:rPr>
                <w:rFonts w:hint="eastAsia"/>
              </w:rPr>
              <w:t>ntype:</w:t>
            </w:r>
            <w:r w:rsidRPr="006D339B">
              <w:rPr>
                <w:rFonts w:hint="eastAsia"/>
              </w:rPr>
              <w:t>集合中的</w:t>
            </w:r>
            <w:r w:rsidRPr="006D339B">
              <w:rPr>
                <w:rFonts w:hint="eastAsia"/>
              </w:rPr>
              <w:t>ntype</w:t>
            </w:r>
          </w:p>
          <w:p w:rsidR="00B90C64" w:rsidRPr="006D339B" w:rsidRDefault="00B90C64" w:rsidP="00451CCF">
            <w:r w:rsidRPr="006D339B">
              <w:rPr>
                <w:rFonts w:hint="eastAsia"/>
              </w:rPr>
              <w:t>date:yyyy-MM-dd HH24:mi:ss</w:t>
            </w:r>
          </w:p>
        </w:tc>
      </w:tr>
      <w:tr w:rsidR="00B90C64" w:rsidRPr="007A5CE0" w:rsidTr="00451CCF">
        <w:tc>
          <w:tcPr>
            <w:tcW w:w="1843" w:type="dxa"/>
            <w:shd w:val="clear" w:color="auto" w:fill="F2F2F2"/>
          </w:tcPr>
          <w:p w:rsidR="00B90C64" w:rsidRPr="006D339B" w:rsidRDefault="00B90C64" w:rsidP="00451CCF">
            <w:r w:rsidRPr="006D339B">
              <w:rPr>
                <w:rFonts w:hint="eastAsia"/>
              </w:rPr>
              <w:t>version</w:t>
            </w:r>
          </w:p>
        </w:tc>
        <w:tc>
          <w:tcPr>
            <w:tcW w:w="1559" w:type="dxa"/>
          </w:tcPr>
          <w:p w:rsidR="00B90C64" w:rsidRPr="006D339B" w:rsidRDefault="00B90C64" w:rsidP="00451CCF">
            <w:r w:rsidRPr="006D339B">
              <w:rPr>
                <w:rFonts w:hint="eastAsia"/>
              </w:rPr>
              <w:t>String</w:t>
            </w:r>
          </w:p>
        </w:tc>
        <w:tc>
          <w:tcPr>
            <w:tcW w:w="709" w:type="dxa"/>
          </w:tcPr>
          <w:p w:rsidR="00B90C64" w:rsidRPr="006D339B" w:rsidRDefault="00B90C64" w:rsidP="00451CCF">
            <w:r w:rsidRPr="006D339B">
              <w:rPr>
                <w:rFonts w:hint="eastAsia"/>
              </w:rPr>
              <w:t>是</w:t>
            </w:r>
          </w:p>
        </w:tc>
        <w:tc>
          <w:tcPr>
            <w:tcW w:w="1559" w:type="dxa"/>
          </w:tcPr>
          <w:p w:rsidR="00B90C64" w:rsidRPr="006D339B" w:rsidRDefault="00B90C64" w:rsidP="00451CCF"/>
        </w:tc>
        <w:tc>
          <w:tcPr>
            <w:tcW w:w="4111" w:type="dxa"/>
          </w:tcPr>
          <w:p w:rsidR="00B90C64" w:rsidRPr="006D339B" w:rsidRDefault="00B90C64" w:rsidP="00451CCF">
            <w:r w:rsidRPr="006D339B">
              <w:rPr>
                <w:rFonts w:hint="eastAsia"/>
              </w:rPr>
              <w:t>用来过滤业务提醒和个人提醒</w:t>
            </w:r>
          </w:p>
        </w:tc>
      </w:tr>
      <w:tr w:rsidR="00B90C64" w:rsidRPr="007A5CE0" w:rsidTr="00451CCF">
        <w:tc>
          <w:tcPr>
            <w:tcW w:w="1843" w:type="dxa"/>
            <w:shd w:val="clear" w:color="auto" w:fill="F2F2F2"/>
          </w:tcPr>
          <w:p w:rsidR="00B90C64" w:rsidRPr="006D339B" w:rsidRDefault="00B90C64" w:rsidP="00451CCF">
            <w:r w:rsidRPr="006D339B">
              <w:rPr>
                <w:rFonts w:hint="eastAsia"/>
              </w:rPr>
              <w:t>token</w:t>
            </w:r>
          </w:p>
        </w:tc>
        <w:tc>
          <w:tcPr>
            <w:tcW w:w="1559" w:type="dxa"/>
          </w:tcPr>
          <w:p w:rsidR="00B90C64" w:rsidRPr="006D339B" w:rsidRDefault="00B90C64" w:rsidP="00451CCF">
            <w:r w:rsidRPr="006D339B">
              <w:rPr>
                <w:rFonts w:hint="eastAsia"/>
              </w:rPr>
              <w:t>String</w:t>
            </w:r>
          </w:p>
        </w:tc>
        <w:tc>
          <w:tcPr>
            <w:tcW w:w="709" w:type="dxa"/>
          </w:tcPr>
          <w:p w:rsidR="00B90C64" w:rsidRPr="006D339B" w:rsidRDefault="00B90C64" w:rsidP="00451CCF">
            <w:r w:rsidRPr="006D339B">
              <w:rPr>
                <w:rFonts w:hint="eastAsia"/>
              </w:rPr>
              <w:t>否</w:t>
            </w:r>
          </w:p>
        </w:tc>
        <w:tc>
          <w:tcPr>
            <w:tcW w:w="1559" w:type="dxa"/>
          </w:tcPr>
          <w:p w:rsidR="00B90C64" w:rsidRPr="006D339B" w:rsidRDefault="00B90C64" w:rsidP="00451CCF"/>
        </w:tc>
        <w:tc>
          <w:tcPr>
            <w:tcW w:w="4111" w:type="dxa"/>
          </w:tcPr>
          <w:p w:rsidR="00B90C64" w:rsidRPr="006D339B" w:rsidRDefault="00B90C64" w:rsidP="00451CCF">
            <w:r w:rsidRPr="006D339B">
              <w:t>T</w:t>
            </w:r>
            <w:r w:rsidRPr="006D339B">
              <w:rPr>
                <w:rFonts w:hint="eastAsia"/>
              </w:rPr>
              <w:t>oken</w:t>
            </w:r>
            <w:r w:rsidRPr="006D339B">
              <w:rPr>
                <w:rFonts w:hint="eastAsia"/>
              </w:rPr>
              <w:t>信息串</w:t>
            </w:r>
          </w:p>
        </w:tc>
      </w:tr>
    </w:tbl>
    <w:p w:rsidR="00B90C64" w:rsidRDefault="00B90C64" w:rsidP="00B90C64">
      <w:pPr>
        <w:pStyle w:val="5"/>
      </w:pPr>
      <w: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B90C64" w:rsidTr="00451CCF">
        <w:trPr>
          <w:trHeight w:val="404"/>
        </w:trPr>
        <w:tc>
          <w:tcPr>
            <w:tcW w:w="2087" w:type="dxa"/>
            <w:shd w:val="clear" w:color="auto" w:fill="BFBFBF"/>
          </w:tcPr>
          <w:p w:rsidR="00B90C64" w:rsidRDefault="00B90C64" w:rsidP="00451CCF">
            <w:pPr>
              <w:rPr>
                <w:b/>
              </w:rPr>
            </w:pPr>
            <w:r>
              <w:rPr>
                <w:b/>
              </w:rPr>
              <w:t>Key</w:t>
            </w:r>
          </w:p>
        </w:tc>
        <w:tc>
          <w:tcPr>
            <w:tcW w:w="1765" w:type="dxa"/>
            <w:shd w:val="clear" w:color="auto" w:fill="BFBFBF"/>
          </w:tcPr>
          <w:p w:rsidR="00B90C64" w:rsidRDefault="00B90C64" w:rsidP="00451CCF">
            <w:pPr>
              <w:rPr>
                <w:b/>
              </w:rPr>
            </w:pPr>
            <w:r>
              <w:rPr>
                <w:b/>
              </w:rPr>
              <w:t>类型</w:t>
            </w:r>
          </w:p>
        </w:tc>
        <w:tc>
          <w:tcPr>
            <w:tcW w:w="4654" w:type="dxa"/>
            <w:shd w:val="clear" w:color="auto" w:fill="BFBFBF"/>
          </w:tcPr>
          <w:p w:rsidR="00B90C64" w:rsidRDefault="00B90C64" w:rsidP="00451CCF">
            <w:pPr>
              <w:rPr>
                <w:b/>
              </w:rPr>
            </w:pPr>
            <w:r>
              <w:rPr>
                <w:b/>
              </w:rPr>
              <w:t>注释</w:t>
            </w:r>
          </w:p>
        </w:tc>
      </w:tr>
      <w:tr w:rsidR="00B90C64" w:rsidTr="00451CCF">
        <w:trPr>
          <w:trHeight w:val="419"/>
        </w:trPr>
        <w:tc>
          <w:tcPr>
            <w:tcW w:w="2087" w:type="dxa"/>
            <w:shd w:val="clear" w:color="auto" w:fill="F2F2F2"/>
          </w:tcPr>
          <w:p w:rsidR="00B90C64" w:rsidRDefault="00B90C64" w:rsidP="00451CCF">
            <w:r>
              <w:t>resCode</w:t>
            </w:r>
          </w:p>
        </w:tc>
        <w:tc>
          <w:tcPr>
            <w:tcW w:w="1765" w:type="dxa"/>
          </w:tcPr>
          <w:p w:rsidR="00B90C64" w:rsidRDefault="00B90C64" w:rsidP="00451CCF">
            <w:r>
              <w:t>Integer</w:t>
            </w:r>
          </w:p>
        </w:tc>
        <w:tc>
          <w:tcPr>
            <w:tcW w:w="4654" w:type="dxa"/>
          </w:tcPr>
          <w:p w:rsidR="00B90C64" w:rsidRDefault="00B90C64" w:rsidP="00451CCF">
            <w:r>
              <w:t>结果码。结果码。</w:t>
            </w:r>
            <w:r>
              <w:t>200</w:t>
            </w:r>
            <w:r>
              <w:t>表示成功，</w:t>
            </w:r>
          </w:p>
        </w:tc>
      </w:tr>
      <w:tr w:rsidR="00B90C64" w:rsidTr="00451CCF">
        <w:trPr>
          <w:trHeight w:val="419"/>
        </w:trPr>
        <w:tc>
          <w:tcPr>
            <w:tcW w:w="2087" w:type="dxa"/>
            <w:shd w:val="clear" w:color="auto" w:fill="F2F2F2"/>
          </w:tcPr>
          <w:p w:rsidR="00B90C64" w:rsidRDefault="00B90C64" w:rsidP="00451CCF">
            <w:r>
              <w:t>resDesc</w:t>
            </w:r>
          </w:p>
        </w:tc>
        <w:tc>
          <w:tcPr>
            <w:tcW w:w="1765" w:type="dxa"/>
          </w:tcPr>
          <w:p w:rsidR="00B90C64" w:rsidRDefault="00B90C64" w:rsidP="00451CCF">
            <w:r>
              <w:t>String</w:t>
            </w:r>
          </w:p>
        </w:tc>
        <w:tc>
          <w:tcPr>
            <w:tcW w:w="4654" w:type="dxa"/>
          </w:tcPr>
          <w:p w:rsidR="00B90C64" w:rsidRDefault="00B90C64" w:rsidP="00451CCF">
            <w:r>
              <w:t>描述</w:t>
            </w:r>
          </w:p>
        </w:tc>
      </w:tr>
      <w:tr w:rsidR="00B90C64" w:rsidTr="00451CCF">
        <w:trPr>
          <w:trHeight w:val="419"/>
        </w:trPr>
        <w:tc>
          <w:tcPr>
            <w:tcW w:w="2087" w:type="dxa"/>
            <w:shd w:val="clear" w:color="auto" w:fill="F2F2F2"/>
          </w:tcPr>
          <w:p w:rsidR="00B90C64" w:rsidRDefault="00B90C64" w:rsidP="00451CCF">
            <w:r>
              <w:t>totalCount</w:t>
            </w:r>
          </w:p>
        </w:tc>
        <w:tc>
          <w:tcPr>
            <w:tcW w:w="1765" w:type="dxa"/>
          </w:tcPr>
          <w:p w:rsidR="00B90C64" w:rsidRDefault="00B90C64" w:rsidP="00451CCF">
            <w:r>
              <w:t>Integer</w:t>
            </w:r>
          </w:p>
        </w:tc>
        <w:tc>
          <w:tcPr>
            <w:tcW w:w="4654" w:type="dxa"/>
          </w:tcPr>
          <w:p w:rsidR="00B90C64" w:rsidRDefault="00B90C64" w:rsidP="00451CCF">
            <w:r>
              <w:t>公告条数</w:t>
            </w:r>
          </w:p>
        </w:tc>
      </w:tr>
      <w:tr w:rsidR="00B90C64" w:rsidTr="00451CCF">
        <w:trPr>
          <w:trHeight w:val="419"/>
        </w:trPr>
        <w:tc>
          <w:tcPr>
            <w:tcW w:w="2087" w:type="dxa"/>
            <w:shd w:val="clear" w:color="auto" w:fill="F2F2F2"/>
          </w:tcPr>
          <w:p w:rsidR="00B90C64" w:rsidRDefault="00B90C64" w:rsidP="00451CCF">
            <w:r>
              <w:t>items</w:t>
            </w:r>
          </w:p>
        </w:tc>
        <w:tc>
          <w:tcPr>
            <w:tcW w:w="1765" w:type="dxa"/>
          </w:tcPr>
          <w:p w:rsidR="00B90C64" w:rsidRDefault="00B90C64" w:rsidP="00451CCF">
            <w:r>
              <w:rPr>
                <w:rFonts w:hint="eastAsia"/>
              </w:rPr>
              <w:t>List  [{}]</w:t>
            </w:r>
          </w:p>
        </w:tc>
        <w:tc>
          <w:tcPr>
            <w:tcW w:w="4654" w:type="dxa"/>
          </w:tcPr>
          <w:p w:rsidR="00B90C64" w:rsidRDefault="00B90C64" w:rsidP="00451CCF">
            <w:r>
              <w:rPr>
                <w:rFonts w:hint="eastAsia"/>
              </w:rPr>
              <w:t>消息公告列表</w:t>
            </w:r>
            <w:r>
              <w:rPr>
                <w:rFonts w:hint="eastAsia"/>
              </w:rPr>
              <w:t>+LTE</w:t>
            </w:r>
            <w:r>
              <w:rPr>
                <w:rFonts w:hint="eastAsia"/>
              </w:rPr>
              <w:t>省份推送列表</w:t>
            </w:r>
          </w:p>
        </w:tc>
      </w:tr>
    </w:tbl>
    <w:p w:rsidR="00B90C64" w:rsidRDefault="00B90C64" w:rsidP="00B90C64">
      <w:r>
        <w:t>items</w:t>
      </w:r>
      <w:r>
        <w:t>：</w:t>
      </w:r>
    </w:p>
    <w:p w:rsidR="00B90C64" w:rsidRDefault="00B90C64" w:rsidP="00B90C64"/>
    <w:p w:rsidR="00B90C64" w:rsidRDefault="00B90C64" w:rsidP="00B90C64">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B90C64" w:rsidTr="00451CCF">
        <w:trPr>
          <w:trHeight w:val="401"/>
        </w:trPr>
        <w:tc>
          <w:tcPr>
            <w:tcW w:w="2707" w:type="dxa"/>
            <w:shd w:val="clear" w:color="auto" w:fill="BFBFBF"/>
          </w:tcPr>
          <w:p w:rsidR="00B90C64" w:rsidRDefault="00B90C64" w:rsidP="00451CCF">
            <w:pPr>
              <w:rPr>
                <w:b/>
              </w:rPr>
            </w:pPr>
            <w:r>
              <w:rPr>
                <w:b/>
              </w:rPr>
              <w:lastRenderedPageBreak/>
              <w:t>Key</w:t>
            </w:r>
          </w:p>
        </w:tc>
        <w:tc>
          <w:tcPr>
            <w:tcW w:w="2300" w:type="dxa"/>
            <w:shd w:val="clear" w:color="auto" w:fill="BFBFBF"/>
          </w:tcPr>
          <w:p w:rsidR="00B90C64" w:rsidRDefault="00B90C64" w:rsidP="00451CCF">
            <w:pPr>
              <w:rPr>
                <w:b/>
              </w:rPr>
            </w:pPr>
            <w:r>
              <w:rPr>
                <w:b/>
              </w:rPr>
              <w:t>类型</w:t>
            </w:r>
          </w:p>
        </w:tc>
        <w:tc>
          <w:tcPr>
            <w:tcW w:w="3275" w:type="dxa"/>
            <w:shd w:val="clear" w:color="auto" w:fill="BFBFBF"/>
          </w:tcPr>
          <w:p w:rsidR="00B90C64" w:rsidRDefault="00B90C64" w:rsidP="00451CCF">
            <w:pPr>
              <w:rPr>
                <w:b/>
              </w:rPr>
            </w:pPr>
            <w:r>
              <w:rPr>
                <w:b/>
              </w:rPr>
              <w:t>注释</w:t>
            </w:r>
          </w:p>
        </w:tc>
      </w:tr>
      <w:tr w:rsidR="00B90C64" w:rsidTr="00451CCF">
        <w:trPr>
          <w:trHeight w:val="401"/>
        </w:trPr>
        <w:tc>
          <w:tcPr>
            <w:tcW w:w="2707" w:type="dxa"/>
            <w:shd w:val="clear" w:color="auto" w:fill="F2F2F2"/>
          </w:tcPr>
          <w:p w:rsidR="00B90C64" w:rsidRDefault="00B90C64" w:rsidP="00451CCF">
            <w:r>
              <w:t>ID</w:t>
            </w:r>
          </w:p>
        </w:tc>
        <w:tc>
          <w:tcPr>
            <w:tcW w:w="2300" w:type="dxa"/>
          </w:tcPr>
          <w:p w:rsidR="00B90C64" w:rsidRDefault="00B90C64" w:rsidP="00451CCF">
            <w:r>
              <w:t>String</w:t>
            </w:r>
          </w:p>
        </w:tc>
        <w:tc>
          <w:tcPr>
            <w:tcW w:w="3275" w:type="dxa"/>
          </w:tcPr>
          <w:p w:rsidR="00B90C64" w:rsidRDefault="00B90C64" w:rsidP="00451CCF">
            <w:r>
              <w:t>公告</w:t>
            </w:r>
            <w:r>
              <w:t>ID</w:t>
            </w:r>
          </w:p>
        </w:tc>
      </w:tr>
      <w:tr w:rsidR="00B90C64" w:rsidTr="00451CCF">
        <w:trPr>
          <w:trHeight w:val="401"/>
        </w:trPr>
        <w:tc>
          <w:tcPr>
            <w:tcW w:w="2707" w:type="dxa"/>
            <w:shd w:val="clear" w:color="auto" w:fill="F2F2F2"/>
          </w:tcPr>
          <w:p w:rsidR="00B90C64" w:rsidRDefault="00B90C64" w:rsidP="00451CCF">
            <w:r>
              <w:t>TITLE</w:t>
            </w:r>
          </w:p>
        </w:tc>
        <w:tc>
          <w:tcPr>
            <w:tcW w:w="2300" w:type="dxa"/>
          </w:tcPr>
          <w:p w:rsidR="00B90C64" w:rsidRDefault="00B90C64" w:rsidP="00451CCF">
            <w:r>
              <w:t>Stirng</w:t>
            </w:r>
          </w:p>
        </w:tc>
        <w:tc>
          <w:tcPr>
            <w:tcW w:w="3275" w:type="dxa"/>
          </w:tcPr>
          <w:p w:rsidR="00B90C64" w:rsidRDefault="00B90C64" w:rsidP="00451CCF">
            <w:r>
              <w:t>公告标题</w:t>
            </w:r>
          </w:p>
        </w:tc>
      </w:tr>
      <w:tr w:rsidR="00B90C64" w:rsidTr="00451CCF">
        <w:trPr>
          <w:trHeight w:val="401"/>
        </w:trPr>
        <w:tc>
          <w:tcPr>
            <w:tcW w:w="2707" w:type="dxa"/>
            <w:shd w:val="clear" w:color="auto" w:fill="F2F2F2"/>
          </w:tcPr>
          <w:p w:rsidR="00B90C64" w:rsidRDefault="00B90C64" w:rsidP="00451CCF">
            <w:r>
              <w:t>CREATETIME</w:t>
            </w:r>
          </w:p>
        </w:tc>
        <w:tc>
          <w:tcPr>
            <w:tcW w:w="2300" w:type="dxa"/>
          </w:tcPr>
          <w:p w:rsidR="00B90C64" w:rsidRDefault="00B90C64" w:rsidP="00451CCF">
            <w:r>
              <w:t>DateTime</w:t>
            </w:r>
          </w:p>
        </w:tc>
        <w:tc>
          <w:tcPr>
            <w:tcW w:w="3275" w:type="dxa"/>
          </w:tcPr>
          <w:p w:rsidR="00B90C64" w:rsidRDefault="00B90C64" w:rsidP="00451CCF">
            <w:r>
              <w:t>公告发布时间</w:t>
            </w:r>
          </w:p>
        </w:tc>
      </w:tr>
      <w:tr w:rsidR="00B90C64" w:rsidTr="00451CCF">
        <w:trPr>
          <w:trHeight w:val="401"/>
        </w:trPr>
        <w:tc>
          <w:tcPr>
            <w:tcW w:w="2707" w:type="dxa"/>
            <w:shd w:val="clear" w:color="auto" w:fill="F2F2F2"/>
          </w:tcPr>
          <w:p w:rsidR="00B90C64" w:rsidRDefault="00B90C64" w:rsidP="00451CCF">
            <w:r>
              <w:rPr>
                <w:rFonts w:hint="eastAsia"/>
              </w:rPr>
              <w:t>CONTENT</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摘要</w:t>
            </w:r>
          </w:p>
        </w:tc>
      </w:tr>
      <w:tr w:rsidR="00B90C64" w:rsidTr="00451CCF">
        <w:trPr>
          <w:trHeight w:val="401"/>
        </w:trPr>
        <w:tc>
          <w:tcPr>
            <w:tcW w:w="2707" w:type="dxa"/>
            <w:shd w:val="clear" w:color="auto" w:fill="F2F2F2"/>
          </w:tcPr>
          <w:p w:rsidR="00B90C64" w:rsidRDefault="00B90C64" w:rsidP="00451CCF">
            <w:r>
              <w:rPr>
                <w:rFonts w:hint="eastAsia"/>
              </w:rPr>
              <w:t>TYPENAME</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分类名称</w:t>
            </w:r>
          </w:p>
        </w:tc>
      </w:tr>
      <w:tr w:rsidR="00B90C64" w:rsidTr="00451CCF">
        <w:trPr>
          <w:trHeight w:val="401"/>
        </w:trPr>
        <w:tc>
          <w:tcPr>
            <w:tcW w:w="2707" w:type="dxa"/>
            <w:shd w:val="clear" w:color="auto" w:fill="F2F2F2"/>
          </w:tcPr>
          <w:p w:rsidR="00B90C64" w:rsidRDefault="00B90C64" w:rsidP="00451CCF">
            <w:r>
              <w:rPr>
                <w:rFonts w:hint="eastAsia"/>
              </w:rPr>
              <w:t>BIGLOGO</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大图片地址</w:t>
            </w:r>
          </w:p>
        </w:tc>
      </w:tr>
      <w:tr w:rsidR="00B90C64" w:rsidTr="00451CCF">
        <w:trPr>
          <w:trHeight w:val="401"/>
        </w:trPr>
        <w:tc>
          <w:tcPr>
            <w:tcW w:w="2707" w:type="dxa"/>
            <w:shd w:val="clear" w:color="auto" w:fill="F2F2F2"/>
          </w:tcPr>
          <w:p w:rsidR="00B90C64" w:rsidRDefault="00B90C64" w:rsidP="00451CCF">
            <w:r>
              <w:rPr>
                <w:rFonts w:hint="eastAsia"/>
              </w:rPr>
              <w:t>SMALLLOGO</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小图片地址</w:t>
            </w:r>
          </w:p>
        </w:tc>
      </w:tr>
      <w:tr w:rsidR="00970396" w:rsidTr="00451CCF">
        <w:trPr>
          <w:trHeight w:val="401"/>
        </w:trPr>
        <w:tc>
          <w:tcPr>
            <w:tcW w:w="2707" w:type="dxa"/>
            <w:shd w:val="clear" w:color="auto" w:fill="F2F2F2"/>
          </w:tcPr>
          <w:p w:rsidR="00970396" w:rsidRPr="00970396" w:rsidRDefault="00970396" w:rsidP="00451CCF">
            <w:pPr>
              <w:rPr>
                <w:highlight w:val="yellow"/>
              </w:rPr>
            </w:pPr>
            <w:r w:rsidRPr="00970396">
              <w:rPr>
                <w:rFonts w:hint="eastAsia"/>
                <w:highlight w:val="yellow"/>
              </w:rPr>
              <w:t>happygoLogo</w:t>
            </w:r>
          </w:p>
        </w:tc>
        <w:tc>
          <w:tcPr>
            <w:tcW w:w="2300" w:type="dxa"/>
          </w:tcPr>
          <w:p w:rsidR="00970396" w:rsidRPr="00970396" w:rsidRDefault="00970396" w:rsidP="00451CCF">
            <w:pPr>
              <w:rPr>
                <w:highlight w:val="yellow"/>
              </w:rPr>
            </w:pPr>
            <w:r w:rsidRPr="00970396">
              <w:rPr>
                <w:rFonts w:hint="eastAsia"/>
                <w:highlight w:val="yellow"/>
              </w:rPr>
              <w:t>String</w:t>
            </w:r>
          </w:p>
        </w:tc>
        <w:tc>
          <w:tcPr>
            <w:tcW w:w="3275" w:type="dxa"/>
          </w:tcPr>
          <w:p w:rsidR="00970396" w:rsidRPr="00970396" w:rsidRDefault="00970396" w:rsidP="00451CCF">
            <w:pPr>
              <w:rPr>
                <w:highlight w:val="yellow"/>
              </w:rPr>
            </w:pPr>
            <w:r w:rsidRPr="00970396">
              <w:rPr>
                <w:rFonts w:hint="eastAsia"/>
                <w:highlight w:val="yellow"/>
              </w:rPr>
              <w:t>欢</w:t>
            </w:r>
            <w:r w:rsidRPr="00970396">
              <w:rPr>
                <w:rFonts w:hint="eastAsia"/>
                <w:highlight w:val="yellow"/>
              </w:rPr>
              <w:t>go</w:t>
            </w:r>
            <w:r w:rsidRPr="00970396">
              <w:rPr>
                <w:rFonts w:hint="eastAsia"/>
                <w:highlight w:val="yellow"/>
              </w:rPr>
              <w:t>配图</w:t>
            </w:r>
          </w:p>
        </w:tc>
      </w:tr>
      <w:tr w:rsidR="00B90C64" w:rsidTr="00451CCF">
        <w:trPr>
          <w:trHeight w:val="401"/>
        </w:trPr>
        <w:tc>
          <w:tcPr>
            <w:tcW w:w="2707" w:type="dxa"/>
            <w:shd w:val="clear" w:color="auto" w:fill="F2F2F2"/>
          </w:tcPr>
          <w:p w:rsidR="00B90C64" w:rsidRDefault="00B90C64" w:rsidP="00451CCF">
            <w:r>
              <w:rPr>
                <w:rFonts w:hint="eastAsia"/>
              </w:rPr>
              <w:t>TYPE</w:t>
            </w:r>
          </w:p>
        </w:tc>
        <w:tc>
          <w:tcPr>
            <w:tcW w:w="2300" w:type="dxa"/>
          </w:tcPr>
          <w:p w:rsidR="00B90C64" w:rsidRDefault="00B90C64" w:rsidP="00451CCF">
            <w:r>
              <w:t>I</w:t>
            </w:r>
            <w:r>
              <w:rPr>
                <w:rFonts w:hint="eastAsia"/>
              </w:rPr>
              <w:t>nt</w:t>
            </w:r>
          </w:p>
        </w:tc>
        <w:tc>
          <w:tcPr>
            <w:tcW w:w="3275" w:type="dxa"/>
          </w:tcPr>
          <w:p w:rsidR="00B90C64" w:rsidRDefault="00B90C64" w:rsidP="00451CCF">
            <w:r>
              <w:rPr>
                <w:rFonts w:hint="eastAsia"/>
              </w:rPr>
              <w:t>1</w:t>
            </w:r>
            <w:r>
              <w:rPr>
                <w:rFonts w:hint="eastAsia"/>
              </w:rPr>
              <w:t>内链</w:t>
            </w:r>
            <w:r>
              <w:rPr>
                <w:rFonts w:hint="eastAsia"/>
              </w:rPr>
              <w:t>2</w:t>
            </w:r>
            <w:r>
              <w:rPr>
                <w:rFonts w:hint="eastAsia"/>
              </w:rPr>
              <w:t>外链</w:t>
            </w:r>
            <w:r>
              <w:rPr>
                <w:rFonts w:hint="eastAsia"/>
              </w:rPr>
              <w:t>3</w:t>
            </w:r>
            <w:r>
              <w:rPr>
                <w:rFonts w:hint="eastAsia"/>
              </w:rPr>
              <w:t>第三方子应用</w:t>
            </w:r>
          </w:p>
        </w:tc>
      </w:tr>
      <w:tr w:rsidR="00B90C64" w:rsidTr="00451CCF">
        <w:trPr>
          <w:trHeight w:val="401"/>
        </w:trPr>
        <w:tc>
          <w:tcPr>
            <w:tcW w:w="2707" w:type="dxa"/>
            <w:shd w:val="clear" w:color="auto" w:fill="F2F2F2"/>
          </w:tcPr>
          <w:p w:rsidR="00B90C64" w:rsidRDefault="00B90C64" w:rsidP="00451CCF">
            <w:r>
              <w:rPr>
                <w:rFonts w:hint="eastAsia"/>
              </w:rPr>
              <w:t>ADADDR</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活动链（第三方链接）</w:t>
            </w:r>
            <w:r>
              <w:rPr>
                <w:rFonts w:hint="eastAsia"/>
              </w:rPr>
              <w:t>5</w:t>
            </w:r>
            <w:r>
              <w:rPr>
                <w:rFonts w:hint="eastAsia"/>
              </w:rPr>
              <w:t>个参数</w:t>
            </w:r>
          </w:p>
        </w:tc>
      </w:tr>
      <w:tr w:rsidR="00B90C64" w:rsidTr="00451CCF">
        <w:trPr>
          <w:trHeight w:val="401"/>
        </w:trPr>
        <w:tc>
          <w:tcPr>
            <w:tcW w:w="2707" w:type="dxa"/>
            <w:shd w:val="clear" w:color="auto" w:fill="F2F2F2"/>
          </w:tcPr>
          <w:p w:rsidR="00B90C64" w:rsidRDefault="00B90C64" w:rsidP="00451CCF">
            <w:r>
              <w:t>isParaPwd</w:t>
            </w:r>
          </w:p>
        </w:tc>
        <w:tc>
          <w:tcPr>
            <w:tcW w:w="2300" w:type="dxa"/>
          </w:tcPr>
          <w:p w:rsidR="00B90C64" w:rsidRDefault="00B90C64" w:rsidP="00451CCF">
            <w:r>
              <w:rPr>
                <w:rFonts w:hint="eastAsia"/>
              </w:rPr>
              <w:t>int</w:t>
            </w:r>
          </w:p>
        </w:tc>
        <w:tc>
          <w:tcPr>
            <w:tcW w:w="3275" w:type="dxa"/>
          </w:tcPr>
          <w:p w:rsidR="00B90C64" w:rsidRDefault="00B90C64" w:rsidP="00451CCF">
            <w:r>
              <w:rPr>
                <w:rFonts w:hint="eastAsia"/>
              </w:rPr>
              <w:t>参数是否加密：是否需要参数，参数是否加密：</w:t>
            </w:r>
            <w:r>
              <w:rPr>
                <w:rFonts w:hint="eastAsia"/>
              </w:rPr>
              <w:t>0</w:t>
            </w:r>
            <w:r>
              <w:rPr>
                <w:rFonts w:hint="eastAsia"/>
              </w:rPr>
              <w:t>，否；</w:t>
            </w:r>
            <w:r>
              <w:rPr>
                <w:rFonts w:hint="eastAsia"/>
              </w:rPr>
              <w:t>1</w:t>
            </w:r>
            <w:r>
              <w:rPr>
                <w:rFonts w:hint="eastAsia"/>
              </w:rPr>
              <w:t>，需要参数不加密；</w:t>
            </w:r>
            <w:r>
              <w:rPr>
                <w:rFonts w:hint="eastAsia"/>
              </w:rPr>
              <w:t>2</w:t>
            </w:r>
            <w:r>
              <w:rPr>
                <w:rFonts w:hint="eastAsia"/>
              </w:rPr>
              <w:t>，需要参数需要加密</w:t>
            </w:r>
          </w:p>
        </w:tc>
      </w:tr>
      <w:tr w:rsidR="00B90C64" w:rsidTr="00451CCF">
        <w:trPr>
          <w:trHeight w:val="401"/>
        </w:trPr>
        <w:tc>
          <w:tcPr>
            <w:tcW w:w="2707" w:type="dxa"/>
            <w:shd w:val="clear" w:color="auto" w:fill="F2F2F2"/>
          </w:tcPr>
          <w:p w:rsidR="00B90C64" w:rsidRDefault="00B90C64" w:rsidP="00451CCF">
            <w:r>
              <w:rPr>
                <w:rFonts w:hint="eastAsia"/>
              </w:rPr>
              <w:t>ntype</w:t>
            </w:r>
          </w:p>
        </w:tc>
        <w:tc>
          <w:tcPr>
            <w:tcW w:w="2300" w:type="dxa"/>
          </w:tcPr>
          <w:p w:rsidR="00B90C64" w:rsidRDefault="00B90C64" w:rsidP="00451CCF">
            <w:r>
              <w:rPr>
                <w:rFonts w:hint="eastAsia"/>
              </w:rPr>
              <w:t>int</w:t>
            </w:r>
          </w:p>
        </w:tc>
        <w:tc>
          <w:tcPr>
            <w:tcW w:w="3275" w:type="dxa"/>
          </w:tcPr>
          <w:p w:rsidR="00B90C64" w:rsidRDefault="00B90C64" w:rsidP="00451CCF">
            <w:r>
              <w:rPr>
                <w:rFonts w:hint="eastAsia"/>
              </w:rPr>
              <w:t>参数</w:t>
            </w:r>
            <w:r>
              <w:rPr>
                <w:rFonts w:hint="eastAsia"/>
              </w:rPr>
              <w:t>clientDate</w:t>
            </w:r>
            <w:r>
              <w:rPr>
                <w:rFonts w:hint="eastAsia"/>
              </w:rPr>
              <w:t>中的</w:t>
            </w:r>
            <w:r>
              <w:rPr>
                <w:rFonts w:hint="eastAsia"/>
              </w:rPr>
              <w:t>ntype</w:t>
            </w:r>
          </w:p>
          <w:p w:rsidR="00B90C64" w:rsidRDefault="00B90C64" w:rsidP="00451CCF">
            <w:r>
              <w:rPr>
                <w:rFonts w:hint="eastAsia"/>
              </w:rPr>
              <w:t>【</w:t>
            </w:r>
            <w:r>
              <w:rPr>
                <w:rFonts w:hint="eastAsia"/>
              </w:rPr>
              <w:t>-1</w:t>
            </w:r>
            <w:r>
              <w:rPr>
                <w:rFonts w:hint="eastAsia"/>
              </w:rPr>
              <w:t>国内漫游】</w:t>
            </w:r>
          </w:p>
          <w:p w:rsidR="00B90C64" w:rsidRDefault="00B90C64" w:rsidP="00451CCF">
            <w:r>
              <w:rPr>
                <w:rFonts w:hint="eastAsia"/>
              </w:rPr>
              <w:t>【</w:t>
            </w:r>
            <w:r>
              <w:rPr>
                <w:rFonts w:hint="eastAsia"/>
              </w:rPr>
              <w:t>-2</w:t>
            </w:r>
            <w:r>
              <w:rPr>
                <w:rFonts w:hint="eastAsia"/>
              </w:rPr>
              <w:t>我的提醒】</w:t>
            </w:r>
          </w:p>
          <w:p w:rsidR="00B90C64" w:rsidRDefault="00B90C64" w:rsidP="00451CCF">
            <w:r>
              <w:rPr>
                <w:rFonts w:hint="eastAsia"/>
              </w:rPr>
              <w:t>【</w:t>
            </w:r>
            <w:r>
              <w:rPr>
                <w:rFonts w:hint="eastAsia"/>
              </w:rPr>
              <w:t>-3</w:t>
            </w:r>
            <w:r>
              <w:rPr>
                <w:rFonts w:hint="eastAsia"/>
              </w:rPr>
              <w:t>业务提醒】</w:t>
            </w:r>
          </w:p>
        </w:tc>
      </w:tr>
      <w:tr w:rsidR="00B90C64" w:rsidTr="00451CCF">
        <w:trPr>
          <w:trHeight w:val="401"/>
        </w:trPr>
        <w:tc>
          <w:tcPr>
            <w:tcW w:w="2707" w:type="dxa"/>
            <w:shd w:val="clear" w:color="auto" w:fill="F2F2F2"/>
          </w:tcPr>
          <w:p w:rsidR="00B90C64" w:rsidRDefault="00B90C64" w:rsidP="00451CCF">
            <w:r>
              <w:rPr>
                <w:rFonts w:hint="eastAsia"/>
              </w:rPr>
              <w:t>ntypeCount</w:t>
            </w:r>
          </w:p>
        </w:tc>
        <w:tc>
          <w:tcPr>
            <w:tcW w:w="2300" w:type="dxa"/>
          </w:tcPr>
          <w:p w:rsidR="00B90C64" w:rsidRDefault="00B90C64" w:rsidP="00451CCF">
            <w:r>
              <w:rPr>
                <w:rFonts w:hint="eastAsia"/>
              </w:rPr>
              <w:t>int</w:t>
            </w:r>
          </w:p>
        </w:tc>
        <w:tc>
          <w:tcPr>
            <w:tcW w:w="3275" w:type="dxa"/>
          </w:tcPr>
          <w:p w:rsidR="00B90C64" w:rsidRDefault="00B90C64" w:rsidP="00451CCF">
            <w:r>
              <w:rPr>
                <w:rFonts w:hint="eastAsia"/>
              </w:rPr>
              <w:t>消息提醒的个数</w:t>
            </w:r>
          </w:p>
        </w:tc>
      </w:tr>
      <w:tr w:rsidR="00B90C64" w:rsidTr="00451CCF">
        <w:trPr>
          <w:trHeight w:val="401"/>
        </w:trPr>
        <w:tc>
          <w:tcPr>
            <w:tcW w:w="2707" w:type="dxa"/>
            <w:shd w:val="clear" w:color="auto" w:fill="F2F2F2"/>
          </w:tcPr>
          <w:p w:rsidR="00B90C64" w:rsidRDefault="00B90C64" w:rsidP="00451CCF">
            <w:r>
              <w:rPr>
                <w:rFonts w:hint="eastAsia"/>
              </w:rPr>
              <w:t>typeName</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标签名称</w:t>
            </w:r>
          </w:p>
        </w:tc>
      </w:tr>
      <w:tr w:rsidR="00B90C64" w:rsidTr="00451CCF">
        <w:trPr>
          <w:trHeight w:val="401"/>
        </w:trPr>
        <w:tc>
          <w:tcPr>
            <w:tcW w:w="2707" w:type="dxa"/>
            <w:shd w:val="clear" w:color="auto" w:fill="F2F2F2"/>
          </w:tcPr>
          <w:p w:rsidR="00B90C64" w:rsidRDefault="00B90C64" w:rsidP="00451CCF">
            <w:r>
              <w:rPr>
                <w:rFonts w:hint="eastAsia"/>
              </w:rPr>
              <w:t>typeLogo</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标签</w:t>
            </w:r>
            <w:r>
              <w:rPr>
                <w:rFonts w:hint="eastAsia"/>
              </w:rPr>
              <w:t>logo</w:t>
            </w:r>
          </w:p>
        </w:tc>
      </w:tr>
    </w:tbl>
    <w:p w:rsidR="00B90C64" w:rsidRPr="00B90C64" w:rsidRDefault="00B90C64" w:rsidP="00B90C64"/>
    <w:p w:rsidR="007B0D7A" w:rsidRDefault="007B0D7A" w:rsidP="007B0D7A">
      <w:pPr>
        <w:pStyle w:val="30"/>
        <w:numPr>
          <w:ilvl w:val="0"/>
          <w:numId w:val="2"/>
        </w:numPr>
      </w:pPr>
      <w:bookmarkStart w:id="8" w:name="_Toc405551082"/>
      <w:r>
        <w:rPr>
          <w:rFonts w:hint="eastAsia"/>
        </w:rPr>
        <w:t>我的提醒【请求迪科】</w:t>
      </w:r>
      <w:bookmarkEnd w:id="8"/>
    </w:p>
    <w:p w:rsidR="00B90C64" w:rsidRDefault="00B90C64" w:rsidP="00B90C64">
      <w:pPr>
        <w:pStyle w:val="5"/>
      </w:pPr>
      <w:r>
        <w:t>接口描述</w:t>
      </w:r>
    </w:p>
    <w:p w:rsidR="00B90C64" w:rsidRDefault="00B90C64" w:rsidP="00B90C64">
      <w:r>
        <w:t>获取</w:t>
      </w:r>
      <w:r>
        <w:rPr>
          <w:rFonts w:hint="eastAsia"/>
        </w:rPr>
        <w:t>“我的提醒”数据源</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8"/>
        <w:gridCol w:w="4054"/>
      </w:tblGrid>
      <w:tr w:rsidR="00B90C64" w:rsidTr="00451CCF">
        <w:tc>
          <w:tcPr>
            <w:tcW w:w="4468" w:type="dxa"/>
          </w:tcPr>
          <w:p w:rsidR="00B90C64" w:rsidRDefault="00B90C64" w:rsidP="00451CCF">
            <w:pPr>
              <w:spacing w:before="180" w:line="360" w:lineRule="auto"/>
              <w:jc w:val="center"/>
              <w:rPr>
                <w:rFonts w:ascii="宋体"/>
                <w:iCs/>
              </w:rPr>
            </w:pPr>
            <w:r>
              <w:rPr>
                <w:rFonts w:ascii="宋体" w:hint="eastAsia"/>
                <w:iCs/>
              </w:rPr>
              <w:t>小铃铛折叠页（理想）</w:t>
            </w:r>
          </w:p>
        </w:tc>
        <w:tc>
          <w:tcPr>
            <w:tcW w:w="4054" w:type="dxa"/>
          </w:tcPr>
          <w:p w:rsidR="00B90C64" w:rsidRDefault="00B90C64" w:rsidP="00451CCF">
            <w:pPr>
              <w:spacing w:before="180" w:line="360" w:lineRule="auto"/>
              <w:jc w:val="center"/>
              <w:rPr>
                <w:rFonts w:ascii="宋体"/>
                <w:iCs/>
              </w:rPr>
            </w:pPr>
            <w:r>
              <w:rPr>
                <w:rFonts w:ascii="宋体" w:hint="eastAsia"/>
                <w:iCs/>
              </w:rPr>
              <w:t>说明</w:t>
            </w:r>
          </w:p>
        </w:tc>
      </w:tr>
      <w:tr w:rsidR="00B90C64" w:rsidTr="00451CCF">
        <w:tc>
          <w:tcPr>
            <w:tcW w:w="4468" w:type="dxa"/>
          </w:tcPr>
          <w:p w:rsidR="00B90C64" w:rsidRDefault="00B90C64" w:rsidP="00451CCF">
            <w:pPr>
              <w:spacing w:before="180" w:line="360" w:lineRule="auto"/>
              <w:jc w:val="center"/>
              <w:rPr>
                <w:rFonts w:ascii="宋体"/>
                <w:iCs/>
              </w:rPr>
            </w:pPr>
            <w:r>
              <w:object w:dxaOrig="10363" w:dyaOrig="18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208.45pt;height:375.05pt;mso-position-horizontal-relative:page;mso-position-vertical-relative:page" o:ole="">
                  <v:imagedata r:id="rId16" o:title=""/>
                </v:shape>
                <o:OLEObject Type="Embed" ProgID="Visio.Drawing.11" ShapeID="Picture 3" DrawAspect="Content" ObjectID="_1541830282" r:id="rId17"/>
              </w:object>
            </w:r>
          </w:p>
        </w:tc>
        <w:tc>
          <w:tcPr>
            <w:tcW w:w="4054" w:type="dxa"/>
          </w:tcPr>
          <w:p w:rsidR="00B90C64" w:rsidRDefault="00B90C64" w:rsidP="00451CCF">
            <w:pPr>
              <w:spacing w:before="180" w:line="360" w:lineRule="auto"/>
              <w:jc w:val="center"/>
              <w:rPr>
                <w:rFonts w:ascii="宋体"/>
                <w:iCs/>
              </w:rPr>
            </w:pPr>
            <w:r>
              <w:rPr>
                <w:rFonts w:ascii="宋体" w:hint="eastAsia"/>
                <w:iCs/>
              </w:rPr>
              <w:t>小铃铛折叠以下几类公众账号：</w:t>
            </w:r>
          </w:p>
          <w:p w:rsidR="00B90C64" w:rsidRPr="00124EE3" w:rsidRDefault="00B90C64" w:rsidP="00451CCF">
            <w:pPr>
              <w:pStyle w:val="5"/>
              <w:jc w:val="center"/>
              <w:rPr>
                <w:rFonts w:ascii="宋体"/>
                <w:sz w:val="21"/>
                <w:szCs w:val="21"/>
              </w:rPr>
            </w:pPr>
            <w:r w:rsidRPr="00124EE3">
              <w:rPr>
                <w:rFonts w:ascii="宋体" w:hint="eastAsia"/>
                <w:sz w:val="21"/>
                <w:szCs w:val="21"/>
              </w:rPr>
              <w:t>标准的公众账号</w:t>
            </w:r>
          </w:p>
          <w:p w:rsidR="00B90C64" w:rsidRPr="00124EE3" w:rsidRDefault="00B90C64" w:rsidP="00451CCF">
            <w:pPr>
              <w:pStyle w:val="5"/>
              <w:jc w:val="center"/>
              <w:rPr>
                <w:rFonts w:ascii="宋体"/>
                <w:sz w:val="21"/>
                <w:szCs w:val="21"/>
              </w:rPr>
            </w:pPr>
            <w:r w:rsidRPr="00124EE3">
              <w:rPr>
                <w:rFonts w:ascii="宋体" w:hint="eastAsia"/>
                <w:sz w:val="21"/>
                <w:szCs w:val="21"/>
              </w:rPr>
              <w:t>城市名片</w:t>
            </w:r>
          </w:p>
          <w:p w:rsidR="00B90C64" w:rsidRPr="00124EE3" w:rsidRDefault="00B90C64" w:rsidP="00451CCF">
            <w:pPr>
              <w:pStyle w:val="5"/>
              <w:jc w:val="center"/>
              <w:rPr>
                <w:rFonts w:ascii="宋体"/>
                <w:sz w:val="21"/>
                <w:szCs w:val="21"/>
              </w:rPr>
            </w:pPr>
            <w:r w:rsidRPr="00124EE3">
              <w:rPr>
                <w:rFonts w:ascii="宋体" w:hint="eastAsia"/>
                <w:sz w:val="21"/>
                <w:szCs w:val="21"/>
              </w:rPr>
              <w:t>我的提醒</w:t>
            </w:r>
          </w:p>
          <w:p w:rsidR="00B90C64" w:rsidRDefault="00B90C64" w:rsidP="00451CCF">
            <w:pPr>
              <w:spacing w:before="180" w:line="360" w:lineRule="auto"/>
              <w:jc w:val="center"/>
              <w:rPr>
                <w:rFonts w:ascii="宋体"/>
                <w:iCs/>
              </w:rPr>
            </w:pPr>
          </w:p>
          <w:p w:rsidR="00B90C64" w:rsidRDefault="00B90C64" w:rsidP="00451CCF">
            <w:pPr>
              <w:spacing w:before="180" w:line="360" w:lineRule="auto"/>
              <w:jc w:val="center"/>
              <w:rPr>
                <w:rFonts w:ascii="宋体"/>
                <w:iCs/>
              </w:rPr>
            </w:pPr>
          </w:p>
        </w:tc>
      </w:tr>
      <w:tr w:rsidR="00B90C64" w:rsidTr="00451CCF">
        <w:tc>
          <w:tcPr>
            <w:tcW w:w="4468" w:type="dxa"/>
          </w:tcPr>
          <w:p w:rsidR="00B90C64" w:rsidRDefault="00B90C64" w:rsidP="00451CCF">
            <w:pPr>
              <w:spacing w:before="180" w:line="360" w:lineRule="auto"/>
              <w:jc w:val="center"/>
              <w:rPr>
                <w:rFonts w:ascii="宋体"/>
                <w:iCs/>
              </w:rPr>
            </w:pPr>
            <w:r>
              <w:rPr>
                <w:rFonts w:ascii="宋体" w:hint="eastAsia"/>
                <w:iCs/>
              </w:rPr>
              <w:t>“我的提醒”页面（迪科）</w:t>
            </w:r>
          </w:p>
        </w:tc>
        <w:tc>
          <w:tcPr>
            <w:tcW w:w="4054" w:type="dxa"/>
          </w:tcPr>
          <w:p w:rsidR="00B90C64" w:rsidRDefault="00B90C64" w:rsidP="00451CCF">
            <w:pPr>
              <w:spacing w:before="180" w:line="360" w:lineRule="auto"/>
              <w:jc w:val="center"/>
              <w:rPr>
                <w:rFonts w:ascii="宋体"/>
                <w:iCs/>
              </w:rPr>
            </w:pPr>
            <w:r>
              <w:rPr>
                <w:rFonts w:ascii="宋体" w:hint="eastAsia"/>
                <w:iCs/>
              </w:rPr>
              <w:t>说明</w:t>
            </w:r>
          </w:p>
        </w:tc>
      </w:tr>
      <w:tr w:rsidR="00B90C64" w:rsidTr="00451CCF">
        <w:tc>
          <w:tcPr>
            <w:tcW w:w="4468" w:type="dxa"/>
          </w:tcPr>
          <w:p w:rsidR="00B90C64" w:rsidRDefault="00B90C64" w:rsidP="00451CCF">
            <w:pPr>
              <w:spacing w:before="180" w:line="360" w:lineRule="auto"/>
              <w:jc w:val="center"/>
              <w:rPr>
                <w:rFonts w:ascii="宋体"/>
                <w:iCs/>
              </w:rPr>
            </w:pPr>
            <w:r>
              <w:rPr>
                <w:rFonts w:ascii="宋体" w:hint="eastAsia"/>
                <w:iCs/>
              </w:rPr>
              <w:t>略</w:t>
            </w:r>
          </w:p>
        </w:tc>
        <w:tc>
          <w:tcPr>
            <w:tcW w:w="4054" w:type="dxa"/>
          </w:tcPr>
          <w:p w:rsidR="00B90C64" w:rsidRDefault="00B90C64" w:rsidP="00451CCF">
            <w:pPr>
              <w:spacing w:before="180" w:line="360" w:lineRule="auto"/>
              <w:jc w:val="center"/>
              <w:rPr>
                <w:rFonts w:ascii="宋体"/>
                <w:iCs/>
                <w:color w:val="FF0000"/>
              </w:rPr>
            </w:pPr>
            <w:r>
              <w:rPr>
                <w:rFonts w:ascii="宋体" w:hint="eastAsia"/>
                <w:iCs/>
                <w:color w:val="FF0000"/>
              </w:rPr>
              <w:t>在“小铃铛折叠页”点击“我的提醒”公众账号时，进入“我的提醒”页面</w:t>
            </w:r>
          </w:p>
        </w:tc>
      </w:tr>
    </w:tbl>
    <w:p w:rsidR="00B90C64" w:rsidRDefault="00B90C64" w:rsidP="00B90C64"/>
    <w:p w:rsidR="00B90C64" w:rsidRDefault="00B90C64" w:rsidP="00B90C64">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B90C64" w:rsidTr="00451CCF">
        <w:tc>
          <w:tcPr>
            <w:tcW w:w="1843" w:type="dxa"/>
            <w:shd w:val="clear" w:color="auto" w:fill="BFBFBF"/>
          </w:tcPr>
          <w:p w:rsidR="00B90C64" w:rsidRDefault="00B90C64" w:rsidP="00451CCF">
            <w:pPr>
              <w:rPr>
                <w:b/>
              </w:rPr>
            </w:pPr>
            <w:r>
              <w:rPr>
                <w:b/>
              </w:rPr>
              <w:t>Key</w:t>
            </w:r>
          </w:p>
        </w:tc>
        <w:tc>
          <w:tcPr>
            <w:tcW w:w="1559" w:type="dxa"/>
            <w:shd w:val="clear" w:color="auto" w:fill="BFBFBF"/>
          </w:tcPr>
          <w:p w:rsidR="00B90C64" w:rsidRDefault="00B90C64" w:rsidP="00451CCF">
            <w:pPr>
              <w:rPr>
                <w:b/>
              </w:rPr>
            </w:pPr>
            <w:r>
              <w:rPr>
                <w:b/>
              </w:rPr>
              <w:t>类型</w:t>
            </w:r>
          </w:p>
        </w:tc>
        <w:tc>
          <w:tcPr>
            <w:tcW w:w="709" w:type="dxa"/>
            <w:shd w:val="clear" w:color="auto" w:fill="BFBFBF"/>
          </w:tcPr>
          <w:p w:rsidR="00B90C64" w:rsidRDefault="00B90C64" w:rsidP="00451CCF">
            <w:pPr>
              <w:rPr>
                <w:b/>
              </w:rPr>
            </w:pPr>
            <w:r>
              <w:rPr>
                <w:b/>
              </w:rPr>
              <w:t>必须</w:t>
            </w:r>
          </w:p>
        </w:tc>
        <w:tc>
          <w:tcPr>
            <w:tcW w:w="1559" w:type="dxa"/>
            <w:shd w:val="clear" w:color="auto" w:fill="BFBFBF"/>
          </w:tcPr>
          <w:p w:rsidR="00B90C64" w:rsidRDefault="00B90C64" w:rsidP="00451CCF">
            <w:pPr>
              <w:ind w:firstLineChars="50" w:firstLine="120"/>
              <w:rPr>
                <w:b/>
              </w:rPr>
            </w:pPr>
            <w:r>
              <w:rPr>
                <w:b/>
              </w:rPr>
              <w:t>的长度</w:t>
            </w:r>
          </w:p>
        </w:tc>
        <w:tc>
          <w:tcPr>
            <w:tcW w:w="4111" w:type="dxa"/>
            <w:shd w:val="clear" w:color="auto" w:fill="BFBFBF"/>
          </w:tcPr>
          <w:p w:rsidR="00B90C64" w:rsidRDefault="00B90C64" w:rsidP="00451CCF">
            <w:pPr>
              <w:rPr>
                <w:b/>
              </w:rPr>
            </w:pPr>
            <w:r>
              <w:rPr>
                <w:b/>
              </w:rPr>
              <w:t>注释</w:t>
            </w:r>
          </w:p>
        </w:tc>
      </w:tr>
      <w:tr w:rsidR="00B90C64" w:rsidTr="00451CCF">
        <w:tc>
          <w:tcPr>
            <w:tcW w:w="1843" w:type="dxa"/>
            <w:shd w:val="clear" w:color="auto" w:fill="F2F2F2"/>
          </w:tcPr>
          <w:p w:rsidR="00B90C64" w:rsidRDefault="00B90C64" w:rsidP="00451CCF">
            <w:r>
              <w:t>tele</w:t>
            </w:r>
            <w:r>
              <w:rPr>
                <w:rFonts w:hint="eastAsia"/>
              </w:rPr>
              <w:t>P</w:t>
            </w:r>
            <w:r>
              <w:t>hone</w:t>
            </w:r>
          </w:p>
        </w:tc>
        <w:tc>
          <w:tcPr>
            <w:tcW w:w="1559" w:type="dxa"/>
          </w:tcPr>
          <w:p w:rsidR="00B90C64" w:rsidRDefault="00B90C64" w:rsidP="00451CCF">
            <w:r>
              <w:rPr>
                <w:rFonts w:hint="eastAsia"/>
              </w:rPr>
              <w:t>String</w:t>
            </w:r>
          </w:p>
        </w:tc>
        <w:tc>
          <w:tcPr>
            <w:tcW w:w="709" w:type="dxa"/>
          </w:tcPr>
          <w:p w:rsidR="00B90C64" w:rsidRDefault="00B90C64" w:rsidP="00451CCF">
            <w:r>
              <w:rPr>
                <w:rFonts w:hint="eastAsia"/>
              </w:rPr>
              <w:t>是</w:t>
            </w:r>
          </w:p>
        </w:tc>
        <w:tc>
          <w:tcPr>
            <w:tcW w:w="1559" w:type="dxa"/>
          </w:tcPr>
          <w:p w:rsidR="00B90C64" w:rsidRDefault="00B90C64" w:rsidP="00451CCF"/>
        </w:tc>
        <w:tc>
          <w:tcPr>
            <w:tcW w:w="4111" w:type="dxa"/>
          </w:tcPr>
          <w:p w:rsidR="00B90C64" w:rsidRDefault="00B90C64" w:rsidP="00451CCF">
            <w:r>
              <w:rPr>
                <w:rFonts w:hint="eastAsia"/>
              </w:rPr>
              <w:t>电话号码</w:t>
            </w:r>
            <w:r>
              <w:rPr>
                <w:rFonts w:hint="eastAsia"/>
              </w:rPr>
              <w:t>[</w:t>
            </w:r>
            <w:r>
              <w:rPr>
                <w:rFonts w:hint="eastAsia"/>
              </w:rPr>
              <w:t>获取</w:t>
            </w:r>
            <w:r>
              <w:rPr>
                <w:rFonts w:hint="eastAsia"/>
              </w:rPr>
              <w:t>LTE</w:t>
            </w:r>
            <w:r>
              <w:rPr>
                <w:rFonts w:hint="eastAsia"/>
              </w:rPr>
              <w:t>漫游推送</w:t>
            </w:r>
            <w:r>
              <w:rPr>
                <w:rFonts w:hint="eastAsia"/>
              </w:rPr>
              <w:t>]</w:t>
            </w:r>
          </w:p>
        </w:tc>
      </w:tr>
      <w:tr w:rsidR="00B90C64" w:rsidTr="00451CCF">
        <w:tc>
          <w:tcPr>
            <w:tcW w:w="1843" w:type="dxa"/>
            <w:shd w:val="clear" w:color="auto" w:fill="F2F2F2"/>
          </w:tcPr>
          <w:p w:rsidR="00B90C64" w:rsidRDefault="00B90C64" w:rsidP="00451CCF">
            <w:r>
              <w:rPr>
                <w:rFonts w:hint="eastAsia"/>
              </w:rPr>
              <w:t>clientDate</w:t>
            </w:r>
          </w:p>
        </w:tc>
        <w:tc>
          <w:tcPr>
            <w:tcW w:w="1559" w:type="dxa"/>
          </w:tcPr>
          <w:p w:rsidR="00B90C64" w:rsidRDefault="00B90C64" w:rsidP="00451CCF">
            <w:r>
              <w:t>D</w:t>
            </w:r>
            <w:r>
              <w:rPr>
                <w:rFonts w:hint="eastAsia"/>
              </w:rPr>
              <w:t>ate</w:t>
            </w:r>
          </w:p>
        </w:tc>
        <w:tc>
          <w:tcPr>
            <w:tcW w:w="709" w:type="dxa"/>
          </w:tcPr>
          <w:p w:rsidR="00B90C64" w:rsidRDefault="00B90C64" w:rsidP="00451CCF">
            <w:r>
              <w:rPr>
                <w:rFonts w:hint="eastAsia"/>
              </w:rPr>
              <w:t>否</w:t>
            </w:r>
          </w:p>
        </w:tc>
        <w:tc>
          <w:tcPr>
            <w:tcW w:w="1559" w:type="dxa"/>
          </w:tcPr>
          <w:p w:rsidR="00B90C64" w:rsidRDefault="00B90C64" w:rsidP="00451CCF"/>
        </w:tc>
        <w:tc>
          <w:tcPr>
            <w:tcW w:w="4111" w:type="dxa"/>
          </w:tcPr>
          <w:p w:rsidR="00B90C64" w:rsidRDefault="00B90C64" w:rsidP="00451CCF">
            <w:r>
              <w:rPr>
                <w:rFonts w:hint="eastAsia"/>
              </w:rPr>
              <w:t>date:yyyy-MM-dd HH24:mi:ss</w:t>
            </w:r>
            <w:r>
              <w:rPr>
                <w:rFonts w:hint="eastAsia"/>
              </w:rPr>
              <w:t>【第一次进来的时候允许空，后面在传最后访问的时间】</w:t>
            </w:r>
          </w:p>
        </w:tc>
      </w:tr>
    </w:tbl>
    <w:p w:rsidR="00B90C64" w:rsidRDefault="00B90C64" w:rsidP="00B90C64">
      <w:pPr>
        <w:pStyle w:val="5"/>
      </w:pPr>
      <w:r>
        <w:lastRenderedPageBreak/>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B90C64" w:rsidTr="00451CCF">
        <w:trPr>
          <w:trHeight w:val="404"/>
        </w:trPr>
        <w:tc>
          <w:tcPr>
            <w:tcW w:w="2087" w:type="dxa"/>
            <w:shd w:val="clear" w:color="auto" w:fill="BFBFBF"/>
          </w:tcPr>
          <w:p w:rsidR="00B90C64" w:rsidRDefault="00B90C64" w:rsidP="00451CCF">
            <w:pPr>
              <w:rPr>
                <w:b/>
              </w:rPr>
            </w:pPr>
            <w:r>
              <w:rPr>
                <w:b/>
              </w:rPr>
              <w:t>Key</w:t>
            </w:r>
          </w:p>
        </w:tc>
        <w:tc>
          <w:tcPr>
            <w:tcW w:w="1765" w:type="dxa"/>
            <w:shd w:val="clear" w:color="auto" w:fill="BFBFBF"/>
          </w:tcPr>
          <w:p w:rsidR="00B90C64" w:rsidRDefault="00B90C64" w:rsidP="00451CCF">
            <w:pPr>
              <w:rPr>
                <w:b/>
              </w:rPr>
            </w:pPr>
            <w:r>
              <w:rPr>
                <w:b/>
              </w:rPr>
              <w:t>类型</w:t>
            </w:r>
          </w:p>
        </w:tc>
        <w:tc>
          <w:tcPr>
            <w:tcW w:w="4654" w:type="dxa"/>
            <w:shd w:val="clear" w:color="auto" w:fill="BFBFBF"/>
          </w:tcPr>
          <w:p w:rsidR="00B90C64" w:rsidRDefault="00B90C64" w:rsidP="00451CCF">
            <w:pPr>
              <w:rPr>
                <w:b/>
              </w:rPr>
            </w:pPr>
            <w:r>
              <w:rPr>
                <w:b/>
              </w:rPr>
              <w:t>注释</w:t>
            </w:r>
          </w:p>
        </w:tc>
      </w:tr>
      <w:tr w:rsidR="00B90C64" w:rsidTr="00451CCF">
        <w:trPr>
          <w:trHeight w:val="419"/>
        </w:trPr>
        <w:tc>
          <w:tcPr>
            <w:tcW w:w="2087" w:type="dxa"/>
            <w:shd w:val="clear" w:color="auto" w:fill="F2F2F2"/>
          </w:tcPr>
          <w:p w:rsidR="00B90C64" w:rsidRDefault="00B90C64" w:rsidP="00451CCF">
            <w:r>
              <w:t>resCode</w:t>
            </w:r>
          </w:p>
        </w:tc>
        <w:tc>
          <w:tcPr>
            <w:tcW w:w="1765" w:type="dxa"/>
          </w:tcPr>
          <w:p w:rsidR="00B90C64" w:rsidRDefault="00B90C64" w:rsidP="00451CCF">
            <w:r>
              <w:t>Integer</w:t>
            </w:r>
          </w:p>
        </w:tc>
        <w:tc>
          <w:tcPr>
            <w:tcW w:w="4654" w:type="dxa"/>
          </w:tcPr>
          <w:p w:rsidR="00B90C64" w:rsidRDefault="00B90C64" w:rsidP="00451CCF">
            <w:r>
              <w:t>结果码。结果码。</w:t>
            </w:r>
            <w:r>
              <w:t>200</w:t>
            </w:r>
            <w:r>
              <w:t>表示成功，</w:t>
            </w:r>
          </w:p>
        </w:tc>
      </w:tr>
      <w:tr w:rsidR="00B90C64" w:rsidTr="00451CCF">
        <w:trPr>
          <w:trHeight w:val="419"/>
        </w:trPr>
        <w:tc>
          <w:tcPr>
            <w:tcW w:w="2087" w:type="dxa"/>
            <w:shd w:val="clear" w:color="auto" w:fill="F2F2F2"/>
          </w:tcPr>
          <w:p w:rsidR="00B90C64" w:rsidRDefault="00B90C64" w:rsidP="00451CCF">
            <w:r>
              <w:t>resDesc</w:t>
            </w:r>
          </w:p>
        </w:tc>
        <w:tc>
          <w:tcPr>
            <w:tcW w:w="1765" w:type="dxa"/>
          </w:tcPr>
          <w:p w:rsidR="00B90C64" w:rsidRDefault="00B90C64" w:rsidP="00451CCF">
            <w:r>
              <w:t>String</w:t>
            </w:r>
          </w:p>
        </w:tc>
        <w:tc>
          <w:tcPr>
            <w:tcW w:w="4654" w:type="dxa"/>
          </w:tcPr>
          <w:p w:rsidR="00B90C64" w:rsidRDefault="00B90C64" w:rsidP="00451CCF">
            <w:r>
              <w:t>描述</w:t>
            </w:r>
          </w:p>
        </w:tc>
      </w:tr>
      <w:tr w:rsidR="00B90C64" w:rsidTr="00451CCF">
        <w:trPr>
          <w:trHeight w:val="419"/>
        </w:trPr>
        <w:tc>
          <w:tcPr>
            <w:tcW w:w="2087" w:type="dxa"/>
            <w:shd w:val="clear" w:color="auto" w:fill="F2F2F2"/>
          </w:tcPr>
          <w:p w:rsidR="00B90C64" w:rsidRDefault="00B90C64" w:rsidP="00451CCF">
            <w:r>
              <w:t>items</w:t>
            </w:r>
          </w:p>
        </w:tc>
        <w:tc>
          <w:tcPr>
            <w:tcW w:w="1765" w:type="dxa"/>
          </w:tcPr>
          <w:p w:rsidR="00B90C64" w:rsidRDefault="00B90C64" w:rsidP="00451CCF">
            <w:r>
              <w:rPr>
                <w:rFonts w:hint="eastAsia"/>
              </w:rPr>
              <w:t>Map&lt;String,Object&gt;</w:t>
            </w:r>
          </w:p>
        </w:tc>
        <w:tc>
          <w:tcPr>
            <w:tcW w:w="4654" w:type="dxa"/>
          </w:tcPr>
          <w:p w:rsidR="00B90C64" w:rsidRDefault="00B90C64" w:rsidP="00451CCF">
            <w:r>
              <w:rPr>
                <w:rFonts w:hint="eastAsia"/>
              </w:rPr>
              <w:t>迪科数据源</w:t>
            </w:r>
          </w:p>
        </w:tc>
      </w:tr>
    </w:tbl>
    <w:p w:rsidR="00B90C64" w:rsidRDefault="00B90C64" w:rsidP="00B90C64">
      <w:r>
        <w:t>items</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B90C64" w:rsidTr="00451CCF">
        <w:trPr>
          <w:trHeight w:val="401"/>
        </w:trPr>
        <w:tc>
          <w:tcPr>
            <w:tcW w:w="2707" w:type="dxa"/>
            <w:shd w:val="clear" w:color="auto" w:fill="BFBFBF"/>
          </w:tcPr>
          <w:p w:rsidR="00B90C64" w:rsidRDefault="00B90C64" w:rsidP="00451CCF">
            <w:pPr>
              <w:rPr>
                <w:b/>
              </w:rPr>
            </w:pPr>
            <w:r>
              <w:rPr>
                <w:b/>
              </w:rPr>
              <w:t>Key</w:t>
            </w:r>
          </w:p>
        </w:tc>
        <w:tc>
          <w:tcPr>
            <w:tcW w:w="2300" w:type="dxa"/>
            <w:shd w:val="clear" w:color="auto" w:fill="BFBFBF"/>
          </w:tcPr>
          <w:p w:rsidR="00B90C64" w:rsidRDefault="00B90C64" w:rsidP="00451CCF">
            <w:pPr>
              <w:rPr>
                <w:b/>
              </w:rPr>
            </w:pPr>
            <w:r>
              <w:rPr>
                <w:b/>
              </w:rPr>
              <w:t>类型</w:t>
            </w:r>
          </w:p>
        </w:tc>
        <w:tc>
          <w:tcPr>
            <w:tcW w:w="3275" w:type="dxa"/>
            <w:shd w:val="clear" w:color="auto" w:fill="BFBFBF"/>
          </w:tcPr>
          <w:p w:rsidR="00B90C64" w:rsidRDefault="00B90C64" w:rsidP="00451CCF">
            <w:pPr>
              <w:rPr>
                <w:b/>
              </w:rPr>
            </w:pPr>
            <w:r>
              <w:rPr>
                <w:b/>
              </w:rPr>
              <w:t>注释</w:t>
            </w:r>
          </w:p>
        </w:tc>
      </w:tr>
      <w:tr w:rsidR="00B90C64" w:rsidTr="00451CCF">
        <w:trPr>
          <w:trHeight w:val="401"/>
        </w:trPr>
        <w:tc>
          <w:tcPr>
            <w:tcW w:w="2707" w:type="dxa"/>
            <w:shd w:val="clear" w:color="auto" w:fill="F2F2F2"/>
          </w:tcPr>
          <w:p w:rsidR="00B90C64" w:rsidRDefault="00B90C64" w:rsidP="00451CCF">
            <w:r>
              <w:t>TITLE</w:t>
            </w:r>
          </w:p>
        </w:tc>
        <w:tc>
          <w:tcPr>
            <w:tcW w:w="2300" w:type="dxa"/>
          </w:tcPr>
          <w:p w:rsidR="00B90C64" w:rsidRDefault="00B90C64" w:rsidP="00451CCF">
            <w:r>
              <w:t>Stirng</w:t>
            </w:r>
          </w:p>
        </w:tc>
        <w:tc>
          <w:tcPr>
            <w:tcW w:w="3275" w:type="dxa"/>
          </w:tcPr>
          <w:p w:rsidR="00B90C64" w:rsidRDefault="00B90C64" w:rsidP="00451CCF">
            <w:r>
              <w:t>公告标题</w:t>
            </w:r>
          </w:p>
        </w:tc>
      </w:tr>
      <w:tr w:rsidR="00B90C64" w:rsidTr="00451CCF">
        <w:trPr>
          <w:trHeight w:val="401"/>
        </w:trPr>
        <w:tc>
          <w:tcPr>
            <w:tcW w:w="2707" w:type="dxa"/>
            <w:shd w:val="clear" w:color="auto" w:fill="F2F2F2"/>
          </w:tcPr>
          <w:p w:rsidR="00B90C64" w:rsidRDefault="00B90C64" w:rsidP="00451CCF">
            <w:r>
              <w:t>CREATETIME</w:t>
            </w:r>
          </w:p>
        </w:tc>
        <w:tc>
          <w:tcPr>
            <w:tcW w:w="2300" w:type="dxa"/>
          </w:tcPr>
          <w:p w:rsidR="00B90C64" w:rsidRDefault="00B90C64" w:rsidP="00451CCF">
            <w:r>
              <w:t>DateTime</w:t>
            </w:r>
          </w:p>
        </w:tc>
        <w:tc>
          <w:tcPr>
            <w:tcW w:w="3275" w:type="dxa"/>
          </w:tcPr>
          <w:p w:rsidR="00B90C64" w:rsidRDefault="00B90C64" w:rsidP="00451CCF">
            <w:r>
              <w:t>公告发布时间</w:t>
            </w:r>
          </w:p>
        </w:tc>
      </w:tr>
      <w:tr w:rsidR="00B90C64" w:rsidTr="00451CCF">
        <w:trPr>
          <w:trHeight w:val="401"/>
        </w:trPr>
        <w:tc>
          <w:tcPr>
            <w:tcW w:w="2707" w:type="dxa"/>
            <w:shd w:val="clear" w:color="auto" w:fill="F2F2F2"/>
          </w:tcPr>
          <w:p w:rsidR="00B90C64" w:rsidRDefault="00B90C64" w:rsidP="00451CCF">
            <w:r>
              <w:rPr>
                <w:rFonts w:hint="eastAsia"/>
              </w:rPr>
              <w:t>CONTENT</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摘要</w:t>
            </w:r>
          </w:p>
        </w:tc>
      </w:tr>
      <w:tr w:rsidR="00B90C64" w:rsidTr="00451CCF">
        <w:trPr>
          <w:trHeight w:val="401"/>
        </w:trPr>
        <w:tc>
          <w:tcPr>
            <w:tcW w:w="2707" w:type="dxa"/>
            <w:shd w:val="clear" w:color="auto" w:fill="F2F2F2"/>
          </w:tcPr>
          <w:p w:rsidR="00B90C64" w:rsidRDefault="00B90C64" w:rsidP="00451CCF">
            <w:r>
              <w:rPr>
                <w:rFonts w:hint="eastAsia"/>
              </w:rPr>
              <w:t>ntypeCount</w:t>
            </w:r>
          </w:p>
        </w:tc>
        <w:tc>
          <w:tcPr>
            <w:tcW w:w="2300" w:type="dxa"/>
          </w:tcPr>
          <w:p w:rsidR="00B90C64" w:rsidRDefault="00B90C64" w:rsidP="00451CCF">
            <w:r>
              <w:rPr>
                <w:rFonts w:hint="eastAsia"/>
              </w:rPr>
              <w:t>int</w:t>
            </w:r>
          </w:p>
        </w:tc>
        <w:tc>
          <w:tcPr>
            <w:tcW w:w="3275" w:type="dxa"/>
          </w:tcPr>
          <w:p w:rsidR="00B90C64" w:rsidRDefault="00B90C64" w:rsidP="00451CCF">
            <w:r>
              <w:rPr>
                <w:rFonts w:hint="eastAsia"/>
              </w:rPr>
              <w:t>消息提醒的个数</w:t>
            </w:r>
          </w:p>
        </w:tc>
      </w:tr>
    </w:tbl>
    <w:p w:rsidR="00B90C64" w:rsidRPr="00B90C64" w:rsidRDefault="00B90C64" w:rsidP="00B90C64"/>
    <w:p w:rsidR="007B0D7A" w:rsidRDefault="007B0D7A" w:rsidP="007B0D7A">
      <w:pPr>
        <w:pStyle w:val="30"/>
        <w:numPr>
          <w:ilvl w:val="0"/>
          <w:numId w:val="2"/>
        </w:numPr>
      </w:pPr>
      <w:bookmarkStart w:id="9" w:name="_Toc405551083"/>
      <w:r>
        <w:rPr>
          <w:rFonts w:hint="eastAsia"/>
        </w:rPr>
        <w:t>首页跑马灯</w:t>
      </w:r>
      <w:bookmarkEnd w:id="9"/>
    </w:p>
    <w:p w:rsidR="00B90C64" w:rsidRDefault="00B90C64" w:rsidP="00B90C64">
      <w:pPr>
        <w:pStyle w:val="5"/>
      </w:pPr>
      <w:r>
        <w:t>接口描述</w:t>
      </w:r>
    </w:p>
    <w:p w:rsidR="00B90C64" w:rsidRDefault="00B50774" w:rsidP="00B90C64">
      <w:hyperlink r:id="rId18" w:history="1">
        <w:r w:rsidR="00B90C64">
          <w:rPr>
            <w:rStyle w:val="af0"/>
          </w:rPr>
          <w:t>http://101.95.48.97:8005/public/sjkf/systemnotice/intr_sysnoticemarquee_list?deviceOS=android</w:t>
        </w:r>
      </w:hyperlink>
    </w:p>
    <w:p w:rsidR="00787474" w:rsidRDefault="00787474" w:rsidP="00787474">
      <w:r>
        <w:rPr>
          <w:rFonts w:hint="eastAsia"/>
        </w:rPr>
        <w:t>获取跑马灯信息【默认按照排序值升序</w:t>
      </w:r>
      <w:r>
        <w:rPr>
          <w:rFonts w:hint="eastAsia"/>
        </w:rPr>
        <w:t>,</w:t>
      </w:r>
      <w:r>
        <w:rPr>
          <w:rFonts w:hint="eastAsia"/>
        </w:rPr>
        <w:t>添加时间倒序取前</w:t>
      </w:r>
      <w:r>
        <w:rPr>
          <w:rFonts w:hint="eastAsia"/>
        </w:rPr>
        <w:t>6</w:t>
      </w:r>
      <w:r>
        <w:rPr>
          <w:rFonts w:hint="eastAsia"/>
        </w:rPr>
        <w:t>条】</w:t>
      </w:r>
    </w:p>
    <w:p w:rsidR="00B90C64" w:rsidRDefault="00787474" w:rsidP="00787474">
      <w:r>
        <w:rPr>
          <w:rFonts w:hint="eastAsia"/>
        </w:rPr>
        <w:t>注意：跑马灯区分省份，只有天翼调用跑马灯接口。后台的分渠道发布在此不起作用。</w:t>
      </w:r>
    </w:p>
    <w:p w:rsidR="00B90C64" w:rsidRDefault="00B90C64" w:rsidP="00B90C64">
      <w:pPr>
        <w:pStyle w:val="5"/>
      </w:pPr>
      <w:r>
        <w:t>请求报文</w:t>
      </w:r>
    </w:p>
    <w:tbl>
      <w:tblPr>
        <w:tblW w:w="978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B90C64" w:rsidTr="00451CCF">
        <w:tc>
          <w:tcPr>
            <w:tcW w:w="1843" w:type="dxa"/>
            <w:shd w:val="clear" w:color="auto" w:fill="BFBFBF"/>
          </w:tcPr>
          <w:p w:rsidR="00B90C64" w:rsidRDefault="00B90C64" w:rsidP="00451CCF">
            <w:pPr>
              <w:rPr>
                <w:b/>
              </w:rPr>
            </w:pPr>
            <w:r>
              <w:rPr>
                <w:b/>
              </w:rPr>
              <w:t>Key</w:t>
            </w:r>
          </w:p>
        </w:tc>
        <w:tc>
          <w:tcPr>
            <w:tcW w:w="1559" w:type="dxa"/>
            <w:shd w:val="clear" w:color="auto" w:fill="BFBFBF"/>
          </w:tcPr>
          <w:p w:rsidR="00B90C64" w:rsidRDefault="00B90C64" w:rsidP="00451CCF">
            <w:pPr>
              <w:rPr>
                <w:b/>
              </w:rPr>
            </w:pPr>
            <w:r>
              <w:rPr>
                <w:b/>
              </w:rPr>
              <w:t>类型</w:t>
            </w:r>
          </w:p>
        </w:tc>
        <w:tc>
          <w:tcPr>
            <w:tcW w:w="709" w:type="dxa"/>
            <w:shd w:val="clear" w:color="auto" w:fill="BFBFBF"/>
          </w:tcPr>
          <w:p w:rsidR="00B90C64" w:rsidRDefault="00B90C64" w:rsidP="00451CCF">
            <w:pPr>
              <w:rPr>
                <w:b/>
              </w:rPr>
            </w:pPr>
            <w:r>
              <w:rPr>
                <w:b/>
              </w:rPr>
              <w:t>必须</w:t>
            </w:r>
          </w:p>
        </w:tc>
        <w:tc>
          <w:tcPr>
            <w:tcW w:w="1559" w:type="dxa"/>
            <w:shd w:val="clear" w:color="auto" w:fill="BFBFBF"/>
          </w:tcPr>
          <w:p w:rsidR="00B90C64" w:rsidRDefault="00B90C64" w:rsidP="00451CCF">
            <w:pPr>
              <w:ind w:firstLineChars="50" w:firstLine="120"/>
              <w:rPr>
                <w:b/>
              </w:rPr>
            </w:pPr>
            <w:r>
              <w:rPr>
                <w:b/>
              </w:rPr>
              <w:t>的长度</w:t>
            </w:r>
          </w:p>
        </w:tc>
        <w:tc>
          <w:tcPr>
            <w:tcW w:w="4111" w:type="dxa"/>
            <w:shd w:val="clear" w:color="auto" w:fill="BFBFBF"/>
          </w:tcPr>
          <w:p w:rsidR="00B90C64" w:rsidRDefault="00B90C64" w:rsidP="00451CCF">
            <w:pPr>
              <w:rPr>
                <w:b/>
              </w:rPr>
            </w:pPr>
            <w:r>
              <w:rPr>
                <w:b/>
              </w:rPr>
              <w:t>注释</w:t>
            </w:r>
          </w:p>
        </w:tc>
      </w:tr>
      <w:tr w:rsidR="00B90C64" w:rsidTr="00451CCF">
        <w:tc>
          <w:tcPr>
            <w:tcW w:w="1843" w:type="dxa"/>
            <w:shd w:val="clear" w:color="auto" w:fill="F2F2F2"/>
          </w:tcPr>
          <w:p w:rsidR="00B90C64" w:rsidRDefault="00B90C64" w:rsidP="00451CCF">
            <w:r>
              <w:t>prov</w:t>
            </w:r>
          </w:p>
        </w:tc>
        <w:tc>
          <w:tcPr>
            <w:tcW w:w="1559" w:type="dxa"/>
          </w:tcPr>
          <w:p w:rsidR="00B90C64" w:rsidRDefault="00B90C64" w:rsidP="00451CCF">
            <w:r>
              <w:t>String</w:t>
            </w:r>
          </w:p>
        </w:tc>
        <w:tc>
          <w:tcPr>
            <w:tcW w:w="709" w:type="dxa"/>
          </w:tcPr>
          <w:p w:rsidR="00B90C64" w:rsidRDefault="00B90C64" w:rsidP="00451CCF">
            <w:r>
              <w:t>否</w:t>
            </w:r>
          </w:p>
        </w:tc>
        <w:tc>
          <w:tcPr>
            <w:tcW w:w="1559" w:type="dxa"/>
          </w:tcPr>
          <w:p w:rsidR="00B90C64" w:rsidRDefault="00B90C64" w:rsidP="00451CCF"/>
        </w:tc>
        <w:tc>
          <w:tcPr>
            <w:tcW w:w="4111" w:type="dxa"/>
          </w:tcPr>
          <w:p w:rsidR="00B90C64" w:rsidRDefault="00B90C64" w:rsidP="00451CCF">
            <w:r>
              <w:t>用户归属省名称</w:t>
            </w:r>
          </w:p>
        </w:tc>
      </w:tr>
      <w:tr w:rsidR="00B90C64" w:rsidTr="00451CCF">
        <w:tc>
          <w:tcPr>
            <w:tcW w:w="1843" w:type="dxa"/>
            <w:shd w:val="clear" w:color="auto" w:fill="F2F2F2"/>
          </w:tcPr>
          <w:p w:rsidR="00B90C64" w:rsidRDefault="00B90C64" w:rsidP="00451CCF">
            <w:r>
              <w:rPr>
                <w:rFonts w:hint="eastAsia"/>
              </w:rPr>
              <w:t>deviceOS</w:t>
            </w:r>
          </w:p>
        </w:tc>
        <w:tc>
          <w:tcPr>
            <w:tcW w:w="1559" w:type="dxa"/>
          </w:tcPr>
          <w:p w:rsidR="00B90C64" w:rsidRDefault="00B90C64" w:rsidP="00451CCF">
            <w:r>
              <w:rPr>
                <w:rFonts w:hint="eastAsia"/>
              </w:rPr>
              <w:t>String</w:t>
            </w:r>
          </w:p>
        </w:tc>
        <w:tc>
          <w:tcPr>
            <w:tcW w:w="709" w:type="dxa"/>
          </w:tcPr>
          <w:p w:rsidR="00B90C64" w:rsidRDefault="00B90C64" w:rsidP="00451CCF">
            <w:r>
              <w:t>是</w:t>
            </w:r>
          </w:p>
        </w:tc>
        <w:tc>
          <w:tcPr>
            <w:tcW w:w="1559" w:type="dxa"/>
          </w:tcPr>
          <w:p w:rsidR="00B90C64" w:rsidRDefault="00B90C64" w:rsidP="00451CCF"/>
        </w:tc>
        <w:tc>
          <w:tcPr>
            <w:tcW w:w="4111" w:type="dxa"/>
          </w:tcPr>
          <w:p w:rsidR="00B90C64" w:rsidRDefault="00B90C64" w:rsidP="00451CCF">
            <w:r>
              <w:t xml:space="preserve">android  </w:t>
            </w:r>
            <w:r>
              <w:rPr>
                <w:rFonts w:hint="eastAsia"/>
              </w:rPr>
              <w:t>iOS</w:t>
            </w:r>
          </w:p>
        </w:tc>
      </w:tr>
      <w:tr w:rsidR="00B90C64" w:rsidTr="00451CCF">
        <w:tc>
          <w:tcPr>
            <w:tcW w:w="1843" w:type="dxa"/>
            <w:shd w:val="clear" w:color="auto" w:fill="F2F2F2"/>
          </w:tcPr>
          <w:p w:rsidR="00B90C64" w:rsidRDefault="00B90C64" w:rsidP="00451CCF">
            <w:r>
              <w:t>total</w:t>
            </w:r>
          </w:p>
        </w:tc>
        <w:tc>
          <w:tcPr>
            <w:tcW w:w="1559" w:type="dxa"/>
          </w:tcPr>
          <w:p w:rsidR="00B90C64" w:rsidRDefault="00B90C64" w:rsidP="00451CCF">
            <w:r>
              <w:rPr>
                <w:rFonts w:hint="eastAsia"/>
              </w:rPr>
              <w:t>int</w:t>
            </w:r>
          </w:p>
        </w:tc>
        <w:tc>
          <w:tcPr>
            <w:tcW w:w="709" w:type="dxa"/>
          </w:tcPr>
          <w:p w:rsidR="00B90C64" w:rsidRDefault="00B90C64" w:rsidP="00451CCF">
            <w:r>
              <w:rPr>
                <w:rFonts w:hint="eastAsia"/>
              </w:rPr>
              <w:t>否</w:t>
            </w:r>
          </w:p>
        </w:tc>
        <w:tc>
          <w:tcPr>
            <w:tcW w:w="1559" w:type="dxa"/>
          </w:tcPr>
          <w:p w:rsidR="00B90C64" w:rsidRDefault="00B90C64" w:rsidP="00451CCF"/>
        </w:tc>
        <w:tc>
          <w:tcPr>
            <w:tcW w:w="4111" w:type="dxa"/>
          </w:tcPr>
          <w:p w:rsidR="00B90C64" w:rsidRDefault="00B90C64" w:rsidP="00451CCF">
            <w:r>
              <w:rPr>
                <w:rFonts w:hint="eastAsia"/>
              </w:rPr>
              <w:t>不传默认前</w:t>
            </w:r>
            <w:r>
              <w:rPr>
                <w:rFonts w:hint="eastAsia"/>
              </w:rPr>
              <w:t>6</w:t>
            </w:r>
            <w:r>
              <w:rPr>
                <w:rFonts w:hint="eastAsia"/>
              </w:rPr>
              <w:t>条</w:t>
            </w:r>
          </w:p>
        </w:tc>
      </w:tr>
    </w:tbl>
    <w:p w:rsidR="00B90C64" w:rsidRDefault="00B90C64" w:rsidP="00B90C64">
      <w:pPr>
        <w:pStyle w:val="5"/>
      </w:pPr>
      <w:r>
        <w:lastRenderedPageBreak/>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B90C64" w:rsidTr="00451CCF">
        <w:trPr>
          <w:trHeight w:val="404"/>
        </w:trPr>
        <w:tc>
          <w:tcPr>
            <w:tcW w:w="2087" w:type="dxa"/>
            <w:shd w:val="clear" w:color="auto" w:fill="BFBFBF"/>
          </w:tcPr>
          <w:p w:rsidR="00B90C64" w:rsidRDefault="00B90C64" w:rsidP="00451CCF">
            <w:pPr>
              <w:rPr>
                <w:b/>
              </w:rPr>
            </w:pPr>
            <w:r>
              <w:rPr>
                <w:b/>
              </w:rPr>
              <w:t>Key</w:t>
            </w:r>
          </w:p>
        </w:tc>
        <w:tc>
          <w:tcPr>
            <w:tcW w:w="1765" w:type="dxa"/>
            <w:shd w:val="clear" w:color="auto" w:fill="BFBFBF"/>
          </w:tcPr>
          <w:p w:rsidR="00B90C64" w:rsidRDefault="00B90C64" w:rsidP="00451CCF">
            <w:pPr>
              <w:rPr>
                <w:b/>
              </w:rPr>
            </w:pPr>
            <w:r>
              <w:rPr>
                <w:b/>
              </w:rPr>
              <w:t>类型</w:t>
            </w:r>
          </w:p>
        </w:tc>
        <w:tc>
          <w:tcPr>
            <w:tcW w:w="4654" w:type="dxa"/>
            <w:shd w:val="clear" w:color="auto" w:fill="BFBFBF"/>
          </w:tcPr>
          <w:p w:rsidR="00B90C64" w:rsidRDefault="00B90C64" w:rsidP="00451CCF">
            <w:pPr>
              <w:rPr>
                <w:b/>
              </w:rPr>
            </w:pPr>
            <w:r>
              <w:rPr>
                <w:b/>
              </w:rPr>
              <w:t>注释</w:t>
            </w:r>
          </w:p>
        </w:tc>
      </w:tr>
      <w:tr w:rsidR="00B90C64" w:rsidTr="00451CCF">
        <w:trPr>
          <w:trHeight w:val="419"/>
        </w:trPr>
        <w:tc>
          <w:tcPr>
            <w:tcW w:w="2087" w:type="dxa"/>
            <w:shd w:val="clear" w:color="auto" w:fill="F2F2F2"/>
          </w:tcPr>
          <w:p w:rsidR="00B90C64" w:rsidRDefault="00B90C64" w:rsidP="00451CCF">
            <w:r>
              <w:t>resCode</w:t>
            </w:r>
          </w:p>
        </w:tc>
        <w:tc>
          <w:tcPr>
            <w:tcW w:w="1765" w:type="dxa"/>
          </w:tcPr>
          <w:p w:rsidR="00B90C64" w:rsidRDefault="00B90C64" w:rsidP="00451CCF">
            <w:r>
              <w:t>Integer</w:t>
            </w:r>
          </w:p>
        </w:tc>
        <w:tc>
          <w:tcPr>
            <w:tcW w:w="4654" w:type="dxa"/>
          </w:tcPr>
          <w:p w:rsidR="00B90C64" w:rsidRDefault="00B90C64" w:rsidP="00451CCF">
            <w:r>
              <w:t>结果码。结果码。</w:t>
            </w:r>
            <w:r>
              <w:t>200</w:t>
            </w:r>
            <w:r>
              <w:t>表示成功，</w:t>
            </w:r>
          </w:p>
        </w:tc>
      </w:tr>
      <w:tr w:rsidR="00B90C64" w:rsidTr="00451CCF">
        <w:trPr>
          <w:trHeight w:val="419"/>
        </w:trPr>
        <w:tc>
          <w:tcPr>
            <w:tcW w:w="2087" w:type="dxa"/>
            <w:shd w:val="clear" w:color="auto" w:fill="F2F2F2"/>
          </w:tcPr>
          <w:p w:rsidR="00B90C64" w:rsidRDefault="00B90C64" w:rsidP="00451CCF">
            <w:r>
              <w:t>resDesc</w:t>
            </w:r>
          </w:p>
        </w:tc>
        <w:tc>
          <w:tcPr>
            <w:tcW w:w="1765" w:type="dxa"/>
          </w:tcPr>
          <w:p w:rsidR="00B90C64" w:rsidRDefault="00B90C64" w:rsidP="00451CCF">
            <w:r>
              <w:t>String</w:t>
            </w:r>
          </w:p>
        </w:tc>
        <w:tc>
          <w:tcPr>
            <w:tcW w:w="4654" w:type="dxa"/>
          </w:tcPr>
          <w:p w:rsidR="00B90C64" w:rsidRDefault="00B90C64" w:rsidP="00451CCF">
            <w:r>
              <w:t>描述</w:t>
            </w:r>
          </w:p>
        </w:tc>
      </w:tr>
      <w:tr w:rsidR="00B90C64" w:rsidTr="00451CCF">
        <w:trPr>
          <w:trHeight w:val="419"/>
        </w:trPr>
        <w:tc>
          <w:tcPr>
            <w:tcW w:w="2087" w:type="dxa"/>
            <w:shd w:val="clear" w:color="auto" w:fill="F2F2F2"/>
          </w:tcPr>
          <w:p w:rsidR="00B90C64" w:rsidRDefault="00B90C64" w:rsidP="00451CCF">
            <w:r>
              <w:t>items</w:t>
            </w:r>
          </w:p>
        </w:tc>
        <w:tc>
          <w:tcPr>
            <w:tcW w:w="1765" w:type="dxa"/>
          </w:tcPr>
          <w:p w:rsidR="00B90C64" w:rsidRDefault="00B90C64" w:rsidP="00451CCF"/>
        </w:tc>
        <w:tc>
          <w:tcPr>
            <w:tcW w:w="4654" w:type="dxa"/>
          </w:tcPr>
          <w:p w:rsidR="00B90C64" w:rsidRDefault="00B90C64" w:rsidP="00451CCF"/>
        </w:tc>
      </w:tr>
    </w:tbl>
    <w:p w:rsidR="00B90C64" w:rsidRDefault="00B90C64" w:rsidP="00B90C64">
      <w:r>
        <w:t>items</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B90C64" w:rsidTr="00451CCF">
        <w:trPr>
          <w:trHeight w:val="401"/>
        </w:trPr>
        <w:tc>
          <w:tcPr>
            <w:tcW w:w="2707" w:type="dxa"/>
            <w:shd w:val="clear" w:color="auto" w:fill="BFBFBF"/>
          </w:tcPr>
          <w:p w:rsidR="00B90C64" w:rsidRDefault="00B90C64" w:rsidP="00451CCF">
            <w:pPr>
              <w:rPr>
                <w:b/>
              </w:rPr>
            </w:pPr>
            <w:r>
              <w:rPr>
                <w:b/>
              </w:rPr>
              <w:t>Key</w:t>
            </w:r>
          </w:p>
        </w:tc>
        <w:tc>
          <w:tcPr>
            <w:tcW w:w="2300" w:type="dxa"/>
            <w:shd w:val="clear" w:color="auto" w:fill="BFBFBF"/>
          </w:tcPr>
          <w:p w:rsidR="00B90C64" w:rsidRDefault="00B90C64" w:rsidP="00451CCF">
            <w:pPr>
              <w:rPr>
                <w:b/>
              </w:rPr>
            </w:pPr>
            <w:r>
              <w:rPr>
                <w:b/>
              </w:rPr>
              <w:t>类型</w:t>
            </w:r>
          </w:p>
        </w:tc>
        <w:tc>
          <w:tcPr>
            <w:tcW w:w="3275" w:type="dxa"/>
            <w:shd w:val="clear" w:color="auto" w:fill="BFBFBF"/>
          </w:tcPr>
          <w:p w:rsidR="00B90C64" w:rsidRDefault="00B90C64" w:rsidP="00451CCF">
            <w:pPr>
              <w:rPr>
                <w:b/>
              </w:rPr>
            </w:pPr>
            <w:r>
              <w:rPr>
                <w:b/>
              </w:rPr>
              <w:t>注释</w:t>
            </w:r>
          </w:p>
        </w:tc>
      </w:tr>
      <w:tr w:rsidR="00B90C64" w:rsidTr="00451CCF">
        <w:trPr>
          <w:trHeight w:val="401"/>
        </w:trPr>
        <w:tc>
          <w:tcPr>
            <w:tcW w:w="2707" w:type="dxa"/>
            <w:shd w:val="clear" w:color="auto" w:fill="F2F2F2"/>
          </w:tcPr>
          <w:p w:rsidR="00B90C64" w:rsidRDefault="00B90C64" w:rsidP="00451CCF">
            <w:r>
              <w:t>ID</w:t>
            </w:r>
          </w:p>
        </w:tc>
        <w:tc>
          <w:tcPr>
            <w:tcW w:w="2300" w:type="dxa"/>
          </w:tcPr>
          <w:p w:rsidR="00B90C64" w:rsidRDefault="00B90C64" w:rsidP="00451CCF">
            <w:r>
              <w:t>String</w:t>
            </w:r>
          </w:p>
        </w:tc>
        <w:tc>
          <w:tcPr>
            <w:tcW w:w="3275" w:type="dxa"/>
          </w:tcPr>
          <w:p w:rsidR="00B90C64" w:rsidRDefault="00B90C64" w:rsidP="00451CCF">
            <w:r>
              <w:t>公告</w:t>
            </w:r>
            <w:r>
              <w:t>ID</w:t>
            </w:r>
          </w:p>
        </w:tc>
      </w:tr>
      <w:tr w:rsidR="00B90C64" w:rsidTr="00451CCF">
        <w:trPr>
          <w:trHeight w:val="401"/>
        </w:trPr>
        <w:tc>
          <w:tcPr>
            <w:tcW w:w="2707" w:type="dxa"/>
            <w:shd w:val="clear" w:color="auto" w:fill="F2F2F2"/>
          </w:tcPr>
          <w:p w:rsidR="00B90C64" w:rsidRDefault="00B90C64" w:rsidP="00451CCF">
            <w:r>
              <w:t>TITLE</w:t>
            </w:r>
          </w:p>
        </w:tc>
        <w:tc>
          <w:tcPr>
            <w:tcW w:w="2300" w:type="dxa"/>
          </w:tcPr>
          <w:p w:rsidR="00B90C64" w:rsidRDefault="00B90C64" w:rsidP="00451CCF">
            <w:r>
              <w:t>Stirng</w:t>
            </w:r>
          </w:p>
        </w:tc>
        <w:tc>
          <w:tcPr>
            <w:tcW w:w="3275" w:type="dxa"/>
          </w:tcPr>
          <w:p w:rsidR="00B90C64" w:rsidRDefault="00B90C64" w:rsidP="00451CCF">
            <w:r>
              <w:t>公告标题</w:t>
            </w:r>
          </w:p>
        </w:tc>
      </w:tr>
      <w:tr w:rsidR="00B90C64" w:rsidTr="00451CCF">
        <w:trPr>
          <w:trHeight w:val="401"/>
        </w:trPr>
        <w:tc>
          <w:tcPr>
            <w:tcW w:w="2707" w:type="dxa"/>
            <w:shd w:val="clear" w:color="auto" w:fill="F2F2F2"/>
          </w:tcPr>
          <w:p w:rsidR="00B90C64" w:rsidRDefault="00B90C64" w:rsidP="00451CCF">
            <w:r>
              <w:t>ISSORT</w:t>
            </w:r>
          </w:p>
        </w:tc>
        <w:tc>
          <w:tcPr>
            <w:tcW w:w="2300" w:type="dxa"/>
          </w:tcPr>
          <w:p w:rsidR="00B90C64" w:rsidRDefault="00B90C64" w:rsidP="00451CCF">
            <w:r>
              <w:t>int</w:t>
            </w:r>
          </w:p>
        </w:tc>
        <w:tc>
          <w:tcPr>
            <w:tcW w:w="3275" w:type="dxa"/>
          </w:tcPr>
          <w:p w:rsidR="00B90C64" w:rsidRDefault="00B90C64" w:rsidP="00451CCF">
            <w:r>
              <w:rPr>
                <w:rFonts w:hint="eastAsia"/>
              </w:rPr>
              <w:t>排序</w:t>
            </w:r>
          </w:p>
        </w:tc>
      </w:tr>
      <w:tr w:rsidR="00B90C64" w:rsidTr="00451CCF">
        <w:trPr>
          <w:trHeight w:val="401"/>
        </w:trPr>
        <w:tc>
          <w:tcPr>
            <w:tcW w:w="2707" w:type="dxa"/>
            <w:shd w:val="clear" w:color="auto" w:fill="F2F2F2"/>
          </w:tcPr>
          <w:p w:rsidR="00B90C64" w:rsidRDefault="00B90C64" w:rsidP="00451CCF">
            <w:r>
              <w:t>TYPE</w:t>
            </w:r>
          </w:p>
        </w:tc>
        <w:tc>
          <w:tcPr>
            <w:tcW w:w="2300" w:type="dxa"/>
          </w:tcPr>
          <w:p w:rsidR="00B90C64" w:rsidRDefault="00B90C64" w:rsidP="00451CCF">
            <w:r>
              <w:rPr>
                <w:rFonts w:hint="eastAsia"/>
              </w:rPr>
              <w:t>int</w:t>
            </w:r>
          </w:p>
        </w:tc>
        <w:tc>
          <w:tcPr>
            <w:tcW w:w="3275" w:type="dxa"/>
          </w:tcPr>
          <w:p w:rsidR="00B90C64" w:rsidRDefault="00B90C64" w:rsidP="00451CCF">
            <w:r>
              <w:rPr>
                <w:rFonts w:hint="eastAsia"/>
              </w:rPr>
              <w:t>1</w:t>
            </w:r>
            <w:r>
              <w:rPr>
                <w:rFonts w:hint="eastAsia"/>
              </w:rPr>
              <w:t>内链</w:t>
            </w:r>
            <w:r>
              <w:rPr>
                <w:rFonts w:hint="eastAsia"/>
              </w:rPr>
              <w:t>2</w:t>
            </w:r>
            <w:r>
              <w:rPr>
                <w:rFonts w:hint="eastAsia"/>
              </w:rPr>
              <w:t>外链</w:t>
            </w:r>
            <w:r>
              <w:rPr>
                <w:rFonts w:hint="eastAsia"/>
              </w:rPr>
              <w:t>3</w:t>
            </w:r>
            <w:r>
              <w:rPr>
                <w:rFonts w:hint="eastAsia"/>
              </w:rPr>
              <w:t>子应用</w:t>
            </w:r>
          </w:p>
        </w:tc>
      </w:tr>
      <w:tr w:rsidR="00B90C64" w:rsidTr="00451CCF">
        <w:trPr>
          <w:trHeight w:val="401"/>
        </w:trPr>
        <w:tc>
          <w:tcPr>
            <w:tcW w:w="2707" w:type="dxa"/>
            <w:shd w:val="clear" w:color="auto" w:fill="F2F2F2"/>
          </w:tcPr>
          <w:p w:rsidR="00B90C64" w:rsidRDefault="00B90C64" w:rsidP="00451CCF">
            <w:r>
              <w:t>ADDDATE</w:t>
            </w:r>
          </w:p>
        </w:tc>
        <w:tc>
          <w:tcPr>
            <w:tcW w:w="2300" w:type="dxa"/>
          </w:tcPr>
          <w:p w:rsidR="00B90C64" w:rsidRDefault="00B90C64" w:rsidP="00451CCF">
            <w:r>
              <w:rPr>
                <w:rFonts w:hint="eastAsia"/>
              </w:rPr>
              <w:t>Date</w:t>
            </w:r>
          </w:p>
        </w:tc>
        <w:tc>
          <w:tcPr>
            <w:tcW w:w="3275" w:type="dxa"/>
          </w:tcPr>
          <w:p w:rsidR="00B90C64" w:rsidRDefault="00B90C64" w:rsidP="00451CCF">
            <w:r>
              <w:t>yyyy</w:t>
            </w:r>
            <w:r>
              <w:rPr>
                <w:rFonts w:hint="eastAsia"/>
              </w:rPr>
              <w:t>-MM-dd HH24:MI:SS</w:t>
            </w:r>
          </w:p>
        </w:tc>
      </w:tr>
      <w:tr w:rsidR="00B90C64" w:rsidTr="00451CCF">
        <w:trPr>
          <w:trHeight w:val="401"/>
        </w:trPr>
        <w:tc>
          <w:tcPr>
            <w:tcW w:w="2707" w:type="dxa"/>
            <w:shd w:val="clear" w:color="auto" w:fill="F2F2F2"/>
          </w:tcPr>
          <w:p w:rsidR="00B90C64" w:rsidRDefault="00B90C64" w:rsidP="00451CCF">
            <w:r>
              <w:t>ADADDR</w:t>
            </w:r>
          </w:p>
        </w:tc>
        <w:tc>
          <w:tcPr>
            <w:tcW w:w="2300" w:type="dxa"/>
          </w:tcPr>
          <w:p w:rsidR="00B90C64" w:rsidRDefault="00B90C64" w:rsidP="00451CCF">
            <w:r>
              <w:rPr>
                <w:rFonts w:hint="eastAsia"/>
              </w:rPr>
              <w:t>String</w:t>
            </w:r>
          </w:p>
        </w:tc>
        <w:tc>
          <w:tcPr>
            <w:tcW w:w="3275" w:type="dxa"/>
          </w:tcPr>
          <w:p w:rsidR="00B90C64" w:rsidRDefault="00B90C64" w:rsidP="00451CCF">
            <w:r>
              <w:rPr>
                <w:rFonts w:hint="eastAsia"/>
              </w:rPr>
              <w:t>活动链（第三方链接）</w:t>
            </w:r>
            <w:r>
              <w:rPr>
                <w:rFonts w:hint="eastAsia"/>
              </w:rPr>
              <w:t>5</w:t>
            </w:r>
            <w:r>
              <w:rPr>
                <w:rFonts w:hint="eastAsia"/>
              </w:rPr>
              <w:t>个参数</w:t>
            </w:r>
          </w:p>
        </w:tc>
      </w:tr>
      <w:tr w:rsidR="00B90C64" w:rsidTr="00451CCF">
        <w:trPr>
          <w:trHeight w:val="401"/>
        </w:trPr>
        <w:tc>
          <w:tcPr>
            <w:tcW w:w="2707" w:type="dxa"/>
            <w:shd w:val="clear" w:color="auto" w:fill="F2F2F2"/>
          </w:tcPr>
          <w:p w:rsidR="00B90C64" w:rsidRPr="00AA1E3D" w:rsidRDefault="00B90C64" w:rsidP="00451CCF">
            <w:r w:rsidRPr="00AA1E3D">
              <w:t>ISPARAPWD</w:t>
            </w:r>
          </w:p>
        </w:tc>
        <w:tc>
          <w:tcPr>
            <w:tcW w:w="2300" w:type="dxa"/>
          </w:tcPr>
          <w:p w:rsidR="00B90C64" w:rsidRPr="00AA1E3D" w:rsidRDefault="00B90C64" w:rsidP="00451CCF">
            <w:r w:rsidRPr="00AA1E3D">
              <w:rPr>
                <w:rFonts w:hint="eastAsia"/>
              </w:rPr>
              <w:t>int</w:t>
            </w:r>
          </w:p>
        </w:tc>
        <w:tc>
          <w:tcPr>
            <w:tcW w:w="3275" w:type="dxa"/>
          </w:tcPr>
          <w:p w:rsidR="00B90C64" w:rsidRPr="00AA1E3D" w:rsidRDefault="00B90C64" w:rsidP="00451CCF">
            <w:r w:rsidRPr="00AA1E3D">
              <w:rPr>
                <w:rFonts w:hint="eastAsia"/>
              </w:rPr>
              <w:t>参数是否加密：是否需要参数，参数是否加密：</w:t>
            </w:r>
            <w:r w:rsidRPr="00AA1E3D">
              <w:rPr>
                <w:rFonts w:hint="eastAsia"/>
              </w:rPr>
              <w:t>0</w:t>
            </w:r>
            <w:r w:rsidRPr="00AA1E3D">
              <w:rPr>
                <w:rFonts w:hint="eastAsia"/>
              </w:rPr>
              <w:t>，否；</w:t>
            </w:r>
            <w:r w:rsidRPr="00AA1E3D">
              <w:rPr>
                <w:rFonts w:hint="eastAsia"/>
              </w:rPr>
              <w:t>1</w:t>
            </w:r>
            <w:r w:rsidRPr="00AA1E3D">
              <w:rPr>
                <w:rFonts w:hint="eastAsia"/>
              </w:rPr>
              <w:t>，需要参数不加密；</w:t>
            </w:r>
            <w:r w:rsidRPr="00AA1E3D">
              <w:rPr>
                <w:rFonts w:hint="eastAsia"/>
              </w:rPr>
              <w:t>2</w:t>
            </w:r>
            <w:r w:rsidRPr="00AA1E3D">
              <w:rPr>
                <w:rFonts w:hint="eastAsia"/>
              </w:rPr>
              <w:t>，需要参数需要加密</w:t>
            </w:r>
          </w:p>
        </w:tc>
      </w:tr>
      <w:tr w:rsidR="00B90C64" w:rsidTr="00451CCF">
        <w:trPr>
          <w:trHeight w:val="401"/>
        </w:trPr>
        <w:tc>
          <w:tcPr>
            <w:tcW w:w="2707" w:type="dxa"/>
            <w:shd w:val="clear" w:color="auto" w:fill="F2F2F2"/>
          </w:tcPr>
          <w:p w:rsidR="00B90C64" w:rsidRPr="0011496B" w:rsidRDefault="00B90C64" w:rsidP="00451CCF">
            <w:pPr>
              <w:rPr>
                <w:b/>
                <w:color w:val="FF0000"/>
                <w:highlight w:val="yellow"/>
              </w:rPr>
            </w:pPr>
            <w:r>
              <w:rPr>
                <w:rFonts w:hint="eastAsia"/>
                <w:b/>
                <w:color w:val="FF0000"/>
                <w:highlight w:val="yellow"/>
              </w:rPr>
              <w:t>TYPENAME</w:t>
            </w:r>
          </w:p>
        </w:tc>
        <w:tc>
          <w:tcPr>
            <w:tcW w:w="2300" w:type="dxa"/>
          </w:tcPr>
          <w:p w:rsidR="00B90C64" w:rsidRPr="0011496B" w:rsidRDefault="00B90C64" w:rsidP="00451CCF">
            <w:pPr>
              <w:rPr>
                <w:b/>
                <w:color w:val="FF0000"/>
                <w:highlight w:val="yellow"/>
              </w:rPr>
            </w:pPr>
            <w:r>
              <w:rPr>
                <w:rFonts w:hint="eastAsia"/>
                <w:b/>
                <w:color w:val="FF0000"/>
                <w:highlight w:val="yellow"/>
              </w:rPr>
              <w:t>String</w:t>
            </w:r>
          </w:p>
        </w:tc>
        <w:tc>
          <w:tcPr>
            <w:tcW w:w="3275" w:type="dxa"/>
          </w:tcPr>
          <w:p w:rsidR="00B90C64" w:rsidRPr="0011496B" w:rsidRDefault="00B90C64" w:rsidP="00451CCF">
            <w:pPr>
              <w:rPr>
                <w:b/>
                <w:color w:val="FF0000"/>
                <w:highlight w:val="yellow"/>
              </w:rPr>
            </w:pPr>
            <w:r>
              <w:rPr>
                <w:rFonts w:hint="eastAsia"/>
                <w:b/>
                <w:color w:val="FF0000"/>
                <w:highlight w:val="yellow"/>
              </w:rPr>
              <w:t>分类名称</w:t>
            </w:r>
          </w:p>
        </w:tc>
      </w:tr>
    </w:tbl>
    <w:p w:rsidR="00B90C64" w:rsidRDefault="00B90C64" w:rsidP="00B90C64">
      <w:pPr>
        <w:rPr>
          <w:b/>
          <w:color w:val="FF0000"/>
        </w:rPr>
      </w:pPr>
      <w:r>
        <w:t>注：</w:t>
      </w:r>
      <w:r w:rsidRPr="006B5BE0">
        <w:rPr>
          <w:rFonts w:hint="eastAsia"/>
          <w:b/>
          <w:color w:val="FF0000"/>
        </w:rPr>
        <w:t>按照排序字段升序，有效起时间倒序取</w:t>
      </w:r>
      <w:r w:rsidRPr="006B5BE0">
        <w:rPr>
          <w:rFonts w:hint="eastAsia"/>
          <w:b/>
          <w:color w:val="FF0000"/>
        </w:rPr>
        <w:t>top6</w:t>
      </w:r>
    </w:p>
    <w:p w:rsidR="00E836A5" w:rsidRDefault="00E836A5" w:rsidP="00E836A5">
      <w:pPr>
        <w:pStyle w:val="30"/>
        <w:numPr>
          <w:ilvl w:val="0"/>
          <w:numId w:val="2"/>
        </w:numPr>
      </w:pPr>
      <w:r>
        <w:rPr>
          <w:rFonts w:hint="eastAsia"/>
        </w:rPr>
        <w:t>宽带</w:t>
      </w:r>
      <w:r>
        <w:t>服务</w:t>
      </w:r>
      <w:r>
        <w:rPr>
          <w:rFonts w:hint="eastAsia"/>
        </w:rPr>
        <w:t>公告</w:t>
      </w:r>
    </w:p>
    <w:p w:rsidR="00E836A5" w:rsidRDefault="00E836A5" w:rsidP="00E836A5">
      <w:pPr>
        <w:pStyle w:val="5"/>
      </w:pPr>
      <w:r>
        <w:t>接口描述</w:t>
      </w:r>
    </w:p>
    <w:p w:rsidR="00E836A5" w:rsidRDefault="00E836A5" w:rsidP="00E836A5">
      <w:r>
        <w:rPr>
          <w:rFonts w:hAnsi="宋体"/>
        </w:rPr>
        <w:t>接口功能：获取</w:t>
      </w:r>
      <w:r>
        <w:rPr>
          <w:rFonts w:hAnsi="宋体" w:hint="eastAsia"/>
        </w:rPr>
        <w:t>当前省</w:t>
      </w:r>
      <w:r>
        <w:rPr>
          <w:rFonts w:hAnsi="宋体"/>
        </w:rPr>
        <w:t>宽带服务公告</w:t>
      </w:r>
    </w:p>
    <w:p w:rsidR="00E836A5" w:rsidRDefault="00E836A5" w:rsidP="00E836A5">
      <w:r>
        <w:rPr>
          <w:rFonts w:hAnsi="宋体"/>
        </w:rPr>
        <w:t>交互协议：</w:t>
      </w:r>
      <w:r>
        <w:t>HTTP</w:t>
      </w:r>
    </w:p>
    <w:p w:rsidR="00E836A5" w:rsidRDefault="00E836A5" w:rsidP="00E836A5">
      <w:r>
        <w:rPr>
          <w:rFonts w:hAnsi="宋体"/>
        </w:rPr>
        <w:t>请求方式</w:t>
      </w:r>
      <w:r>
        <w:t>:POST</w:t>
      </w:r>
    </w:p>
    <w:p w:rsidR="00E836A5" w:rsidRDefault="00E836A5" w:rsidP="00E836A5">
      <w:r>
        <w:rPr>
          <w:rFonts w:hAnsi="宋体"/>
        </w:rPr>
        <w:t>数据格式：</w:t>
      </w:r>
      <w:r>
        <w:t>JSON</w:t>
      </w:r>
    </w:p>
    <w:p w:rsidR="00E836A5" w:rsidRDefault="00B50774" w:rsidP="00E836A5">
      <w:hyperlink r:id="rId19" w:history="1">
        <w:r w:rsidR="00E836A5" w:rsidRPr="00CE08C9">
          <w:rPr>
            <w:rStyle w:val="af0"/>
          </w:rPr>
          <w:t>http://101.95.48.97:8005/public/sjkf/repairnotice/inter_repair_notice.jspx</w:t>
        </w:r>
        <w:r w:rsidR="00E836A5" w:rsidRPr="00CE08C9">
          <w:rPr>
            <w:rStyle w:val="af0"/>
            <w:rFonts w:hint="eastAsia"/>
          </w:rPr>
          <w:t>?pr</w:t>
        </w:r>
        <w:r w:rsidR="00E836A5" w:rsidRPr="00CE08C9">
          <w:rPr>
            <w:rStyle w:val="af0"/>
          </w:rPr>
          <w:t>ov</w:t>
        </w:r>
      </w:hyperlink>
      <w:r w:rsidR="00E836A5">
        <w:t>=</w:t>
      </w:r>
      <w:r w:rsidR="00E836A5">
        <w:rPr>
          <w:rFonts w:hint="eastAsia"/>
        </w:rPr>
        <w:t>上海</w:t>
      </w:r>
    </w:p>
    <w:p w:rsidR="00E836A5" w:rsidRDefault="00E836A5" w:rsidP="00E836A5">
      <w:r>
        <w:rPr>
          <w:rFonts w:hint="eastAsia"/>
        </w:rPr>
        <w:t>接口</w:t>
      </w:r>
      <w:r>
        <w:t>逻辑说明：</w:t>
      </w:r>
    </w:p>
    <w:p w:rsidR="00FA58F2" w:rsidRDefault="00FA58F2" w:rsidP="00FA58F2">
      <w:pPr>
        <w:ind w:firstLineChars="150" w:firstLine="360"/>
      </w:pPr>
      <w:r>
        <w:rPr>
          <w:rFonts w:hint="eastAsia"/>
        </w:rPr>
        <w:t>如果存在全国强制公告，则显示发布时间最新的一条</w:t>
      </w:r>
      <w:r w:rsidR="00464BA8">
        <w:rPr>
          <w:rFonts w:hint="eastAsia"/>
        </w:rPr>
        <w:t>全国强制公告</w:t>
      </w:r>
    </w:p>
    <w:p w:rsidR="00FA58F2" w:rsidRDefault="00FA58F2" w:rsidP="00FA58F2">
      <w:r>
        <w:rPr>
          <w:rFonts w:hint="eastAsia"/>
        </w:rPr>
        <w:lastRenderedPageBreak/>
        <w:t>如果不存在全国强制公告，则显示发布时间最新的一条当前省公告</w:t>
      </w:r>
    </w:p>
    <w:p w:rsidR="00FA58F2" w:rsidRDefault="00FA58F2" w:rsidP="00FA58F2">
      <w:r>
        <w:rPr>
          <w:rFonts w:hint="eastAsia"/>
        </w:rPr>
        <w:t>如果不存在当前省公告，则显示发布时间最新的一条全国默认公告</w:t>
      </w:r>
    </w:p>
    <w:p w:rsidR="00FA58F2" w:rsidRDefault="00FA58F2" w:rsidP="00FA58F2">
      <w:r>
        <w:rPr>
          <w:rFonts w:hint="eastAsia"/>
        </w:rPr>
        <w:t>如果三者都没有，则公告和小铃铛都不显示</w:t>
      </w:r>
    </w:p>
    <w:p w:rsidR="00E836A5" w:rsidRDefault="00E836A5" w:rsidP="00E836A5">
      <w:r>
        <w:rPr>
          <w:rFonts w:hint="eastAsia"/>
        </w:rPr>
        <w:t>如果公告内容配置的有跳转链接，则点击公告文字将跳转至对应的链接地址</w:t>
      </w:r>
    </w:p>
    <w:p w:rsidR="00E836A5" w:rsidRPr="00D8454E" w:rsidRDefault="00E836A5" w:rsidP="00E836A5">
      <w:r w:rsidRPr="00D8454E">
        <w:rPr>
          <w:rFonts w:hint="eastAsia"/>
          <w:highlight w:val="yellow"/>
        </w:rPr>
        <w:t>注意</w:t>
      </w:r>
      <w:r w:rsidRPr="00D8454E">
        <w:rPr>
          <w:highlight w:val="yellow"/>
        </w:rPr>
        <w:t>：此处接口页面由于在别的服务器上，因此接口进行了</w:t>
      </w:r>
      <w:r w:rsidRPr="00D8454E">
        <w:rPr>
          <w:rFonts w:hint="eastAsia"/>
          <w:highlight w:val="yellow"/>
        </w:rPr>
        <w:t>跨域</w:t>
      </w:r>
      <w:r w:rsidRPr="00D8454E">
        <w:rPr>
          <w:highlight w:val="yellow"/>
        </w:rPr>
        <w:t>处理。</w:t>
      </w:r>
    </w:p>
    <w:p w:rsidR="00E836A5" w:rsidRDefault="00E836A5" w:rsidP="00E836A5">
      <w:pPr>
        <w:pStyle w:val="5"/>
      </w:pPr>
      <w:r>
        <w:t>请求报文</w:t>
      </w:r>
    </w:p>
    <w:tbl>
      <w:tblPr>
        <w:tblW w:w="822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E836A5" w:rsidTr="00B41790">
        <w:tc>
          <w:tcPr>
            <w:tcW w:w="1843" w:type="dxa"/>
            <w:shd w:val="clear" w:color="auto" w:fill="BFBFBF"/>
          </w:tcPr>
          <w:p w:rsidR="00E836A5" w:rsidRDefault="00E836A5" w:rsidP="00B41790">
            <w:pPr>
              <w:rPr>
                <w:b/>
              </w:rPr>
            </w:pPr>
            <w:r>
              <w:rPr>
                <w:b/>
              </w:rPr>
              <w:t>Key</w:t>
            </w:r>
          </w:p>
        </w:tc>
        <w:tc>
          <w:tcPr>
            <w:tcW w:w="1559" w:type="dxa"/>
            <w:shd w:val="clear" w:color="auto" w:fill="BFBFBF"/>
          </w:tcPr>
          <w:p w:rsidR="00E836A5" w:rsidRDefault="00E836A5" w:rsidP="00B41790">
            <w:pPr>
              <w:rPr>
                <w:b/>
              </w:rPr>
            </w:pPr>
            <w:r>
              <w:rPr>
                <w:b/>
              </w:rPr>
              <w:t>类型</w:t>
            </w:r>
          </w:p>
        </w:tc>
        <w:tc>
          <w:tcPr>
            <w:tcW w:w="709" w:type="dxa"/>
            <w:shd w:val="clear" w:color="auto" w:fill="BFBFBF"/>
          </w:tcPr>
          <w:p w:rsidR="00E836A5" w:rsidRDefault="00E836A5" w:rsidP="00B41790">
            <w:pPr>
              <w:rPr>
                <w:b/>
              </w:rPr>
            </w:pPr>
            <w:r>
              <w:rPr>
                <w:b/>
              </w:rPr>
              <w:t>必须</w:t>
            </w:r>
          </w:p>
        </w:tc>
        <w:tc>
          <w:tcPr>
            <w:tcW w:w="4111" w:type="dxa"/>
            <w:shd w:val="clear" w:color="auto" w:fill="BFBFBF"/>
          </w:tcPr>
          <w:p w:rsidR="00E836A5" w:rsidRDefault="00E836A5" w:rsidP="00B41790">
            <w:pPr>
              <w:rPr>
                <w:b/>
              </w:rPr>
            </w:pPr>
            <w:r>
              <w:rPr>
                <w:b/>
              </w:rPr>
              <w:t>注释</w:t>
            </w:r>
          </w:p>
        </w:tc>
      </w:tr>
      <w:tr w:rsidR="00E836A5" w:rsidTr="00B41790">
        <w:tc>
          <w:tcPr>
            <w:tcW w:w="1843" w:type="dxa"/>
            <w:shd w:val="clear" w:color="auto" w:fill="F2F2F2"/>
          </w:tcPr>
          <w:p w:rsidR="00E836A5" w:rsidRDefault="00E836A5" w:rsidP="00B41790">
            <w:r>
              <w:t>prov</w:t>
            </w:r>
          </w:p>
        </w:tc>
        <w:tc>
          <w:tcPr>
            <w:tcW w:w="1559" w:type="dxa"/>
          </w:tcPr>
          <w:p w:rsidR="00E836A5" w:rsidRDefault="00E836A5" w:rsidP="00B41790">
            <w:r>
              <w:t>String</w:t>
            </w:r>
          </w:p>
        </w:tc>
        <w:tc>
          <w:tcPr>
            <w:tcW w:w="709" w:type="dxa"/>
          </w:tcPr>
          <w:p w:rsidR="00E836A5" w:rsidRDefault="00E836A5" w:rsidP="00B41790">
            <w:r>
              <w:rPr>
                <w:rFonts w:hint="eastAsia"/>
              </w:rPr>
              <w:t>是</w:t>
            </w:r>
          </w:p>
        </w:tc>
        <w:tc>
          <w:tcPr>
            <w:tcW w:w="4111" w:type="dxa"/>
          </w:tcPr>
          <w:p w:rsidR="00E836A5" w:rsidRDefault="00E836A5" w:rsidP="00B41790">
            <w:r>
              <w:t>省</w:t>
            </w:r>
            <w:r>
              <w:rPr>
                <w:rFonts w:hint="eastAsia"/>
              </w:rPr>
              <w:t>为</w:t>
            </w:r>
            <w:r>
              <w:t>空则省默认</w:t>
            </w:r>
            <w:r>
              <w:rPr>
                <w:rFonts w:hint="eastAsia"/>
              </w:rPr>
              <w:t>为</w:t>
            </w:r>
            <w:r>
              <w:t>上海</w:t>
            </w:r>
          </w:p>
        </w:tc>
      </w:tr>
    </w:tbl>
    <w:p w:rsidR="00E836A5" w:rsidRDefault="00E836A5" w:rsidP="00E836A5">
      <w:pPr>
        <w:pStyle w:val="5"/>
      </w:pPr>
      <w:r>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E836A5" w:rsidTr="00B41790">
        <w:trPr>
          <w:trHeight w:val="404"/>
        </w:trPr>
        <w:tc>
          <w:tcPr>
            <w:tcW w:w="2087" w:type="dxa"/>
            <w:shd w:val="clear" w:color="auto" w:fill="BFBFBF"/>
          </w:tcPr>
          <w:p w:rsidR="00E836A5" w:rsidRDefault="00E836A5" w:rsidP="00B41790">
            <w:pPr>
              <w:rPr>
                <w:b/>
              </w:rPr>
            </w:pPr>
            <w:r>
              <w:rPr>
                <w:b/>
              </w:rPr>
              <w:t>Key</w:t>
            </w:r>
          </w:p>
        </w:tc>
        <w:tc>
          <w:tcPr>
            <w:tcW w:w="1765" w:type="dxa"/>
            <w:shd w:val="clear" w:color="auto" w:fill="BFBFBF"/>
          </w:tcPr>
          <w:p w:rsidR="00E836A5" w:rsidRDefault="00E836A5" w:rsidP="00B41790">
            <w:pPr>
              <w:rPr>
                <w:b/>
              </w:rPr>
            </w:pPr>
            <w:r>
              <w:rPr>
                <w:b/>
              </w:rPr>
              <w:t>类型</w:t>
            </w:r>
          </w:p>
        </w:tc>
        <w:tc>
          <w:tcPr>
            <w:tcW w:w="4654" w:type="dxa"/>
            <w:shd w:val="clear" w:color="auto" w:fill="BFBFBF"/>
          </w:tcPr>
          <w:p w:rsidR="00E836A5" w:rsidRDefault="00E836A5" w:rsidP="00B41790">
            <w:pPr>
              <w:rPr>
                <w:b/>
              </w:rPr>
            </w:pPr>
            <w:r>
              <w:rPr>
                <w:b/>
              </w:rPr>
              <w:t>注释</w:t>
            </w:r>
          </w:p>
        </w:tc>
      </w:tr>
      <w:tr w:rsidR="00E836A5" w:rsidTr="00B41790">
        <w:trPr>
          <w:trHeight w:val="419"/>
        </w:trPr>
        <w:tc>
          <w:tcPr>
            <w:tcW w:w="2087" w:type="dxa"/>
            <w:shd w:val="clear" w:color="auto" w:fill="F2F2F2"/>
          </w:tcPr>
          <w:p w:rsidR="00E836A5" w:rsidRDefault="00E836A5" w:rsidP="00B41790">
            <w:r>
              <w:t>resCode</w:t>
            </w:r>
          </w:p>
        </w:tc>
        <w:tc>
          <w:tcPr>
            <w:tcW w:w="1765" w:type="dxa"/>
          </w:tcPr>
          <w:p w:rsidR="00E836A5" w:rsidRDefault="00E836A5" w:rsidP="00B41790">
            <w:r>
              <w:t>Integer</w:t>
            </w:r>
          </w:p>
        </w:tc>
        <w:tc>
          <w:tcPr>
            <w:tcW w:w="4654" w:type="dxa"/>
          </w:tcPr>
          <w:p w:rsidR="00E836A5" w:rsidRDefault="00E836A5" w:rsidP="00B41790">
            <w:r>
              <w:t>结果码。结果码。</w:t>
            </w:r>
            <w:r>
              <w:t>200</w:t>
            </w:r>
            <w:r>
              <w:t>表示成功</w:t>
            </w:r>
            <w:r>
              <w:rPr>
                <w:rFonts w:hint="eastAsia"/>
              </w:rPr>
              <w:t>。</w:t>
            </w:r>
            <w:r>
              <w:rPr>
                <w:rFonts w:hint="eastAsia"/>
              </w:rPr>
              <w:t>404</w:t>
            </w:r>
            <w:r>
              <w:rPr>
                <w:rFonts w:hint="eastAsia"/>
              </w:rPr>
              <w:t>表示</w:t>
            </w:r>
            <w:r>
              <w:t>无数据</w:t>
            </w:r>
          </w:p>
        </w:tc>
      </w:tr>
      <w:tr w:rsidR="00E836A5" w:rsidTr="00B41790">
        <w:trPr>
          <w:trHeight w:val="419"/>
        </w:trPr>
        <w:tc>
          <w:tcPr>
            <w:tcW w:w="2087" w:type="dxa"/>
            <w:shd w:val="clear" w:color="auto" w:fill="F2F2F2"/>
          </w:tcPr>
          <w:p w:rsidR="00E836A5" w:rsidRDefault="00E836A5" w:rsidP="00B41790">
            <w:r>
              <w:t>resDesc</w:t>
            </w:r>
          </w:p>
        </w:tc>
        <w:tc>
          <w:tcPr>
            <w:tcW w:w="1765" w:type="dxa"/>
          </w:tcPr>
          <w:p w:rsidR="00E836A5" w:rsidRDefault="00E836A5" w:rsidP="00B41790">
            <w:r>
              <w:t>String</w:t>
            </w:r>
          </w:p>
        </w:tc>
        <w:tc>
          <w:tcPr>
            <w:tcW w:w="4654" w:type="dxa"/>
          </w:tcPr>
          <w:p w:rsidR="00E836A5" w:rsidRDefault="00E836A5" w:rsidP="00B41790">
            <w:r>
              <w:rPr>
                <w:rFonts w:hint="eastAsia"/>
              </w:rPr>
              <w:t>结果</w:t>
            </w:r>
            <w:r>
              <w:t>描述</w:t>
            </w:r>
          </w:p>
        </w:tc>
      </w:tr>
      <w:tr w:rsidR="00E836A5" w:rsidTr="00B41790">
        <w:trPr>
          <w:trHeight w:val="419"/>
        </w:trPr>
        <w:tc>
          <w:tcPr>
            <w:tcW w:w="2087" w:type="dxa"/>
            <w:shd w:val="clear" w:color="auto" w:fill="F2F2F2"/>
          </w:tcPr>
          <w:p w:rsidR="00E836A5" w:rsidRDefault="00E836A5" w:rsidP="00B41790">
            <w:r w:rsidRPr="00935599">
              <w:t>repairNotice</w:t>
            </w:r>
          </w:p>
        </w:tc>
        <w:tc>
          <w:tcPr>
            <w:tcW w:w="1765" w:type="dxa"/>
          </w:tcPr>
          <w:p w:rsidR="00E836A5" w:rsidRDefault="00E836A5" w:rsidP="00B41790">
            <w:r>
              <w:rPr>
                <w:rFonts w:hint="eastAsia"/>
              </w:rPr>
              <w:t>JSONO</w:t>
            </w:r>
            <w:r>
              <w:t>bject</w:t>
            </w:r>
          </w:p>
        </w:tc>
        <w:tc>
          <w:tcPr>
            <w:tcW w:w="4654" w:type="dxa"/>
          </w:tcPr>
          <w:p w:rsidR="00E836A5" w:rsidRDefault="00E836A5" w:rsidP="00B41790">
            <w:r>
              <w:rPr>
                <w:rFonts w:hint="eastAsia"/>
              </w:rPr>
              <w:t>公告</w:t>
            </w:r>
            <w:r>
              <w:t>详细信息</w:t>
            </w:r>
          </w:p>
        </w:tc>
      </w:tr>
    </w:tbl>
    <w:p w:rsidR="00E836A5" w:rsidRDefault="00E836A5" w:rsidP="00E836A5">
      <w:r>
        <w:t>items</w:t>
      </w:r>
      <w:r>
        <w:t>：</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9"/>
        <w:gridCol w:w="2300"/>
        <w:gridCol w:w="3606"/>
      </w:tblGrid>
      <w:tr w:rsidR="00E836A5" w:rsidTr="00AA1E90">
        <w:trPr>
          <w:trHeight w:val="401"/>
        </w:trPr>
        <w:tc>
          <w:tcPr>
            <w:tcW w:w="2599" w:type="dxa"/>
            <w:shd w:val="clear" w:color="auto" w:fill="BFBFBF"/>
          </w:tcPr>
          <w:p w:rsidR="00E836A5" w:rsidRDefault="00E836A5" w:rsidP="00B41790">
            <w:pPr>
              <w:rPr>
                <w:b/>
              </w:rPr>
            </w:pPr>
            <w:r>
              <w:rPr>
                <w:b/>
              </w:rPr>
              <w:t>Key</w:t>
            </w:r>
          </w:p>
        </w:tc>
        <w:tc>
          <w:tcPr>
            <w:tcW w:w="2300" w:type="dxa"/>
            <w:shd w:val="clear" w:color="auto" w:fill="BFBFBF"/>
          </w:tcPr>
          <w:p w:rsidR="00E836A5" w:rsidRDefault="00E836A5" w:rsidP="00B41790">
            <w:pPr>
              <w:rPr>
                <w:b/>
              </w:rPr>
            </w:pPr>
            <w:r>
              <w:rPr>
                <w:b/>
              </w:rPr>
              <w:t>类型</w:t>
            </w:r>
          </w:p>
        </w:tc>
        <w:tc>
          <w:tcPr>
            <w:tcW w:w="3606" w:type="dxa"/>
            <w:shd w:val="clear" w:color="auto" w:fill="BFBFBF"/>
          </w:tcPr>
          <w:p w:rsidR="00E836A5" w:rsidRDefault="00E836A5" w:rsidP="00B41790">
            <w:pPr>
              <w:rPr>
                <w:b/>
              </w:rPr>
            </w:pPr>
            <w:r>
              <w:rPr>
                <w:b/>
              </w:rPr>
              <w:t>注释</w:t>
            </w:r>
          </w:p>
        </w:tc>
      </w:tr>
      <w:tr w:rsidR="00E836A5" w:rsidTr="00AA1E90">
        <w:trPr>
          <w:trHeight w:val="401"/>
        </w:trPr>
        <w:tc>
          <w:tcPr>
            <w:tcW w:w="2599" w:type="dxa"/>
            <w:shd w:val="clear" w:color="auto" w:fill="F2F2F2"/>
          </w:tcPr>
          <w:p w:rsidR="00E836A5" w:rsidRDefault="00E836A5" w:rsidP="00B41790">
            <w:r>
              <w:t>Id</w:t>
            </w:r>
          </w:p>
        </w:tc>
        <w:tc>
          <w:tcPr>
            <w:tcW w:w="2300" w:type="dxa"/>
          </w:tcPr>
          <w:p w:rsidR="00E836A5" w:rsidRDefault="00E836A5" w:rsidP="00B41790">
            <w:r>
              <w:t>int</w:t>
            </w:r>
          </w:p>
        </w:tc>
        <w:tc>
          <w:tcPr>
            <w:tcW w:w="3606" w:type="dxa"/>
          </w:tcPr>
          <w:p w:rsidR="00E836A5" w:rsidRDefault="00E836A5" w:rsidP="00B41790">
            <w:r>
              <w:t>公告</w:t>
            </w:r>
            <w:r>
              <w:t>ID</w:t>
            </w:r>
          </w:p>
        </w:tc>
      </w:tr>
      <w:tr w:rsidR="00E836A5" w:rsidTr="00AA1E90">
        <w:trPr>
          <w:trHeight w:val="401"/>
        </w:trPr>
        <w:tc>
          <w:tcPr>
            <w:tcW w:w="2599" w:type="dxa"/>
            <w:shd w:val="clear" w:color="auto" w:fill="F2F2F2"/>
          </w:tcPr>
          <w:p w:rsidR="00E836A5" w:rsidRDefault="00E836A5" w:rsidP="00B41790">
            <w:r>
              <w:t>content</w:t>
            </w:r>
          </w:p>
        </w:tc>
        <w:tc>
          <w:tcPr>
            <w:tcW w:w="2300" w:type="dxa"/>
          </w:tcPr>
          <w:p w:rsidR="00E836A5" w:rsidRDefault="00E836A5" w:rsidP="00B41790">
            <w:r>
              <w:t>Stirng</w:t>
            </w:r>
          </w:p>
        </w:tc>
        <w:tc>
          <w:tcPr>
            <w:tcW w:w="3606" w:type="dxa"/>
          </w:tcPr>
          <w:p w:rsidR="00E836A5" w:rsidRDefault="00E836A5" w:rsidP="00B41790">
            <w:r>
              <w:t>公告</w:t>
            </w:r>
            <w:r>
              <w:rPr>
                <w:rFonts w:hint="eastAsia"/>
              </w:rPr>
              <w:t>内容</w:t>
            </w:r>
          </w:p>
        </w:tc>
      </w:tr>
      <w:tr w:rsidR="00E836A5" w:rsidTr="00AA1E90">
        <w:trPr>
          <w:trHeight w:val="401"/>
        </w:trPr>
        <w:tc>
          <w:tcPr>
            <w:tcW w:w="2599" w:type="dxa"/>
            <w:shd w:val="clear" w:color="auto" w:fill="F2F2F2"/>
          </w:tcPr>
          <w:p w:rsidR="00E836A5" w:rsidRDefault="00E836A5" w:rsidP="00B41790">
            <w:r>
              <w:t>Prov</w:t>
            </w:r>
          </w:p>
        </w:tc>
        <w:tc>
          <w:tcPr>
            <w:tcW w:w="2300" w:type="dxa"/>
          </w:tcPr>
          <w:p w:rsidR="00E836A5" w:rsidRDefault="00E836A5" w:rsidP="00B41790">
            <w:r>
              <w:t>String</w:t>
            </w:r>
          </w:p>
        </w:tc>
        <w:tc>
          <w:tcPr>
            <w:tcW w:w="3606" w:type="dxa"/>
          </w:tcPr>
          <w:p w:rsidR="00E836A5" w:rsidRDefault="00E836A5" w:rsidP="00B41790">
            <w:r>
              <w:rPr>
                <w:rFonts w:hint="eastAsia"/>
              </w:rPr>
              <w:t>归属省</w:t>
            </w:r>
          </w:p>
        </w:tc>
      </w:tr>
      <w:tr w:rsidR="00E836A5" w:rsidTr="00AA1E90">
        <w:trPr>
          <w:trHeight w:val="401"/>
        </w:trPr>
        <w:tc>
          <w:tcPr>
            <w:tcW w:w="2599" w:type="dxa"/>
            <w:shd w:val="clear" w:color="auto" w:fill="F2F2F2"/>
          </w:tcPr>
          <w:p w:rsidR="00E836A5" w:rsidRDefault="00E836A5" w:rsidP="00B41790">
            <w:r>
              <w:t>Startdate</w:t>
            </w:r>
          </w:p>
        </w:tc>
        <w:tc>
          <w:tcPr>
            <w:tcW w:w="2300" w:type="dxa"/>
          </w:tcPr>
          <w:p w:rsidR="00E836A5" w:rsidRDefault="00E836A5" w:rsidP="00B41790">
            <w:r>
              <w:rPr>
                <w:rFonts w:hint="eastAsia"/>
              </w:rPr>
              <w:t>String</w:t>
            </w:r>
          </w:p>
        </w:tc>
        <w:tc>
          <w:tcPr>
            <w:tcW w:w="3606" w:type="dxa"/>
          </w:tcPr>
          <w:p w:rsidR="00E836A5" w:rsidRDefault="00E836A5" w:rsidP="00B41790">
            <w:r>
              <w:rPr>
                <w:rFonts w:hint="eastAsia"/>
              </w:rPr>
              <w:t>发布</w:t>
            </w:r>
            <w:r>
              <w:t>日期</w:t>
            </w:r>
          </w:p>
        </w:tc>
      </w:tr>
      <w:tr w:rsidR="00E836A5" w:rsidTr="00AA1E90">
        <w:trPr>
          <w:trHeight w:val="401"/>
        </w:trPr>
        <w:tc>
          <w:tcPr>
            <w:tcW w:w="2599" w:type="dxa"/>
            <w:shd w:val="clear" w:color="auto" w:fill="F2F2F2"/>
          </w:tcPr>
          <w:p w:rsidR="00E836A5" w:rsidRDefault="00E836A5" w:rsidP="00B41790">
            <w:r w:rsidRPr="00196D8B">
              <w:t>noticeurl</w:t>
            </w:r>
          </w:p>
        </w:tc>
        <w:tc>
          <w:tcPr>
            <w:tcW w:w="2300" w:type="dxa"/>
          </w:tcPr>
          <w:p w:rsidR="00E836A5" w:rsidRDefault="00E836A5" w:rsidP="00B41790">
            <w:r>
              <w:rPr>
                <w:rFonts w:hint="eastAsia"/>
              </w:rPr>
              <w:t>S</w:t>
            </w:r>
            <w:r>
              <w:t>tring</w:t>
            </w:r>
          </w:p>
        </w:tc>
        <w:tc>
          <w:tcPr>
            <w:tcW w:w="3606" w:type="dxa"/>
          </w:tcPr>
          <w:p w:rsidR="00E836A5" w:rsidRDefault="00E836A5" w:rsidP="00B41790">
            <w:r>
              <w:rPr>
                <w:rFonts w:hint="eastAsia"/>
              </w:rPr>
              <w:t>公告</w:t>
            </w:r>
            <w:r>
              <w:t>跳转链接</w:t>
            </w:r>
          </w:p>
        </w:tc>
      </w:tr>
    </w:tbl>
    <w:p w:rsidR="00E836A5" w:rsidRPr="00E836A5" w:rsidRDefault="00E836A5" w:rsidP="00B90C64"/>
    <w:p w:rsidR="007B0D7A" w:rsidRDefault="007B0D7A" w:rsidP="007B0D7A">
      <w:pPr>
        <w:pStyle w:val="2"/>
        <w:numPr>
          <w:ilvl w:val="0"/>
          <w:numId w:val="1"/>
        </w:numPr>
      </w:pPr>
      <w:bookmarkStart w:id="10" w:name="_Toc405551084"/>
      <w:r>
        <w:rPr>
          <w:rFonts w:hint="eastAsia"/>
        </w:rPr>
        <w:lastRenderedPageBreak/>
        <w:t>服务网点</w:t>
      </w:r>
      <w:bookmarkEnd w:id="10"/>
    </w:p>
    <w:p w:rsidR="005A63D7" w:rsidRDefault="005A63D7" w:rsidP="002B116C">
      <w:pPr>
        <w:pStyle w:val="30"/>
        <w:numPr>
          <w:ilvl w:val="0"/>
          <w:numId w:val="3"/>
        </w:numPr>
      </w:pPr>
      <w:bookmarkStart w:id="11" w:name="_Toc405551085"/>
      <w:r>
        <w:rPr>
          <w:rFonts w:hint="eastAsia"/>
        </w:rPr>
        <w:t>网点列表</w:t>
      </w:r>
      <w:bookmarkEnd w:id="11"/>
    </w:p>
    <w:p w:rsidR="005A63D7" w:rsidRDefault="005A63D7" w:rsidP="005A63D7">
      <w:pPr>
        <w:pStyle w:val="5"/>
      </w:pPr>
      <w:r>
        <w:t>接口描述</w:t>
      </w:r>
    </w:p>
    <w:p w:rsidR="005A63D7" w:rsidRDefault="005A63D7" w:rsidP="005A63D7">
      <w:r>
        <w:rPr>
          <w:rFonts w:hAnsi="宋体"/>
        </w:rPr>
        <w:t>接口功能：获取服务热线列表</w:t>
      </w:r>
    </w:p>
    <w:p w:rsidR="005A63D7" w:rsidRDefault="005A63D7" w:rsidP="005A63D7">
      <w:r>
        <w:rPr>
          <w:rFonts w:hAnsi="宋体"/>
        </w:rPr>
        <w:t>交互协议：</w:t>
      </w:r>
      <w:r>
        <w:t>HTTP</w:t>
      </w:r>
    </w:p>
    <w:p w:rsidR="005A63D7" w:rsidRDefault="005A63D7" w:rsidP="005A63D7">
      <w:r>
        <w:rPr>
          <w:rFonts w:hAnsi="宋体"/>
        </w:rPr>
        <w:t>请求方式</w:t>
      </w:r>
      <w:r>
        <w:t>:POST</w:t>
      </w:r>
    </w:p>
    <w:p w:rsidR="005A63D7" w:rsidRDefault="005A63D7" w:rsidP="005A63D7">
      <w:r>
        <w:rPr>
          <w:rFonts w:hAnsi="宋体"/>
        </w:rPr>
        <w:t>数据格式：</w:t>
      </w:r>
      <w:r>
        <w:t>JSON</w:t>
      </w:r>
    </w:p>
    <w:p w:rsidR="005A63D7" w:rsidRPr="005A63D7" w:rsidRDefault="005A63D7" w:rsidP="005A63D7">
      <w:r>
        <w:rPr>
          <w:rFonts w:hAnsi="宋体"/>
        </w:rPr>
        <w:t>服务端地址：</w:t>
      </w:r>
      <w:hyperlink r:id="rId20" w:history="1">
        <w:r>
          <w:rPr>
            <w:rStyle w:val="af0"/>
          </w:rPr>
          <w:t>http://</w:t>
        </w:r>
        <w:r>
          <w:rPr>
            <w:rStyle w:val="af0"/>
            <w:rFonts w:hint="eastAsia"/>
          </w:rPr>
          <w:t>101.95.48.96:8005</w:t>
        </w:r>
        <w:r>
          <w:rPr>
            <w:rStyle w:val="af0"/>
          </w:rPr>
          <w:t>/public/sjkf/servicenet/inter_servicenet_list</w:t>
        </w:r>
      </w:hyperlink>
    </w:p>
    <w:p w:rsidR="005A63D7" w:rsidRDefault="005A63D7" w:rsidP="005A63D7">
      <w:r>
        <w:rPr>
          <w:rFonts w:hAnsi="宋体"/>
        </w:rPr>
        <w:t>返回数据示例</w:t>
      </w:r>
      <w:r>
        <w:t xml:space="preserve">: </w:t>
      </w:r>
    </w:p>
    <w:p w:rsidR="005A63D7" w:rsidRDefault="005A63D7" w:rsidP="005A63D7">
      <w:r>
        <w:t>[{"resCode":"200","yytList":[{"YYT_TRAFFIC":"</w:t>
      </w:r>
      <w:r>
        <w:rPr>
          <w:rFonts w:hAnsi="宋体"/>
        </w:rPr>
        <w:t>轨道交通</w:t>
      </w:r>
      <w:r>
        <w:t>2</w:t>
      </w:r>
      <w:r>
        <w:rPr>
          <w:rFonts w:hAnsi="宋体"/>
        </w:rPr>
        <w:t>号线</w:t>
      </w:r>
      <w:r>
        <w:t>","YYT_ADDRESS":"</w:t>
      </w:r>
      <w:r>
        <w:rPr>
          <w:rFonts w:hAnsi="宋体"/>
        </w:rPr>
        <w:t>浦东南泉北路</w:t>
      </w:r>
      <w:r>
        <w:t>301</w:t>
      </w:r>
      <w:r>
        <w:rPr>
          <w:rFonts w:hAnsi="宋体"/>
        </w:rPr>
        <w:t>弄</w:t>
      </w:r>
      <w:r>
        <w:t>","FENLEINAME":"</w:t>
      </w:r>
      <w:r>
        <w:rPr>
          <w:rFonts w:hAnsi="宋体"/>
        </w:rPr>
        <w:t>营业厅</w:t>
      </w:r>
      <w:r>
        <w:t>","YYT_LOGO":"20130128135555418.jpg","S_ISDELETED":null,"YYT_LEVEL":"</w:t>
      </w:r>
      <w:r>
        <w:rPr>
          <w:rFonts w:hAnsi="宋体"/>
        </w:rPr>
        <w:t>一星级</w:t>
      </w:r>
      <w:r>
        <w:t>","YYT_SCOPEOPERATION":"</w:t>
      </w:r>
      <w:r>
        <w:rPr>
          <w:rFonts w:hAnsi="宋体"/>
        </w:rPr>
        <w:t>热情，大众化</w:t>
      </w:r>
      <w:r>
        <w:t>","BRANDNAME":"test","S_NAME":null,"YYT_NAME":"</w:t>
      </w:r>
      <w:r>
        <w:rPr>
          <w:rFonts w:hAnsi="宋体"/>
        </w:rPr>
        <w:t>浦东一店</w:t>
      </w:r>
      <w:r>
        <w:t>","YYT_LATLONGITUDE":"1E?4F","YYT_CITY":"</w:t>
      </w:r>
      <w:r>
        <w:rPr>
          <w:rFonts w:hAnsi="宋体"/>
        </w:rPr>
        <w:t>上海市</w:t>
      </w:r>
      <w:r>
        <w:t>","ID":5,"YYT_TRADETIME":"9?00-23?00","YYT_TRADECYCLE":"</w:t>
      </w:r>
      <w:r>
        <w:rPr>
          <w:rFonts w:hAnsi="宋体"/>
        </w:rPr>
        <w:t>周一</w:t>
      </w:r>
      <w:r>
        <w:t>-</w:t>
      </w:r>
      <w:r>
        <w:rPr>
          <w:rFonts w:hAnsi="宋体"/>
        </w:rPr>
        <w:t>周五</w:t>
      </w:r>
      <w:r>
        <w:t>","YYT_DISTRICT":"</w:t>
      </w:r>
      <w:r>
        <w:rPr>
          <w:rFonts w:hAnsi="宋体"/>
        </w:rPr>
        <w:t>浦东新区</w:t>
      </w:r>
      <w:r>
        <w:t>","YYT_SPREAD":"20130222162138195.jpg","YYT_TYPENAME":"</w:t>
      </w:r>
      <w:r>
        <w:rPr>
          <w:rFonts w:hAnsi="宋体"/>
        </w:rPr>
        <w:t>合作</w:t>
      </w:r>
      <w:r>
        <w:t>","BRANDID":null,"SERVICETYPE":null,"YYT_TYPE":"2","S_MODIFYDATE":null,"YYT_PROVENCE":"</w:t>
      </w:r>
      <w:r>
        <w:rPr>
          <w:rFonts w:hAnsi="宋体"/>
        </w:rPr>
        <w:t>上海市</w:t>
      </w:r>
      <w:r>
        <w:t>","FENLEI":1,"S_ISTOP":null,"YYT_TEL":"021-12345678","S_ADDDATE":null}]}]</w:t>
      </w:r>
    </w:p>
    <w:p w:rsidR="005A63D7" w:rsidRDefault="005A63D7" w:rsidP="005A63D7">
      <w:r>
        <w:rPr>
          <w:rFonts w:hAnsi="宋体"/>
        </w:rPr>
        <w:t>获取网点的列表和详细信息</w:t>
      </w:r>
    </w:p>
    <w:p w:rsidR="005A63D7" w:rsidRDefault="005A63D7" w:rsidP="005A63D7">
      <w:pPr>
        <w:pStyle w:val="5"/>
      </w:pPr>
      <w:r>
        <w:t>请求报文</w:t>
      </w:r>
    </w:p>
    <w:p w:rsidR="005A63D7" w:rsidRDefault="005A63D7" w:rsidP="005A63D7">
      <w:r>
        <w:t>--</w:t>
      </w:r>
      <w:r>
        <w:rPr>
          <w:rFonts w:hAnsi="宋体"/>
        </w:rPr>
        <w:t>电信服务网点</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276"/>
        <w:gridCol w:w="4394"/>
      </w:tblGrid>
      <w:tr w:rsidR="005A63D7" w:rsidTr="00451CCF">
        <w:tc>
          <w:tcPr>
            <w:tcW w:w="1843" w:type="dxa"/>
            <w:shd w:val="clear" w:color="auto" w:fill="BFBFBF"/>
          </w:tcPr>
          <w:p w:rsidR="005A63D7" w:rsidRDefault="005A63D7" w:rsidP="00451CCF">
            <w:r>
              <w:t>Key</w:t>
            </w:r>
          </w:p>
        </w:tc>
        <w:tc>
          <w:tcPr>
            <w:tcW w:w="1559" w:type="dxa"/>
            <w:shd w:val="clear" w:color="auto" w:fill="BFBFBF"/>
          </w:tcPr>
          <w:p w:rsidR="005A63D7" w:rsidRDefault="005A63D7" w:rsidP="00451CCF">
            <w:r>
              <w:rPr>
                <w:rFonts w:hAnsi="宋体"/>
              </w:rPr>
              <w:t>类型</w:t>
            </w:r>
          </w:p>
        </w:tc>
        <w:tc>
          <w:tcPr>
            <w:tcW w:w="709" w:type="dxa"/>
            <w:shd w:val="clear" w:color="auto" w:fill="BFBFBF"/>
          </w:tcPr>
          <w:p w:rsidR="005A63D7" w:rsidRDefault="005A63D7" w:rsidP="00451CCF">
            <w:r>
              <w:rPr>
                <w:rFonts w:hAnsi="宋体"/>
              </w:rPr>
              <w:t>必须</w:t>
            </w:r>
          </w:p>
        </w:tc>
        <w:tc>
          <w:tcPr>
            <w:tcW w:w="1276" w:type="dxa"/>
            <w:shd w:val="clear" w:color="auto" w:fill="BFBFBF"/>
          </w:tcPr>
          <w:p w:rsidR="005A63D7" w:rsidRDefault="005A63D7" w:rsidP="00451CCF">
            <w:pPr>
              <w:ind w:firstLineChars="50" w:firstLine="120"/>
            </w:pPr>
            <w:r>
              <w:rPr>
                <w:rFonts w:hAnsi="宋体"/>
              </w:rPr>
              <w:t>的长度</w:t>
            </w:r>
          </w:p>
        </w:tc>
        <w:tc>
          <w:tcPr>
            <w:tcW w:w="4394" w:type="dxa"/>
            <w:shd w:val="clear" w:color="auto" w:fill="BFBFBF"/>
          </w:tcPr>
          <w:p w:rsidR="005A63D7" w:rsidRDefault="005A63D7" w:rsidP="00451CCF">
            <w:r>
              <w:rPr>
                <w:rFonts w:hAnsi="宋体"/>
              </w:rPr>
              <w:t>注释</w:t>
            </w:r>
          </w:p>
        </w:tc>
      </w:tr>
      <w:tr w:rsidR="005A63D7" w:rsidTr="00451CCF">
        <w:tc>
          <w:tcPr>
            <w:tcW w:w="1843" w:type="dxa"/>
            <w:shd w:val="clear" w:color="auto" w:fill="F2F2F2"/>
          </w:tcPr>
          <w:p w:rsidR="005A63D7" w:rsidRDefault="005A63D7" w:rsidP="00451CCF">
            <w:r>
              <w:t>Province</w:t>
            </w:r>
          </w:p>
        </w:tc>
        <w:tc>
          <w:tcPr>
            <w:tcW w:w="1559" w:type="dxa"/>
          </w:tcPr>
          <w:p w:rsidR="005A63D7" w:rsidRDefault="005A63D7" w:rsidP="00451CCF">
            <w:r>
              <w:t>String</w:t>
            </w:r>
          </w:p>
        </w:tc>
        <w:tc>
          <w:tcPr>
            <w:tcW w:w="709" w:type="dxa"/>
          </w:tcPr>
          <w:p w:rsidR="005A63D7" w:rsidRDefault="005A63D7" w:rsidP="00451CCF">
            <w:r>
              <w:rPr>
                <w:rFonts w:hAnsi="宋体"/>
              </w:rPr>
              <w:t>否</w:t>
            </w:r>
          </w:p>
        </w:tc>
        <w:tc>
          <w:tcPr>
            <w:tcW w:w="1276" w:type="dxa"/>
          </w:tcPr>
          <w:p w:rsidR="005A63D7" w:rsidRDefault="005A63D7" w:rsidP="00451CCF"/>
        </w:tc>
        <w:tc>
          <w:tcPr>
            <w:tcW w:w="4394" w:type="dxa"/>
          </w:tcPr>
          <w:p w:rsidR="005A63D7" w:rsidRDefault="005A63D7" w:rsidP="00451CCF">
            <w:r>
              <w:rPr>
                <w:rFonts w:hAnsi="宋体"/>
              </w:rPr>
              <w:t>省份（可空，空值返回全国级所有数据）</w:t>
            </w:r>
          </w:p>
        </w:tc>
      </w:tr>
      <w:tr w:rsidR="005A63D7" w:rsidTr="00451CCF">
        <w:tc>
          <w:tcPr>
            <w:tcW w:w="1843" w:type="dxa"/>
            <w:shd w:val="clear" w:color="auto" w:fill="F2F2F2"/>
          </w:tcPr>
          <w:p w:rsidR="005A63D7" w:rsidRDefault="005A63D7" w:rsidP="00451CCF">
            <w:r>
              <w:t>City</w:t>
            </w:r>
          </w:p>
        </w:tc>
        <w:tc>
          <w:tcPr>
            <w:tcW w:w="1559" w:type="dxa"/>
          </w:tcPr>
          <w:p w:rsidR="005A63D7" w:rsidRDefault="005A63D7" w:rsidP="00451CCF">
            <w:r>
              <w:t>Stirng</w:t>
            </w:r>
          </w:p>
        </w:tc>
        <w:tc>
          <w:tcPr>
            <w:tcW w:w="709" w:type="dxa"/>
          </w:tcPr>
          <w:p w:rsidR="005A63D7" w:rsidRDefault="005A63D7" w:rsidP="00451CCF">
            <w:r>
              <w:rPr>
                <w:rFonts w:hAnsi="宋体"/>
              </w:rPr>
              <w:t>否</w:t>
            </w:r>
          </w:p>
        </w:tc>
        <w:tc>
          <w:tcPr>
            <w:tcW w:w="1276" w:type="dxa"/>
          </w:tcPr>
          <w:p w:rsidR="005A63D7" w:rsidRDefault="005A63D7" w:rsidP="00451CCF"/>
        </w:tc>
        <w:tc>
          <w:tcPr>
            <w:tcW w:w="4394" w:type="dxa"/>
          </w:tcPr>
          <w:p w:rsidR="005A63D7" w:rsidRDefault="005A63D7" w:rsidP="00451CCF">
            <w:r>
              <w:rPr>
                <w:rFonts w:hAnsi="宋体"/>
              </w:rPr>
              <w:t>城市（可空，空值返回省份级所有数据）</w:t>
            </w:r>
          </w:p>
        </w:tc>
      </w:tr>
      <w:tr w:rsidR="005A63D7" w:rsidTr="00451CCF">
        <w:tc>
          <w:tcPr>
            <w:tcW w:w="1843" w:type="dxa"/>
            <w:shd w:val="clear" w:color="auto" w:fill="F2F2F2"/>
          </w:tcPr>
          <w:p w:rsidR="005A63D7" w:rsidRDefault="005A63D7" w:rsidP="00451CCF">
            <w:r>
              <w:lastRenderedPageBreak/>
              <w:t>Name</w:t>
            </w:r>
          </w:p>
        </w:tc>
        <w:tc>
          <w:tcPr>
            <w:tcW w:w="1559" w:type="dxa"/>
          </w:tcPr>
          <w:p w:rsidR="005A63D7" w:rsidRDefault="005A63D7" w:rsidP="00451CCF">
            <w:r>
              <w:t>Stirng</w:t>
            </w:r>
          </w:p>
        </w:tc>
        <w:tc>
          <w:tcPr>
            <w:tcW w:w="709" w:type="dxa"/>
          </w:tcPr>
          <w:p w:rsidR="005A63D7" w:rsidRDefault="005A63D7" w:rsidP="00451CCF">
            <w:r>
              <w:rPr>
                <w:rFonts w:hAnsi="宋体"/>
              </w:rPr>
              <w:t>否</w:t>
            </w:r>
          </w:p>
        </w:tc>
        <w:tc>
          <w:tcPr>
            <w:tcW w:w="1276" w:type="dxa"/>
          </w:tcPr>
          <w:p w:rsidR="005A63D7" w:rsidRDefault="005A63D7" w:rsidP="00451CCF"/>
        </w:tc>
        <w:tc>
          <w:tcPr>
            <w:tcW w:w="4394" w:type="dxa"/>
          </w:tcPr>
          <w:p w:rsidR="005A63D7" w:rsidRDefault="005A63D7" w:rsidP="00451CCF">
            <w:r>
              <w:rPr>
                <w:rFonts w:hAnsi="宋体"/>
              </w:rPr>
              <w:t>区县（可空，空值返回城市级所有数据）</w:t>
            </w:r>
          </w:p>
        </w:tc>
      </w:tr>
      <w:tr w:rsidR="005A63D7" w:rsidTr="00451CCF">
        <w:tc>
          <w:tcPr>
            <w:tcW w:w="1843" w:type="dxa"/>
            <w:shd w:val="clear" w:color="auto" w:fill="F2F2F2"/>
          </w:tcPr>
          <w:p w:rsidR="005A63D7" w:rsidRDefault="005A63D7" w:rsidP="00451CCF">
            <w:r>
              <w:t>brand</w:t>
            </w:r>
            <w:r>
              <w:rPr>
                <w:rFonts w:hint="eastAsia"/>
              </w:rPr>
              <w:t>Name</w:t>
            </w:r>
          </w:p>
        </w:tc>
        <w:tc>
          <w:tcPr>
            <w:tcW w:w="1559" w:type="dxa"/>
          </w:tcPr>
          <w:p w:rsidR="005A63D7" w:rsidRDefault="005A63D7" w:rsidP="00451CCF">
            <w:r>
              <w:t>String</w:t>
            </w:r>
          </w:p>
        </w:tc>
        <w:tc>
          <w:tcPr>
            <w:tcW w:w="709" w:type="dxa"/>
          </w:tcPr>
          <w:p w:rsidR="005A63D7" w:rsidRDefault="005A63D7" w:rsidP="00451CCF">
            <w:r>
              <w:rPr>
                <w:rFonts w:hAnsi="宋体"/>
              </w:rPr>
              <w:t>否</w:t>
            </w:r>
          </w:p>
        </w:tc>
        <w:tc>
          <w:tcPr>
            <w:tcW w:w="1276" w:type="dxa"/>
          </w:tcPr>
          <w:p w:rsidR="005A63D7" w:rsidRDefault="005A63D7" w:rsidP="00451CCF"/>
        </w:tc>
        <w:tc>
          <w:tcPr>
            <w:tcW w:w="4394" w:type="dxa"/>
          </w:tcPr>
          <w:p w:rsidR="005A63D7" w:rsidRDefault="005A63D7" w:rsidP="00451CCF">
            <w:r>
              <w:rPr>
                <w:rFonts w:hAnsi="宋体"/>
              </w:rPr>
              <w:t>厂商</w:t>
            </w:r>
          </w:p>
          <w:p w:rsidR="005A63D7" w:rsidRDefault="005A63D7" w:rsidP="002B116C">
            <w:pPr>
              <w:numPr>
                <w:ilvl w:val="0"/>
                <w:numId w:val="4"/>
              </w:numPr>
            </w:pPr>
            <w:r>
              <w:t>fenlei</w:t>
            </w:r>
            <w:r>
              <w:rPr>
                <w:rFonts w:hAnsi="宋体"/>
              </w:rPr>
              <w:t>为</w:t>
            </w:r>
            <w:r>
              <w:t>2</w:t>
            </w:r>
            <w:r>
              <w:rPr>
                <w:rFonts w:hAnsi="宋体"/>
              </w:rPr>
              <w:t>时有效</w:t>
            </w:r>
          </w:p>
          <w:p w:rsidR="005A63D7" w:rsidRDefault="005A63D7" w:rsidP="002B116C">
            <w:pPr>
              <w:numPr>
                <w:ilvl w:val="0"/>
                <w:numId w:val="4"/>
              </w:numPr>
            </w:pPr>
            <w:r>
              <w:rPr>
                <w:rFonts w:hAnsi="宋体"/>
              </w:rPr>
              <w:t>可空，空值返回所有厂商服务网点</w:t>
            </w:r>
          </w:p>
        </w:tc>
      </w:tr>
      <w:tr w:rsidR="005A63D7" w:rsidTr="00451CCF">
        <w:tc>
          <w:tcPr>
            <w:tcW w:w="1843" w:type="dxa"/>
            <w:shd w:val="clear" w:color="auto" w:fill="F2F2F2"/>
          </w:tcPr>
          <w:p w:rsidR="005A63D7" w:rsidRDefault="005A63D7" w:rsidP="00451CCF">
            <w:r>
              <w:t>fenlei</w:t>
            </w:r>
          </w:p>
        </w:tc>
        <w:tc>
          <w:tcPr>
            <w:tcW w:w="1559" w:type="dxa"/>
          </w:tcPr>
          <w:p w:rsidR="005A63D7" w:rsidRDefault="005A63D7" w:rsidP="00451CCF">
            <w:r>
              <w:t>String</w:t>
            </w:r>
          </w:p>
        </w:tc>
        <w:tc>
          <w:tcPr>
            <w:tcW w:w="709" w:type="dxa"/>
          </w:tcPr>
          <w:p w:rsidR="005A63D7" w:rsidRDefault="005A63D7" w:rsidP="00451CCF">
            <w:r>
              <w:rPr>
                <w:rFonts w:hAnsi="宋体"/>
              </w:rPr>
              <w:t>是</w:t>
            </w:r>
          </w:p>
        </w:tc>
        <w:tc>
          <w:tcPr>
            <w:tcW w:w="1276" w:type="dxa"/>
          </w:tcPr>
          <w:p w:rsidR="005A63D7" w:rsidRDefault="005A63D7" w:rsidP="00451CCF"/>
        </w:tc>
        <w:tc>
          <w:tcPr>
            <w:tcW w:w="4394" w:type="dxa"/>
          </w:tcPr>
          <w:p w:rsidR="005A63D7" w:rsidRDefault="005A63D7" w:rsidP="00451CCF">
            <w:r>
              <w:rPr>
                <w:rFonts w:hAnsi="宋体"/>
              </w:rPr>
              <w:t>网点类型</w:t>
            </w:r>
            <w:r>
              <w:t>[1</w:t>
            </w:r>
            <w:r>
              <w:rPr>
                <w:rFonts w:hAnsi="宋体"/>
              </w:rPr>
              <w:t>：</w:t>
            </w:r>
            <w:r>
              <w:rPr>
                <w:rFonts w:hAnsi="宋体" w:hint="eastAsia"/>
              </w:rPr>
              <w:t>营业厅</w:t>
            </w:r>
            <w:r>
              <w:rPr>
                <w:rFonts w:hAnsi="宋体"/>
              </w:rPr>
              <w:t>；</w:t>
            </w:r>
            <w:r>
              <w:t>2</w:t>
            </w:r>
            <w:r>
              <w:rPr>
                <w:rFonts w:hAnsi="宋体"/>
              </w:rPr>
              <w:t>：厂商服务网点</w:t>
            </w:r>
            <w:r>
              <w:t>]</w:t>
            </w:r>
          </w:p>
        </w:tc>
      </w:tr>
      <w:tr w:rsidR="005A63D7" w:rsidTr="00451CCF">
        <w:tc>
          <w:tcPr>
            <w:tcW w:w="1843" w:type="dxa"/>
            <w:shd w:val="clear" w:color="auto" w:fill="F2F2F2"/>
          </w:tcPr>
          <w:p w:rsidR="005A63D7" w:rsidRDefault="005A63D7" w:rsidP="00451CCF">
            <w:r>
              <w:t>PageSize</w:t>
            </w:r>
          </w:p>
        </w:tc>
        <w:tc>
          <w:tcPr>
            <w:tcW w:w="1559" w:type="dxa"/>
          </w:tcPr>
          <w:p w:rsidR="005A63D7" w:rsidRDefault="005A63D7" w:rsidP="00451CCF">
            <w:r>
              <w:t>String</w:t>
            </w:r>
          </w:p>
        </w:tc>
        <w:tc>
          <w:tcPr>
            <w:tcW w:w="709" w:type="dxa"/>
          </w:tcPr>
          <w:p w:rsidR="005A63D7" w:rsidRDefault="005A63D7" w:rsidP="00451CCF">
            <w:r>
              <w:rPr>
                <w:rFonts w:hAnsi="宋体"/>
              </w:rPr>
              <w:t>否</w:t>
            </w:r>
          </w:p>
        </w:tc>
        <w:tc>
          <w:tcPr>
            <w:tcW w:w="1276" w:type="dxa"/>
          </w:tcPr>
          <w:p w:rsidR="005A63D7" w:rsidRDefault="005A63D7" w:rsidP="00451CCF"/>
        </w:tc>
        <w:tc>
          <w:tcPr>
            <w:tcW w:w="4394" w:type="dxa"/>
          </w:tcPr>
          <w:p w:rsidR="005A63D7" w:rsidRDefault="005A63D7" w:rsidP="00451CCF">
            <w:r>
              <w:rPr>
                <w:rFonts w:hAnsi="宋体"/>
              </w:rPr>
              <w:t>每页数量</w:t>
            </w:r>
          </w:p>
        </w:tc>
      </w:tr>
      <w:tr w:rsidR="005A63D7" w:rsidTr="00451CCF">
        <w:tc>
          <w:tcPr>
            <w:tcW w:w="1843" w:type="dxa"/>
            <w:shd w:val="clear" w:color="auto" w:fill="F2F2F2"/>
          </w:tcPr>
          <w:p w:rsidR="005A63D7" w:rsidRDefault="005A63D7" w:rsidP="00451CCF">
            <w:r>
              <w:t>PageIndex</w:t>
            </w:r>
          </w:p>
        </w:tc>
        <w:tc>
          <w:tcPr>
            <w:tcW w:w="1559" w:type="dxa"/>
          </w:tcPr>
          <w:p w:rsidR="005A63D7" w:rsidRDefault="005A63D7" w:rsidP="00451CCF">
            <w:r>
              <w:t>String</w:t>
            </w:r>
          </w:p>
        </w:tc>
        <w:tc>
          <w:tcPr>
            <w:tcW w:w="709" w:type="dxa"/>
          </w:tcPr>
          <w:p w:rsidR="005A63D7" w:rsidRDefault="005A63D7" w:rsidP="00451CCF">
            <w:r>
              <w:rPr>
                <w:rFonts w:hAnsi="宋体"/>
              </w:rPr>
              <w:t>否</w:t>
            </w:r>
          </w:p>
        </w:tc>
        <w:tc>
          <w:tcPr>
            <w:tcW w:w="1276" w:type="dxa"/>
          </w:tcPr>
          <w:p w:rsidR="005A63D7" w:rsidRDefault="005A63D7" w:rsidP="00451CCF"/>
        </w:tc>
        <w:tc>
          <w:tcPr>
            <w:tcW w:w="4394" w:type="dxa"/>
          </w:tcPr>
          <w:p w:rsidR="005A63D7" w:rsidRDefault="005A63D7" w:rsidP="00451CCF">
            <w:r>
              <w:rPr>
                <w:rFonts w:hAnsi="宋体"/>
              </w:rPr>
              <w:t>页码</w:t>
            </w:r>
          </w:p>
        </w:tc>
      </w:tr>
      <w:tr w:rsidR="005A63D7" w:rsidTr="00451CCF">
        <w:tc>
          <w:tcPr>
            <w:tcW w:w="1843" w:type="dxa"/>
            <w:shd w:val="clear" w:color="auto" w:fill="F2F2F2"/>
          </w:tcPr>
          <w:p w:rsidR="005A63D7" w:rsidRDefault="005A63D7" w:rsidP="00451CCF">
            <w:r>
              <w:rPr>
                <w:rFonts w:hint="eastAsia"/>
              </w:rPr>
              <w:t>yytName</w:t>
            </w:r>
          </w:p>
        </w:tc>
        <w:tc>
          <w:tcPr>
            <w:tcW w:w="1559" w:type="dxa"/>
          </w:tcPr>
          <w:p w:rsidR="005A63D7" w:rsidRDefault="005A63D7" w:rsidP="00451CCF">
            <w:r>
              <w:rPr>
                <w:rFonts w:hint="eastAsia"/>
              </w:rPr>
              <w:t>String</w:t>
            </w:r>
          </w:p>
        </w:tc>
        <w:tc>
          <w:tcPr>
            <w:tcW w:w="709" w:type="dxa"/>
          </w:tcPr>
          <w:p w:rsidR="005A63D7" w:rsidRDefault="005A63D7" w:rsidP="00451CCF">
            <w:pPr>
              <w:rPr>
                <w:rFonts w:hAnsi="宋体"/>
              </w:rPr>
            </w:pPr>
            <w:r>
              <w:rPr>
                <w:rFonts w:hAnsi="宋体" w:hint="eastAsia"/>
              </w:rPr>
              <w:t>否</w:t>
            </w:r>
          </w:p>
        </w:tc>
        <w:tc>
          <w:tcPr>
            <w:tcW w:w="1276" w:type="dxa"/>
          </w:tcPr>
          <w:p w:rsidR="005A63D7" w:rsidRDefault="005A63D7" w:rsidP="00451CCF"/>
        </w:tc>
        <w:tc>
          <w:tcPr>
            <w:tcW w:w="4394" w:type="dxa"/>
          </w:tcPr>
          <w:p w:rsidR="005A63D7" w:rsidRDefault="005A63D7" w:rsidP="00451CCF">
            <w:pPr>
              <w:rPr>
                <w:rFonts w:hAnsi="宋体"/>
              </w:rPr>
            </w:pPr>
            <w:r>
              <w:rPr>
                <w:rFonts w:hAnsi="宋体" w:hint="eastAsia"/>
              </w:rPr>
              <w:t>网点名称，模糊匹配</w:t>
            </w:r>
          </w:p>
        </w:tc>
      </w:tr>
    </w:tbl>
    <w:p w:rsidR="005A63D7" w:rsidRDefault="005A63D7" w:rsidP="005A63D7">
      <w:pPr>
        <w:pStyle w:val="5"/>
      </w:pPr>
      <w: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5A63D7" w:rsidTr="00451CCF">
        <w:tc>
          <w:tcPr>
            <w:tcW w:w="1996" w:type="dxa"/>
            <w:shd w:val="clear" w:color="auto" w:fill="BFBFBF"/>
          </w:tcPr>
          <w:p w:rsidR="005A63D7" w:rsidRDefault="005A63D7" w:rsidP="00451CCF">
            <w:r>
              <w:t>Key</w:t>
            </w:r>
          </w:p>
        </w:tc>
        <w:tc>
          <w:tcPr>
            <w:tcW w:w="1696" w:type="dxa"/>
            <w:shd w:val="clear" w:color="auto" w:fill="BFBFBF"/>
          </w:tcPr>
          <w:p w:rsidR="005A63D7" w:rsidRDefault="005A63D7" w:rsidP="00451CCF">
            <w:r>
              <w:rPr>
                <w:rFonts w:hAnsi="宋体"/>
              </w:rPr>
              <w:t>类型</w:t>
            </w:r>
          </w:p>
        </w:tc>
        <w:tc>
          <w:tcPr>
            <w:tcW w:w="4830" w:type="dxa"/>
            <w:shd w:val="clear" w:color="auto" w:fill="BFBFBF"/>
          </w:tcPr>
          <w:p w:rsidR="005A63D7" w:rsidRDefault="005A63D7" w:rsidP="00451CCF">
            <w:r>
              <w:rPr>
                <w:rFonts w:hAnsi="宋体"/>
              </w:rPr>
              <w:t>注释</w:t>
            </w:r>
          </w:p>
        </w:tc>
      </w:tr>
      <w:tr w:rsidR="005A63D7" w:rsidTr="00451CCF">
        <w:tc>
          <w:tcPr>
            <w:tcW w:w="1996" w:type="dxa"/>
            <w:shd w:val="clear" w:color="auto" w:fill="F2F2F2"/>
          </w:tcPr>
          <w:p w:rsidR="005A63D7" w:rsidRDefault="005A63D7" w:rsidP="00451CCF">
            <w:r>
              <w:t>resCode</w:t>
            </w:r>
          </w:p>
        </w:tc>
        <w:tc>
          <w:tcPr>
            <w:tcW w:w="1696" w:type="dxa"/>
          </w:tcPr>
          <w:p w:rsidR="005A63D7" w:rsidRDefault="005A63D7" w:rsidP="00451CCF">
            <w:r>
              <w:t>String</w:t>
            </w:r>
          </w:p>
        </w:tc>
        <w:tc>
          <w:tcPr>
            <w:tcW w:w="4830" w:type="dxa"/>
          </w:tcPr>
          <w:p w:rsidR="005A63D7" w:rsidRDefault="005A63D7" w:rsidP="00451CCF">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5A63D7" w:rsidTr="00451CCF">
        <w:tc>
          <w:tcPr>
            <w:tcW w:w="1996" w:type="dxa"/>
            <w:shd w:val="clear" w:color="auto" w:fill="F2F2F2"/>
          </w:tcPr>
          <w:p w:rsidR="005A63D7" w:rsidRDefault="005A63D7" w:rsidP="00451CCF">
            <w:r>
              <w:t>resDesc</w:t>
            </w:r>
          </w:p>
        </w:tc>
        <w:tc>
          <w:tcPr>
            <w:tcW w:w="1696" w:type="dxa"/>
          </w:tcPr>
          <w:p w:rsidR="005A63D7" w:rsidRDefault="005A63D7" w:rsidP="00451CCF">
            <w:r>
              <w:t>String</w:t>
            </w:r>
          </w:p>
        </w:tc>
        <w:tc>
          <w:tcPr>
            <w:tcW w:w="4830" w:type="dxa"/>
          </w:tcPr>
          <w:p w:rsidR="005A63D7" w:rsidRDefault="005A63D7" w:rsidP="00451CCF">
            <w:r>
              <w:rPr>
                <w:rFonts w:hAnsi="宋体"/>
              </w:rPr>
              <w:t>信息返回</w:t>
            </w:r>
          </w:p>
        </w:tc>
      </w:tr>
      <w:tr w:rsidR="005A63D7" w:rsidTr="00451CCF">
        <w:tc>
          <w:tcPr>
            <w:tcW w:w="1996" w:type="dxa"/>
            <w:shd w:val="clear" w:color="auto" w:fill="F2F2F2"/>
          </w:tcPr>
          <w:p w:rsidR="005A63D7" w:rsidRDefault="005A63D7" w:rsidP="00451CCF">
            <w:r>
              <w:t>totalCount</w:t>
            </w:r>
          </w:p>
        </w:tc>
        <w:tc>
          <w:tcPr>
            <w:tcW w:w="1696" w:type="dxa"/>
          </w:tcPr>
          <w:p w:rsidR="005A63D7" w:rsidRDefault="005A63D7" w:rsidP="00451CCF">
            <w:r>
              <w:t>String</w:t>
            </w:r>
          </w:p>
        </w:tc>
        <w:tc>
          <w:tcPr>
            <w:tcW w:w="4830" w:type="dxa"/>
          </w:tcPr>
          <w:p w:rsidR="005A63D7" w:rsidRDefault="005A63D7" w:rsidP="00451CCF">
            <w:r>
              <w:rPr>
                <w:rFonts w:hAnsi="宋体"/>
              </w:rPr>
              <w:t>总条目数</w:t>
            </w:r>
          </w:p>
        </w:tc>
      </w:tr>
      <w:tr w:rsidR="005A63D7" w:rsidTr="00451CCF">
        <w:tc>
          <w:tcPr>
            <w:tcW w:w="1996" w:type="dxa"/>
            <w:shd w:val="clear" w:color="auto" w:fill="F2F2F2"/>
          </w:tcPr>
          <w:p w:rsidR="005A63D7" w:rsidRDefault="005A63D7" w:rsidP="00451CCF">
            <w:r>
              <w:t>YytList</w:t>
            </w:r>
          </w:p>
        </w:tc>
        <w:tc>
          <w:tcPr>
            <w:tcW w:w="1696" w:type="dxa"/>
          </w:tcPr>
          <w:p w:rsidR="005A63D7" w:rsidRDefault="005A63D7" w:rsidP="00451CCF">
            <w:r>
              <w:t>JSONArray</w:t>
            </w:r>
          </w:p>
        </w:tc>
        <w:tc>
          <w:tcPr>
            <w:tcW w:w="4830" w:type="dxa"/>
          </w:tcPr>
          <w:p w:rsidR="005A63D7" w:rsidRDefault="005A63D7" w:rsidP="00451CCF">
            <w:r>
              <w:rPr>
                <w:rFonts w:hAnsi="宋体"/>
              </w:rPr>
              <w:t>营业厅列表</w:t>
            </w:r>
          </w:p>
        </w:tc>
      </w:tr>
      <w:tr w:rsidR="005A63D7" w:rsidTr="00451CCF">
        <w:tc>
          <w:tcPr>
            <w:tcW w:w="1996" w:type="dxa"/>
            <w:shd w:val="clear" w:color="auto" w:fill="F2F2F2"/>
          </w:tcPr>
          <w:p w:rsidR="005A63D7" w:rsidRDefault="005A63D7" w:rsidP="00451CCF">
            <w:r>
              <w:rPr>
                <w:sz w:val="27"/>
                <w:szCs w:val="27"/>
              </w:rPr>
              <w:t>brandList</w:t>
            </w:r>
          </w:p>
        </w:tc>
        <w:tc>
          <w:tcPr>
            <w:tcW w:w="1696" w:type="dxa"/>
          </w:tcPr>
          <w:p w:rsidR="005A63D7" w:rsidRDefault="005A63D7" w:rsidP="00451CCF">
            <w:r>
              <w:t>List</w:t>
            </w:r>
          </w:p>
        </w:tc>
        <w:tc>
          <w:tcPr>
            <w:tcW w:w="4830" w:type="dxa"/>
          </w:tcPr>
          <w:p w:rsidR="005A63D7" w:rsidRDefault="005A63D7" w:rsidP="00451CCF">
            <w:r>
              <w:rPr>
                <w:rFonts w:hAnsi="宋体"/>
              </w:rPr>
              <w:t>品牌列表</w:t>
            </w:r>
          </w:p>
        </w:tc>
      </w:tr>
      <w:tr w:rsidR="005A63D7" w:rsidTr="00451CCF">
        <w:tc>
          <w:tcPr>
            <w:tcW w:w="1996" w:type="dxa"/>
            <w:shd w:val="clear" w:color="auto" w:fill="F2F2F2"/>
          </w:tcPr>
          <w:p w:rsidR="005A63D7" w:rsidRDefault="005A63D7" w:rsidP="00451CCF">
            <w:pPr>
              <w:rPr>
                <w:sz w:val="27"/>
                <w:szCs w:val="27"/>
              </w:rPr>
            </w:pPr>
            <w:r>
              <w:rPr>
                <w:sz w:val="27"/>
                <w:szCs w:val="27"/>
              </w:rPr>
              <w:t>SSQList</w:t>
            </w:r>
          </w:p>
        </w:tc>
        <w:tc>
          <w:tcPr>
            <w:tcW w:w="1696" w:type="dxa"/>
          </w:tcPr>
          <w:p w:rsidR="005A63D7" w:rsidRDefault="005A63D7" w:rsidP="00451CCF">
            <w:r>
              <w:rPr>
                <w:rFonts w:hint="eastAsia"/>
              </w:rPr>
              <w:t>List</w:t>
            </w:r>
          </w:p>
        </w:tc>
        <w:tc>
          <w:tcPr>
            <w:tcW w:w="4830" w:type="dxa"/>
          </w:tcPr>
          <w:p w:rsidR="005A63D7" w:rsidRDefault="005A63D7" w:rsidP="00451CCF">
            <w:pPr>
              <w:rPr>
                <w:rFonts w:hAnsi="宋体"/>
              </w:rPr>
            </w:pPr>
            <w:r>
              <w:rPr>
                <w:rFonts w:hAnsi="宋体" w:hint="eastAsia"/>
              </w:rPr>
              <w:t>区县列表（当接口传参省，市，返回对应的区县列表；默认是</w:t>
            </w:r>
            <w:r>
              <w:rPr>
                <w:rFonts w:hAnsi="宋体" w:hint="eastAsia"/>
              </w:rPr>
              <w:t>null</w:t>
            </w:r>
            <w:r>
              <w:rPr>
                <w:rFonts w:hAnsi="宋体" w:hint="eastAsia"/>
              </w:rPr>
              <w:t>）</w:t>
            </w:r>
          </w:p>
        </w:tc>
      </w:tr>
      <w:tr w:rsidR="005A63D7" w:rsidTr="00451CCF">
        <w:tc>
          <w:tcPr>
            <w:tcW w:w="1996" w:type="dxa"/>
            <w:shd w:val="clear" w:color="auto" w:fill="F2F2F2"/>
          </w:tcPr>
          <w:p w:rsidR="005A63D7" w:rsidRDefault="005A63D7" w:rsidP="00451CCF">
            <w:r>
              <w:rPr>
                <w:rFonts w:hint="eastAsia"/>
              </w:rPr>
              <w:t>listHomeIco</w:t>
            </w:r>
          </w:p>
        </w:tc>
        <w:tc>
          <w:tcPr>
            <w:tcW w:w="1696" w:type="dxa"/>
          </w:tcPr>
          <w:p w:rsidR="005A63D7" w:rsidRDefault="005A63D7" w:rsidP="00451CCF">
            <w:r>
              <w:rPr>
                <w:rFonts w:hint="eastAsia"/>
              </w:rPr>
              <w:t>List</w:t>
            </w:r>
          </w:p>
        </w:tc>
        <w:tc>
          <w:tcPr>
            <w:tcW w:w="4830" w:type="dxa"/>
          </w:tcPr>
          <w:p w:rsidR="005A63D7" w:rsidRDefault="005A63D7" w:rsidP="00451CCF">
            <w:r>
              <w:rPr>
                <w:rFonts w:hint="eastAsia"/>
              </w:rPr>
              <w:t>小标签</w:t>
            </w:r>
          </w:p>
        </w:tc>
      </w:tr>
    </w:tbl>
    <w:p w:rsidR="005A63D7" w:rsidRDefault="005A63D7" w:rsidP="005A63D7">
      <w:r>
        <w:t>YytList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599"/>
        <w:gridCol w:w="4830"/>
      </w:tblGrid>
      <w:tr w:rsidR="005A63D7" w:rsidTr="00451CCF">
        <w:tc>
          <w:tcPr>
            <w:tcW w:w="2093" w:type="dxa"/>
            <w:shd w:val="clear" w:color="auto" w:fill="BFBFBF"/>
          </w:tcPr>
          <w:p w:rsidR="005A63D7" w:rsidRDefault="005A63D7" w:rsidP="00451CCF">
            <w:r>
              <w:t>Key</w:t>
            </w:r>
          </w:p>
        </w:tc>
        <w:tc>
          <w:tcPr>
            <w:tcW w:w="1599" w:type="dxa"/>
            <w:shd w:val="clear" w:color="auto" w:fill="BFBFBF"/>
          </w:tcPr>
          <w:p w:rsidR="005A63D7" w:rsidRDefault="005A63D7" w:rsidP="00451CCF">
            <w:r>
              <w:t>类型</w:t>
            </w:r>
          </w:p>
        </w:tc>
        <w:tc>
          <w:tcPr>
            <w:tcW w:w="4830" w:type="dxa"/>
            <w:shd w:val="clear" w:color="auto" w:fill="BFBFBF"/>
          </w:tcPr>
          <w:p w:rsidR="005A63D7" w:rsidRDefault="005A63D7" w:rsidP="00451CCF">
            <w:r>
              <w:t>注释</w:t>
            </w:r>
          </w:p>
        </w:tc>
      </w:tr>
      <w:tr w:rsidR="005A63D7" w:rsidTr="00451CCF">
        <w:tc>
          <w:tcPr>
            <w:tcW w:w="2093" w:type="dxa"/>
            <w:shd w:val="clear" w:color="auto" w:fill="F2F2F2"/>
          </w:tcPr>
          <w:p w:rsidR="005A63D7" w:rsidRDefault="005A63D7" w:rsidP="00451CCF">
            <w:r>
              <w:t>ID</w:t>
            </w:r>
          </w:p>
        </w:tc>
        <w:tc>
          <w:tcPr>
            <w:tcW w:w="1599" w:type="dxa"/>
          </w:tcPr>
          <w:p w:rsidR="005A63D7" w:rsidRDefault="005A63D7" w:rsidP="00451CCF">
            <w:r>
              <w:t>String</w:t>
            </w:r>
          </w:p>
        </w:tc>
        <w:tc>
          <w:tcPr>
            <w:tcW w:w="4830" w:type="dxa"/>
          </w:tcPr>
          <w:p w:rsidR="005A63D7" w:rsidRDefault="005A63D7" w:rsidP="00451CCF">
            <w:r>
              <w:t>营业厅</w:t>
            </w:r>
            <w:r>
              <w:t>ID</w:t>
            </w:r>
          </w:p>
        </w:tc>
      </w:tr>
      <w:tr w:rsidR="005A63D7" w:rsidTr="00451CCF">
        <w:tc>
          <w:tcPr>
            <w:tcW w:w="2093" w:type="dxa"/>
            <w:shd w:val="clear" w:color="auto" w:fill="F2F2F2"/>
          </w:tcPr>
          <w:p w:rsidR="005A63D7" w:rsidRDefault="005A63D7" w:rsidP="00451CCF">
            <w:r>
              <w:t>YYT_NAME</w:t>
            </w:r>
          </w:p>
        </w:tc>
        <w:tc>
          <w:tcPr>
            <w:tcW w:w="1599" w:type="dxa"/>
          </w:tcPr>
          <w:p w:rsidR="005A63D7" w:rsidRDefault="005A63D7" w:rsidP="00451CCF">
            <w:r>
              <w:t>String</w:t>
            </w:r>
          </w:p>
        </w:tc>
        <w:tc>
          <w:tcPr>
            <w:tcW w:w="4830" w:type="dxa"/>
          </w:tcPr>
          <w:p w:rsidR="005A63D7" w:rsidRDefault="005A63D7" w:rsidP="00451CCF">
            <w:r>
              <w:t>营业厅名称</w:t>
            </w:r>
          </w:p>
        </w:tc>
      </w:tr>
      <w:tr w:rsidR="005A63D7" w:rsidTr="00451CCF">
        <w:tc>
          <w:tcPr>
            <w:tcW w:w="2093" w:type="dxa"/>
            <w:shd w:val="clear" w:color="auto" w:fill="F2F2F2"/>
          </w:tcPr>
          <w:p w:rsidR="005A63D7" w:rsidRDefault="005A63D7" w:rsidP="00451CCF">
            <w:r>
              <w:t>YYT_ADDRESS</w:t>
            </w:r>
          </w:p>
        </w:tc>
        <w:tc>
          <w:tcPr>
            <w:tcW w:w="1599" w:type="dxa"/>
          </w:tcPr>
          <w:p w:rsidR="005A63D7" w:rsidRDefault="005A63D7" w:rsidP="00451CCF">
            <w:r>
              <w:t>String</w:t>
            </w:r>
          </w:p>
        </w:tc>
        <w:tc>
          <w:tcPr>
            <w:tcW w:w="4830" w:type="dxa"/>
          </w:tcPr>
          <w:p w:rsidR="005A63D7" w:rsidRDefault="005A63D7" w:rsidP="00451CCF">
            <w:r>
              <w:t>地址</w:t>
            </w:r>
          </w:p>
        </w:tc>
      </w:tr>
      <w:tr w:rsidR="005A63D7" w:rsidTr="00451CCF">
        <w:tc>
          <w:tcPr>
            <w:tcW w:w="2093" w:type="dxa"/>
            <w:shd w:val="clear" w:color="auto" w:fill="F2F2F2"/>
          </w:tcPr>
          <w:p w:rsidR="005A63D7" w:rsidRDefault="005A63D7" w:rsidP="00451CCF">
            <w:r>
              <w:t>YYT_TEL</w:t>
            </w:r>
          </w:p>
        </w:tc>
        <w:tc>
          <w:tcPr>
            <w:tcW w:w="1599" w:type="dxa"/>
          </w:tcPr>
          <w:p w:rsidR="005A63D7" w:rsidRDefault="005A63D7" w:rsidP="00451CCF">
            <w:r>
              <w:t>String</w:t>
            </w:r>
          </w:p>
        </w:tc>
        <w:tc>
          <w:tcPr>
            <w:tcW w:w="4830" w:type="dxa"/>
          </w:tcPr>
          <w:p w:rsidR="005A63D7" w:rsidRDefault="005A63D7" w:rsidP="00451CCF">
            <w:r>
              <w:t>电话号码</w:t>
            </w:r>
          </w:p>
        </w:tc>
      </w:tr>
      <w:tr w:rsidR="005A63D7" w:rsidTr="00451CCF">
        <w:tc>
          <w:tcPr>
            <w:tcW w:w="2093" w:type="dxa"/>
            <w:shd w:val="clear" w:color="auto" w:fill="F2F2F2"/>
          </w:tcPr>
          <w:p w:rsidR="005A63D7" w:rsidRDefault="005A63D7" w:rsidP="00451CCF">
            <w:r>
              <w:t>YYT_TRADECYCLE</w:t>
            </w:r>
          </w:p>
        </w:tc>
        <w:tc>
          <w:tcPr>
            <w:tcW w:w="1599" w:type="dxa"/>
          </w:tcPr>
          <w:p w:rsidR="005A63D7" w:rsidRDefault="005A63D7" w:rsidP="00451CCF">
            <w:r>
              <w:t>String</w:t>
            </w:r>
          </w:p>
        </w:tc>
        <w:tc>
          <w:tcPr>
            <w:tcW w:w="4830" w:type="dxa"/>
          </w:tcPr>
          <w:p w:rsidR="005A63D7" w:rsidRDefault="005A63D7" w:rsidP="00451CCF">
            <w:r>
              <w:t>营业周期</w:t>
            </w:r>
          </w:p>
        </w:tc>
      </w:tr>
      <w:tr w:rsidR="005A63D7" w:rsidTr="00451CCF">
        <w:tc>
          <w:tcPr>
            <w:tcW w:w="2093" w:type="dxa"/>
            <w:shd w:val="clear" w:color="auto" w:fill="F2F2F2"/>
          </w:tcPr>
          <w:p w:rsidR="005A63D7" w:rsidRDefault="005A63D7" w:rsidP="00451CCF">
            <w:r>
              <w:t>YYT_TRADETIME</w:t>
            </w:r>
          </w:p>
        </w:tc>
        <w:tc>
          <w:tcPr>
            <w:tcW w:w="1599" w:type="dxa"/>
          </w:tcPr>
          <w:p w:rsidR="005A63D7" w:rsidRDefault="005A63D7" w:rsidP="00451CCF">
            <w:r>
              <w:t>String</w:t>
            </w:r>
          </w:p>
        </w:tc>
        <w:tc>
          <w:tcPr>
            <w:tcW w:w="4830" w:type="dxa"/>
          </w:tcPr>
          <w:p w:rsidR="005A63D7" w:rsidRDefault="005A63D7" w:rsidP="00451CCF">
            <w:r>
              <w:t>营业时间</w:t>
            </w:r>
          </w:p>
        </w:tc>
      </w:tr>
      <w:tr w:rsidR="005A63D7" w:rsidTr="00451CCF">
        <w:tc>
          <w:tcPr>
            <w:tcW w:w="2093" w:type="dxa"/>
            <w:shd w:val="clear" w:color="auto" w:fill="F2F2F2"/>
          </w:tcPr>
          <w:p w:rsidR="005A63D7" w:rsidRDefault="005A63D7" w:rsidP="00451CCF">
            <w:r>
              <w:t>YYT_LOGO</w:t>
            </w:r>
          </w:p>
        </w:tc>
        <w:tc>
          <w:tcPr>
            <w:tcW w:w="1599" w:type="dxa"/>
          </w:tcPr>
          <w:p w:rsidR="005A63D7" w:rsidRDefault="005A63D7" w:rsidP="00451CCF">
            <w:r>
              <w:t>String</w:t>
            </w:r>
          </w:p>
        </w:tc>
        <w:tc>
          <w:tcPr>
            <w:tcW w:w="4830" w:type="dxa"/>
          </w:tcPr>
          <w:p w:rsidR="005A63D7" w:rsidRDefault="005A63D7" w:rsidP="00451CCF">
            <w:r>
              <w:t>图片地址</w:t>
            </w:r>
          </w:p>
        </w:tc>
      </w:tr>
      <w:tr w:rsidR="005A63D7" w:rsidTr="00451CCF">
        <w:tc>
          <w:tcPr>
            <w:tcW w:w="2093" w:type="dxa"/>
            <w:shd w:val="clear" w:color="auto" w:fill="F2F2F2"/>
          </w:tcPr>
          <w:p w:rsidR="005A63D7" w:rsidRDefault="005A63D7" w:rsidP="00451CCF">
            <w:r>
              <w:t>YYT_TYPE</w:t>
            </w:r>
          </w:p>
        </w:tc>
        <w:tc>
          <w:tcPr>
            <w:tcW w:w="1599" w:type="dxa"/>
          </w:tcPr>
          <w:p w:rsidR="005A63D7" w:rsidRDefault="005A63D7" w:rsidP="00451CCF">
            <w:r>
              <w:rPr>
                <w:rFonts w:hint="eastAsia"/>
              </w:rPr>
              <w:t>int</w:t>
            </w:r>
          </w:p>
        </w:tc>
        <w:tc>
          <w:tcPr>
            <w:tcW w:w="4830" w:type="dxa"/>
          </w:tcPr>
          <w:p w:rsidR="005A63D7" w:rsidRDefault="005A63D7" w:rsidP="00451CCF">
            <w:r>
              <w:rPr>
                <w:rFonts w:hint="eastAsia"/>
              </w:rPr>
              <w:t>1</w:t>
            </w:r>
            <w:r>
              <w:rPr>
                <w:rFonts w:hint="eastAsia"/>
              </w:rPr>
              <w:t>正常营业</w:t>
            </w:r>
            <w:r>
              <w:rPr>
                <w:rFonts w:hint="eastAsia"/>
              </w:rPr>
              <w:t xml:space="preserve"> 2</w:t>
            </w:r>
            <w:r>
              <w:rPr>
                <w:rFonts w:hint="eastAsia"/>
              </w:rPr>
              <w:t>暂停营业</w:t>
            </w:r>
            <w:r>
              <w:rPr>
                <w:rFonts w:hint="eastAsia"/>
              </w:rPr>
              <w:t xml:space="preserve"> 3</w:t>
            </w:r>
            <w:r>
              <w:rPr>
                <w:rFonts w:hint="eastAsia"/>
              </w:rPr>
              <w:t>关闭</w:t>
            </w:r>
          </w:p>
        </w:tc>
      </w:tr>
      <w:tr w:rsidR="005A63D7" w:rsidTr="00451CCF">
        <w:tc>
          <w:tcPr>
            <w:tcW w:w="2093" w:type="dxa"/>
            <w:shd w:val="clear" w:color="auto" w:fill="F2F2F2"/>
          </w:tcPr>
          <w:p w:rsidR="005A63D7" w:rsidRDefault="005A63D7" w:rsidP="00451CCF">
            <w:r>
              <w:rPr>
                <w:rFonts w:hint="eastAsia"/>
              </w:rPr>
              <w:lastRenderedPageBreak/>
              <w:t>START</w:t>
            </w:r>
          </w:p>
        </w:tc>
        <w:tc>
          <w:tcPr>
            <w:tcW w:w="1599" w:type="dxa"/>
          </w:tcPr>
          <w:p w:rsidR="005A63D7" w:rsidRDefault="005A63D7" w:rsidP="00451CCF">
            <w:r>
              <w:rPr>
                <w:rFonts w:hint="eastAsia"/>
              </w:rPr>
              <w:t>String</w:t>
            </w:r>
          </w:p>
        </w:tc>
        <w:tc>
          <w:tcPr>
            <w:tcW w:w="4830" w:type="dxa"/>
          </w:tcPr>
          <w:p w:rsidR="005A63D7" w:rsidRDefault="005A63D7" w:rsidP="00451CCF">
            <w:r>
              <w:rPr>
                <w:rFonts w:hint="eastAsia"/>
              </w:rPr>
              <w:t>yyyy_MM-dd</w:t>
            </w:r>
          </w:p>
        </w:tc>
      </w:tr>
      <w:tr w:rsidR="005A63D7" w:rsidTr="00451CCF">
        <w:tc>
          <w:tcPr>
            <w:tcW w:w="2093" w:type="dxa"/>
            <w:shd w:val="clear" w:color="auto" w:fill="F2F2F2"/>
          </w:tcPr>
          <w:p w:rsidR="005A63D7" w:rsidRDefault="005A63D7" w:rsidP="00451CCF">
            <w:r>
              <w:rPr>
                <w:rFonts w:hint="eastAsia"/>
              </w:rPr>
              <w:t>END</w:t>
            </w:r>
          </w:p>
        </w:tc>
        <w:tc>
          <w:tcPr>
            <w:tcW w:w="1599" w:type="dxa"/>
          </w:tcPr>
          <w:p w:rsidR="005A63D7" w:rsidRDefault="005A63D7" w:rsidP="00451CCF">
            <w:r>
              <w:rPr>
                <w:rFonts w:hint="eastAsia"/>
              </w:rPr>
              <w:t>String</w:t>
            </w:r>
          </w:p>
        </w:tc>
        <w:tc>
          <w:tcPr>
            <w:tcW w:w="4830" w:type="dxa"/>
          </w:tcPr>
          <w:p w:rsidR="005A63D7" w:rsidRDefault="005A63D7" w:rsidP="00451CCF">
            <w:r>
              <w:rPr>
                <w:rFonts w:hint="eastAsia"/>
              </w:rPr>
              <w:t>yyyy_MM-dd</w:t>
            </w:r>
          </w:p>
        </w:tc>
      </w:tr>
      <w:tr w:rsidR="005A63D7" w:rsidTr="00451CCF">
        <w:tc>
          <w:tcPr>
            <w:tcW w:w="2093" w:type="dxa"/>
            <w:shd w:val="clear" w:color="auto" w:fill="F2F2F2"/>
          </w:tcPr>
          <w:p w:rsidR="005A63D7" w:rsidRDefault="005A63D7" w:rsidP="00451CCF">
            <w:r>
              <w:rPr>
                <w:rFonts w:hint="eastAsia"/>
              </w:rPr>
              <w:t>YYT_NAME</w:t>
            </w:r>
          </w:p>
        </w:tc>
        <w:tc>
          <w:tcPr>
            <w:tcW w:w="1599" w:type="dxa"/>
          </w:tcPr>
          <w:p w:rsidR="005A63D7" w:rsidRDefault="005A63D7" w:rsidP="00451CCF">
            <w:r>
              <w:rPr>
                <w:rFonts w:hint="eastAsia"/>
              </w:rPr>
              <w:t>String</w:t>
            </w:r>
          </w:p>
        </w:tc>
        <w:tc>
          <w:tcPr>
            <w:tcW w:w="4830" w:type="dxa"/>
          </w:tcPr>
          <w:p w:rsidR="005A63D7" w:rsidRDefault="005A63D7" w:rsidP="00451CCF">
            <w:r>
              <w:rPr>
                <w:rFonts w:hint="eastAsia"/>
              </w:rPr>
              <w:t>参数</w:t>
            </w:r>
            <w:r>
              <w:rPr>
                <w:rFonts w:hint="eastAsia"/>
              </w:rPr>
              <w:t>fenlei=2</w:t>
            </w:r>
            <w:r>
              <w:rPr>
                <w:rFonts w:hint="eastAsia"/>
              </w:rPr>
              <w:t>时有【品牌名称】、</w:t>
            </w:r>
          </w:p>
        </w:tc>
      </w:tr>
      <w:tr w:rsidR="005A63D7" w:rsidTr="00451CCF">
        <w:tc>
          <w:tcPr>
            <w:tcW w:w="2093" w:type="dxa"/>
            <w:shd w:val="clear" w:color="auto" w:fill="F2F2F2"/>
          </w:tcPr>
          <w:p w:rsidR="005A63D7" w:rsidRDefault="005A63D7" w:rsidP="00451CCF">
            <w:r>
              <w:rPr>
                <w:rFonts w:hint="eastAsia"/>
              </w:rPr>
              <w:t>YYT_LEVEL</w:t>
            </w:r>
          </w:p>
        </w:tc>
        <w:tc>
          <w:tcPr>
            <w:tcW w:w="1599" w:type="dxa"/>
          </w:tcPr>
          <w:p w:rsidR="005A63D7" w:rsidRDefault="005A63D7" w:rsidP="00451CCF">
            <w:r>
              <w:rPr>
                <w:rFonts w:hint="eastAsia"/>
              </w:rPr>
              <w:t>String</w:t>
            </w:r>
          </w:p>
        </w:tc>
        <w:tc>
          <w:tcPr>
            <w:tcW w:w="4830" w:type="dxa"/>
          </w:tcPr>
          <w:p w:rsidR="005A63D7" w:rsidRDefault="005A63D7" w:rsidP="00451CCF">
            <w:r>
              <w:rPr>
                <w:rFonts w:hint="eastAsia"/>
              </w:rPr>
              <w:t>参数</w:t>
            </w:r>
            <w:r>
              <w:rPr>
                <w:rFonts w:hint="eastAsia"/>
              </w:rPr>
              <w:t>fenlei=1</w:t>
            </w:r>
            <w:r>
              <w:rPr>
                <w:rFonts w:hint="eastAsia"/>
              </w:rPr>
              <w:t>时有【等级】</w:t>
            </w:r>
          </w:p>
        </w:tc>
      </w:tr>
      <w:tr w:rsidR="005A63D7" w:rsidTr="00451CCF">
        <w:tc>
          <w:tcPr>
            <w:tcW w:w="2093" w:type="dxa"/>
            <w:shd w:val="clear" w:color="auto" w:fill="F2F2F2"/>
          </w:tcPr>
          <w:p w:rsidR="005A63D7" w:rsidRDefault="005A63D7" w:rsidP="00451CCF">
            <w:pPr>
              <w:rPr>
                <w:color w:val="FF0000"/>
                <w:highlight w:val="yellow"/>
              </w:rPr>
            </w:pPr>
          </w:p>
        </w:tc>
        <w:tc>
          <w:tcPr>
            <w:tcW w:w="1599" w:type="dxa"/>
          </w:tcPr>
          <w:p w:rsidR="005A63D7" w:rsidRDefault="005A63D7" w:rsidP="00451CCF">
            <w:pPr>
              <w:rPr>
                <w:color w:val="FF0000"/>
                <w:highlight w:val="yellow"/>
              </w:rPr>
            </w:pPr>
          </w:p>
        </w:tc>
        <w:tc>
          <w:tcPr>
            <w:tcW w:w="4830" w:type="dxa"/>
          </w:tcPr>
          <w:p w:rsidR="005A63D7" w:rsidRDefault="005A63D7" w:rsidP="00451CCF">
            <w:pPr>
              <w:rPr>
                <w:color w:val="FF0000"/>
                <w:highlight w:val="yellow"/>
              </w:rPr>
            </w:pPr>
          </w:p>
        </w:tc>
      </w:tr>
    </w:tbl>
    <w:p w:rsidR="005A63D7" w:rsidRDefault="005A63D7" w:rsidP="005A63D7">
      <w:r>
        <w:rPr>
          <w:rFonts w:hint="eastAsia"/>
        </w:rPr>
        <w:t>listHoomeIco</w:t>
      </w:r>
      <w:r>
        <w:t>是一个</w:t>
      </w:r>
      <w:r>
        <w:t>List</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5A63D7" w:rsidTr="00451CCF">
        <w:tc>
          <w:tcPr>
            <w:tcW w:w="1919" w:type="dxa"/>
            <w:shd w:val="clear" w:color="auto" w:fill="BFBFBF"/>
          </w:tcPr>
          <w:p w:rsidR="005A63D7" w:rsidRDefault="005A63D7" w:rsidP="00451CCF">
            <w:pPr>
              <w:rPr>
                <w:b/>
              </w:rPr>
            </w:pPr>
            <w:r>
              <w:rPr>
                <w:b/>
              </w:rPr>
              <w:t>Key</w:t>
            </w:r>
          </w:p>
        </w:tc>
        <w:tc>
          <w:tcPr>
            <w:tcW w:w="1589" w:type="dxa"/>
            <w:shd w:val="clear" w:color="auto" w:fill="BFBFBF"/>
          </w:tcPr>
          <w:p w:rsidR="005A63D7" w:rsidRDefault="005A63D7" w:rsidP="00451CCF">
            <w:pPr>
              <w:rPr>
                <w:b/>
              </w:rPr>
            </w:pPr>
            <w:r>
              <w:rPr>
                <w:b/>
              </w:rPr>
              <w:t>类型</w:t>
            </w:r>
          </w:p>
        </w:tc>
        <w:tc>
          <w:tcPr>
            <w:tcW w:w="4821" w:type="dxa"/>
            <w:shd w:val="clear" w:color="auto" w:fill="BFBFBF"/>
          </w:tcPr>
          <w:p w:rsidR="005A63D7" w:rsidRDefault="005A63D7" w:rsidP="00451CCF">
            <w:pPr>
              <w:rPr>
                <w:b/>
              </w:rPr>
            </w:pPr>
            <w:r>
              <w:rPr>
                <w:b/>
              </w:rPr>
              <w:t>注释</w:t>
            </w:r>
          </w:p>
        </w:tc>
      </w:tr>
      <w:tr w:rsidR="005A63D7" w:rsidTr="00451CCF">
        <w:tc>
          <w:tcPr>
            <w:tcW w:w="1919" w:type="dxa"/>
            <w:shd w:val="clear" w:color="auto" w:fill="F2F2F2"/>
          </w:tcPr>
          <w:p w:rsidR="005A63D7" w:rsidRDefault="005A63D7" w:rsidP="00451CCF">
            <w:r>
              <w:t>url</w:t>
            </w:r>
          </w:p>
        </w:tc>
        <w:tc>
          <w:tcPr>
            <w:tcW w:w="1589" w:type="dxa"/>
          </w:tcPr>
          <w:p w:rsidR="005A63D7" w:rsidRDefault="005A63D7" w:rsidP="00451CCF">
            <w:r>
              <w:t>String</w:t>
            </w:r>
          </w:p>
        </w:tc>
        <w:tc>
          <w:tcPr>
            <w:tcW w:w="4821" w:type="dxa"/>
          </w:tcPr>
          <w:p w:rsidR="005A63D7" w:rsidRDefault="005A63D7" w:rsidP="00451CCF">
            <w:r>
              <w:rPr>
                <w:rFonts w:hint="eastAsia"/>
              </w:rPr>
              <w:t>图片地址</w:t>
            </w:r>
          </w:p>
        </w:tc>
      </w:tr>
      <w:tr w:rsidR="005A63D7" w:rsidTr="00451CCF">
        <w:tc>
          <w:tcPr>
            <w:tcW w:w="1919" w:type="dxa"/>
            <w:shd w:val="clear" w:color="auto" w:fill="F2F2F2"/>
          </w:tcPr>
          <w:p w:rsidR="005A63D7" w:rsidRDefault="005A63D7" w:rsidP="00451CCF">
            <w:r>
              <w:t>id</w:t>
            </w:r>
          </w:p>
        </w:tc>
        <w:tc>
          <w:tcPr>
            <w:tcW w:w="1589" w:type="dxa"/>
          </w:tcPr>
          <w:p w:rsidR="005A63D7" w:rsidRDefault="005A63D7" w:rsidP="00451CCF">
            <w:r>
              <w:rPr>
                <w:rFonts w:hint="eastAsia"/>
              </w:rPr>
              <w:t>String</w:t>
            </w:r>
          </w:p>
        </w:tc>
        <w:tc>
          <w:tcPr>
            <w:tcW w:w="4821" w:type="dxa"/>
          </w:tcPr>
          <w:p w:rsidR="005A63D7" w:rsidRDefault="005A63D7" w:rsidP="00451CCF">
            <w:r>
              <w:t>I</w:t>
            </w:r>
            <w:r>
              <w:rPr>
                <w:rFonts w:hint="eastAsia"/>
              </w:rPr>
              <w:t>d</w:t>
            </w:r>
          </w:p>
        </w:tc>
      </w:tr>
      <w:tr w:rsidR="005A63D7" w:rsidTr="00451CCF">
        <w:tc>
          <w:tcPr>
            <w:tcW w:w="1919" w:type="dxa"/>
            <w:shd w:val="clear" w:color="auto" w:fill="F2F2F2"/>
          </w:tcPr>
          <w:p w:rsidR="005A63D7" w:rsidRDefault="005A63D7" w:rsidP="00451CCF">
            <w:r>
              <w:t>iconame</w:t>
            </w:r>
          </w:p>
        </w:tc>
        <w:tc>
          <w:tcPr>
            <w:tcW w:w="1589" w:type="dxa"/>
          </w:tcPr>
          <w:p w:rsidR="005A63D7" w:rsidRDefault="005A63D7" w:rsidP="00451CCF">
            <w:r>
              <w:rPr>
                <w:rFonts w:hint="eastAsia"/>
              </w:rPr>
              <w:t>String</w:t>
            </w:r>
          </w:p>
        </w:tc>
        <w:tc>
          <w:tcPr>
            <w:tcW w:w="4821" w:type="dxa"/>
          </w:tcPr>
          <w:p w:rsidR="005A63D7" w:rsidRDefault="005A63D7" w:rsidP="00451CCF">
            <w:r>
              <w:rPr>
                <w:rFonts w:hint="eastAsia"/>
              </w:rPr>
              <w:t>名称</w:t>
            </w:r>
          </w:p>
        </w:tc>
      </w:tr>
      <w:tr w:rsidR="005A63D7" w:rsidTr="00451CCF">
        <w:tc>
          <w:tcPr>
            <w:tcW w:w="1919" w:type="dxa"/>
            <w:shd w:val="clear" w:color="auto" w:fill="F2F2F2"/>
          </w:tcPr>
          <w:p w:rsidR="005A63D7" w:rsidRDefault="005A63D7" w:rsidP="00451CCF">
            <w:r>
              <w:t>summary</w:t>
            </w:r>
          </w:p>
        </w:tc>
        <w:tc>
          <w:tcPr>
            <w:tcW w:w="1589" w:type="dxa"/>
          </w:tcPr>
          <w:p w:rsidR="005A63D7" w:rsidRDefault="005A63D7" w:rsidP="00451CCF">
            <w:r>
              <w:rPr>
                <w:rFonts w:hint="eastAsia"/>
              </w:rPr>
              <w:t>String</w:t>
            </w:r>
          </w:p>
        </w:tc>
        <w:tc>
          <w:tcPr>
            <w:tcW w:w="4821" w:type="dxa"/>
          </w:tcPr>
          <w:p w:rsidR="005A63D7" w:rsidRDefault="005A63D7" w:rsidP="00451CCF">
            <w:r>
              <w:rPr>
                <w:rFonts w:hint="eastAsia"/>
              </w:rPr>
              <w:t>描述</w:t>
            </w:r>
          </w:p>
        </w:tc>
      </w:tr>
    </w:tbl>
    <w:p w:rsidR="005A63D7" w:rsidRDefault="005A63D7" w:rsidP="005A63D7">
      <w:r>
        <w:rPr>
          <w:sz w:val="27"/>
          <w:szCs w:val="27"/>
        </w:rPr>
        <w:t>SSQList</w:t>
      </w:r>
      <w:r>
        <w:t>是一个</w:t>
      </w:r>
      <w:r>
        <w:t>List</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5A63D7" w:rsidTr="00451CCF">
        <w:tc>
          <w:tcPr>
            <w:tcW w:w="1919" w:type="dxa"/>
            <w:shd w:val="clear" w:color="auto" w:fill="BFBFBF"/>
          </w:tcPr>
          <w:p w:rsidR="005A63D7" w:rsidRDefault="005A63D7" w:rsidP="00451CCF">
            <w:pPr>
              <w:rPr>
                <w:b/>
              </w:rPr>
            </w:pPr>
            <w:r>
              <w:rPr>
                <w:b/>
              </w:rPr>
              <w:t>Key</w:t>
            </w:r>
          </w:p>
        </w:tc>
        <w:tc>
          <w:tcPr>
            <w:tcW w:w="1589" w:type="dxa"/>
            <w:shd w:val="clear" w:color="auto" w:fill="BFBFBF"/>
          </w:tcPr>
          <w:p w:rsidR="005A63D7" w:rsidRDefault="005A63D7" w:rsidP="00451CCF">
            <w:pPr>
              <w:rPr>
                <w:b/>
              </w:rPr>
            </w:pPr>
            <w:r>
              <w:rPr>
                <w:b/>
              </w:rPr>
              <w:t>类型</w:t>
            </w:r>
          </w:p>
        </w:tc>
        <w:tc>
          <w:tcPr>
            <w:tcW w:w="4821" w:type="dxa"/>
            <w:shd w:val="clear" w:color="auto" w:fill="BFBFBF"/>
          </w:tcPr>
          <w:p w:rsidR="005A63D7" w:rsidRDefault="005A63D7" w:rsidP="00451CCF">
            <w:pPr>
              <w:rPr>
                <w:b/>
              </w:rPr>
            </w:pPr>
            <w:r>
              <w:rPr>
                <w:b/>
              </w:rPr>
              <w:t>注释</w:t>
            </w:r>
          </w:p>
        </w:tc>
      </w:tr>
      <w:tr w:rsidR="005A63D7" w:rsidTr="00451CCF">
        <w:trPr>
          <w:trHeight w:val="235"/>
        </w:trPr>
        <w:tc>
          <w:tcPr>
            <w:tcW w:w="1919" w:type="dxa"/>
            <w:shd w:val="clear" w:color="auto" w:fill="F2F2F2"/>
          </w:tcPr>
          <w:p w:rsidR="005A63D7" w:rsidRDefault="005A63D7" w:rsidP="00451CCF">
            <w:r>
              <w:t>name</w:t>
            </w:r>
          </w:p>
        </w:tc>
        <w:tc>
          <w:tcPr>
            <w:tcW w:w="1589" w:type="dxa"/>
          </w:tcPr>
          <w:p w:rsidR="005A63D7" w:rsidRDefault="005A63D7" w:rsidP="00451CCF">
            <w:r>
              <w:t>String</w:t>
            </w:r>
          </w:p>
        </w:tc>
        <w:tc>
          <w:tcPr>
            <w:tcW w:w="4821" w:type="dxa"/>
          </w:tcPr>
          <w:p w:rsidR="005A63D7" w:rsidRDefault="005A63D7" w:rsidP="00451CCF">
            <w:r>
              <w:rPr>
                <w:rFonts w:hint="eastAsia"/>
              </w:rPr>
              <w:t>区县</w:t>
            </w:r>
          </w:p>
        </w:tc>
      </w:tr>
    </w:tbl>
    <w:p w:rsidR="005A63D7" w:rsidRPr="00D37356" w:rsidRDefault="005A63D7" w:rsidP="005A63D7">
      <w:pPr>
        <w:rPr>
          <w:b/>
          <w:color w:val="FF0000"/>
        </w:rPr>
      </w:pPr>
      <w:r>
        <w:rPr>
          <w:rFonts w:hint="eastAsia"/>
          <w:b/>
          <w:color w:val="FF0000"/>
        </w:rPr>
        <w:t>网点新排序规则：按照营业厅等级升序第一，首字母升序第二</w:t>
      </w:r>
    </w:p>
    <w:p w:rsidR="005A63D7" w:rsidRDefault="005A63D7" w:rsidP="002B116C">
      <w:pPr>
        <w:pStyle w:val="30"/>
        <w:numPr>
          <w:ilvl w:val="0"/>
          <w:numId w:val="3"/>
        </w:numPr>
      </w:pPr>
      <w:bookmarkStart w:id="12" w:name="_Toc405551086"/>
      <w:r>
        <w:rPr>
          <w:rFonts w:hint="eastAsia"/>
        </w:rPr>
        <w:t>网点详情</w:t>
      </w:r>
      <w:bookmarkEnd w:id="12"/>
    </w:p>
    <w:p w:rsidR="00D37356" w:rsidRDefault="00B50774" w:rsidP="00D37356">
      <w:hyperlink r:id="rId21" w:history="1">
        <w:r w:rsidR="00D37356">
          <w:rPr>
            <w:rStyle w:val="af0"/>
          </w:rPr>
          <w:t>http://101.95.48.96:8005/public/sjkf/servicenet/inter_servicenet_info?Yyt_id=113</w:t>
        </w:r>
      </w:hyperlink>
    </w:p>
    <w:p w:rsidR="00D37356" w:rsidRDefault="00D37356" w:rsidP="00D37356">
      <w:pPr>
        <w:pStyle w:val="5"/>
      </w:pPr>
      <w:r>
        <w:t>接口描述</w:t>
      </w:r>
    </w:p>
    <w:p w:rsidR="00D37356" w:rsidRDefault="00D37356" w:rsidP="00D37356">
      <w:r>
        <w:rPr>
          <w:rFonts w:hAnsi="宋体"/>
        </w:rPr>
        <w:t>获取网点的列表和详细信息</w:t>
      </w:r>
    </w:p>
    <w:p w:rsidR="00D37356" w:rsidRDefault="00D37356" w:rsidP="00D37356">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D37356" w:rsidTr="00451CCF">
        <w:tc>
          <w:tcPr>
            <w:tcW w:w="1843" w:type="dxa"/>
            <w:shd w:val="clear" w:color="auto" w:fill="BFBFBF"/>
          </w:tcPr>
          <w:p w:rsidR="00D37356" w:rsidRDefault="00D37356" w:rsidP="00451CCF">
            <w:r>
              <w:t>Key</w:t>
            </w:r>
          </w:p>
        </w:tc>
        <w:tc>
          <w:tcPr>
            <w:tcW w:w="1559" w:type="dxa"/>
            <w:shd w:val="clear" w:color="auto" w:fill="BFBFBF"/>
          </w:tcPr>
          <w:p w:rsidR="00D37356" w:rsidRDefault="00D37356" w:rsidP="00451CCF">
            <w:r>
              <w:rPr>
                <w:rFonts w:hAnsi="宋体"/>
              </w:rPr>
              <w:t>类型</w:t>
            </w:r>
          </w:p>
        </w:tc>
        <w:tc>
          <w:tcPr>
            <w:tcW w:w="709" w:type="dxa"/>
            <w:shd w:val="clear" w:color="auto" w:fill="BFBFBF"/>
          </w:tcPr>
          <w:p w:rsidR="00D37356" w:rsidRDefault="00D37356" w:rsidP="00451CCF">
            <w:r>
              <w:rPr>
                <w:rFonts w:hAnsi="宋体"/>
              </w:rPr>
              <w:t>必须</w:t>
            </w:r>
          </w:p>
        </w:tc>
        <w:tc>
          <w:tcPr>
            <w:tcW w:w="1559" w:type="dxa"/>
            <w:shd w:val="clear" w:color="auto" w:fill="BFBFBF"/>
          </w:tcPr>
          <w:p w:rsidR="00D37356" w:rsidRDefault="00D37356" w:rsidP="00451CCF">
            <w:pPr>
              <w:ind w:firstLineChars="50" w:firstLine="120"/>
            </w:pPr>
            <w:r>
              <w:rPr>
                <w:rFonts w:hAnsi="宋体"/>
              </w:rPr>
              <w:t>的长度</w:t>
            </w:r>
          </w:p>
        </w:tc>
        <w:tc>
          <w:tcPr>
            <w:tcW w:w="4111" w:type="dxa"/>
            <w:shd w:val="clear" w:color="auto" w:fill="BFBFBF"/>
          </w:tcPr>
          <w:p w:rsidR="00D37356" w:rsidRDefault="00D37356" w:rsidP="00451CCF">
            <w:r>
              <w:rPr>
                <w:rFonts w:hAnsi="宋体"/>
              </w:rPr>
              <w:t>注释</w:t>
            </w:r>
          </w:p>
        </w:tc>
      </w:tr>
      <w:tr w:rsidR="00D37356" w:rsidTr="00451CCF">
        <w:tc>
          <w:tcPr>
            <w:tcW w:w="1843" w:type="dxa"/>
            <w:shd w:val="clear" w:color="auto" w:fill="F2F2F2"/>
          </w:tcPr>
          <w:p w:rsidR="00D37356" w:rsidRDefault="00D37356" w:rsidP="00451CCF">
            <w:r>
              <w:t>Yyt_id</w:t>
            </w:r>
          </w:p>
        </w:tc>
        <w:tc>
          <w:tcPr>
            <w:tcW w:w="1559" w:type="dxa"/>
          </w:tcPr>
          <w:p w:rsidR="00D37356" w:rsidRDefault="00D37356" w:rsidP="00451CCF">
            <w:r>
              <w:t>String</w:t>
            </w:r>
          </w:p>
        </w:tc>
        <w:tc>
          <w:tcPr>
            <w:tcW w:w="709" w:type="dxa"/>
          </w:tcPr>
          <w:p w:rsidR="00D37356" w:rsidRDefault="00D37356" w:rsidP="00451CCF">
            <w:r>
              <w:rPr>
                <w:rFonts w:hAnsi="宋体"/>
              </w:rPr>
              <w:t>是</w:t>
            </w:r>
          </w:p>
        </w:tc>
        <w:tc>
          <w:tcPr>
            <w:tcW w:w="1559" w:type="dxa"/>
          </w:tcPr>
          <w:p w:rsidR="00D37356" w:rsidRDefault="00D37356" w:rsidP="00451CCF"/>
        </w:tc>
        <w:tc>
          <w:tcPr>
            <w:tcW w:w="4111" w:type="dxa"/>
          </w:tcPr>
          <w:p w:rsidR="00D37356" w:rsidRDefault="00D37356" w:rsidP="00451CCF">
            <w:r>
              <w:rPr>
                <w:rFonts w:hAnsi="宋体"/>
              </w:rPr>
              <w:t>具体某个网点的</w:t>
            </w:r>
            <w:r>
              <w:t>ID</w:t>
            </w:r>
          </w:p>
        </w:tc>
      </w:tr>
    </w:tbl>
    <w:p w:rsidR="00D37356" w:rsidRDefault="00D37356" w:rsidP="00D37356">
      <w:pPr>
        <w:pStyle w:val="5"/>
      </w:pPr>
      <w: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D37356" w:rsidTr="00451CCF">
        <w:tc>
          <w:tcPr>
            <w:tcW w:w="1996" w:type="dxa"/>
            <w:shd w:val="clear" w:color="auto" w:fill="BFBFBF"/>
          </w:tcPr>
          <w:p w:rsidR="00D37356" w:rsidRDefault="00D37356" w:rsidP="00451CCF">
            <w:r>
              <w:t>Key</w:t>
            </w:r>
          </w:p>
        </w:tc>
        <w:tc>
          <w:tcPr>
            <w:tcW w:w="1696" w:type="dxa"/>
            <w:shd w:val="clear" w:color="auto" w:fill="BFBFBF"/>
          </w:tcPr>
          <w:p w:rsidR="00D37356" w:rsidRDefault="00D37356" w:rsidP="00451CCF">
            <w:r>
              <w:rPr>
                <w:rFonts w:hAnsi="宋体"/>
              </w:rPr>
              <w:t>类型</w:t>
            </w:r>
          </w:p>
        </w:tc>
        <w:tc>
          <w:tcPr>
            <w:tcW w:w="4830" w:type="dxa"/>
            <w:shd w:val="clear" w:color="auto" w:fill="BFBFBF"/>
          </w:tcPr>
          <w:p w:rsidR="00D37356" w:rsidRDefault="00D37356" w:rsidP="00451CCF">
            <w:r>
              <w:rPr>
                <w:rFonts w:hAnsi="宋体"/>
              </w:rPr>
              <w:t>注释</w:t>
            </w:r>
          </w:p>
        </w:tc>
      </w:tr>
      <w:tr w:rsidR="00D37356" w:rsidTr="00451CCF">
        <w:tc>
          <w:tcPr>
            <w:tcW w:w="1996" w:type="dxa"/>
            <w:shd w:val="clear" w:color="auto" w:fill="F2F2F2"/>
          </w:tcPr>
          <w:p w:rsidR="00D37356" w:rsidRDefault="00D37356" w:rsidP="00451CCF">
            <w:r>
              <w:t>resCode</w:t>
            </w:r>
          </w:p>
        </w:tc>
        <w:tc>
          <w:tcPr>
            <w:tcW w:w="1696" w:type="dxa"/>
          </w:tcPr>
          <w:p w:rsidR="00D37356" w:rsidRDefault="00D37356" w:rsidP="00451CCF">
            <w:r>
              <w:t>Integer</w:t>
            </w:r>
          </w:p>
        </w:tc>
        <w:tc>
          <w:tcPr>
            <w:tcW w:w="4830" w:type="dxa"/>
          </w:tcPr>
          <w:p w:rsidR="00D37356" w:rsidRDefault="00D37356" w:rsidP="00451CCF">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w:t>
              </w:r>
              <w:r>
                <w:rPr>
                  <w:rStyle w:val="af0"/>
                  <w:rFonts w:hAnsi="宋体"/>
                </w:rPr>
                <w:lastRenderedPageBreak/>
                <w:t>码定义</w:t>
              </w:r>
            </w:hyperlink>
          </w:p>
        </w:tc>
      </w:tr>
      <w:tr w:rsidR="00D37356" w:rsidTr="00451CCF">
        <w:tc>
          <w:tcPr>
            <w:tcW w:w="1996" w:type="dxa"/>
            <w:shd w:val="clear" w:color="auto" w:fill="F2F2F2"/>
          </w:tcPr>
          <w:p w:rsidR="00D37356" w:rsidRDefault="00D37356" w:rsidP="00451CCF">
            <w:r>
              <w:rPr>
                <w:rFonts w:hint="eastAsia"/>
              </w:rPr>
              <w:lastRenderedPageBreak/>
              <w:t>r</w:t>
            </w:r>
            <w:r>
              <w:t>esInfo</w:t>
            </w:r>
          </w:p>
        </w:tc>
        <w:tc>
          <w:tcPr>
            <w:tcW w:w="1696" w:type="dxa"/>
          </w:tcPr>
          <w:p w:rsidR="00D37356" w:rsidRDefault="00D37356" w:rsidP="00451CCF">
            <w:r>
              <w:t>JSONArray</w:t>
            </w:r>
          </w:p>
        </w:tc>
        <w:tc>
          <w:tcPr>
            <w:tcW w:w="4830" w:type="dxa"/>
          </w:tcPr>
          <w:p w:rsidR="00D37356" w:rsidRDefault="00D37356" w:rsidP="00451CCF">
            <w:r>
              <w:rPr>
                <w:rFonts w:hAnsi="宋体" w:hint="eastAsia"/>
              </w:rPr>
              <w:t>网点</w:t>
            </w:r>
            <w:r>
              <w:rPr>
                <w:rFonts w:hAnsi="宋体"/>
              </w:rPr>
              <w:t>详情</w:t>
            </w:r>
          </w:p>
        </w:tc>
      </w:tr>
    </w:tbl>
    <w:p w:rsidR="00D37356" w:rsidRDefault="00D37356" w:rsidP="00D37356"/>
    <w:p w:rsidR="00D37356" w:rsidRDefault="00D37356" w:rsidP="00D37356">
      <w:r>
        <w:rPr>
          <w:rFonts w:hint="eastAsia"/>
        </w:rPr>
        <w:t>r</w:t>
      </w:r>
      <w:r>
        <w:t>esInfo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D37356" w:rsidTr="00451CCF">
        <w:tc>
          <w:tcPr>
            <w:tcW w:w="1996" w:type="dxa"/>
            <w:shd w:val="clear" w:color="auto" w:fill="BFBFBF"/>
          </w:tcPr>
          <w:p w:rsidR="00D37356" w:rsidRDefault="00D37356" w:rsidP="00451CCF">
            <w:r>
              <w:t>Key</w:t>
            </w:r>
          </w:p>
        </w:tc>
        <w:tc>
          <w:tcPr>
            <w:tcW w:w="1696" w:type="dxa"/>
            <w:shd w:val="clear" w:color="auto" w:fill="BFBFBF"/>
          </w:tcPr>
          <w:p w:rsidR="00D37356" w:rsidRDefault="00D37356" w:rsidP="00451CCF">
            <w:r>
              <w:rPr>
                <w:rFonts w:hAnsi="宋体"/>
              </w:rPr>
              <w:t>类型</w:t>
            </w:r>
          </w:p>
        </w:tc>
        <w:tc>
          <w:tcPr>
            <w:tcW w:w="4830" w:type="dxa"/>
            <w:shd w:val="clear" w:color="auto" w:fill="BFBFBF"/>
          </w:tcPr>
          <w:p w:rsidR="00D37356" w:rsidRDefault="00D37356" w:rsidP="00451CCF">
            <w:r>
              <w:rPr>
                <w:rFonts w:hAnsi="宋体"/>
              </w:rPr>
              <w:t>注释</w:t>
            </w:r>
          </w:p>
        </w:tc>
      </w:tr>
      <w:tr w:rsidR="00D37356" w:rsidTr="00451CCF">
        <w:tc>
          <w:tcPr>
            <w:tcW w:w="1996" w:type="dxa"/>
            <w:shd w:val="clear" w:color="auto" w:fill="F2F2F2"/>
          </w:tcPr>
          <w:p w:rsidR="00D37356" w:rsidRDefault="00D37356" w:rsidP="00451CCF">
            <w:r>
              <w:rPr>
                <w:rFonts w:hint="eastAsia"/>
              </w:rPr>
              <w:t>id</w:t>
            </w:r>
          </w:p>
        </w:tc>
        <w:tc>
          <w:tcPr>
            <w:tcW w:w="1696" w:type="dxa"/>
          </w:tcPr>
          <w:p w:rsidR="00D37356" w:rsidRDefault="00D37356" w:rsidP="00451CCF">
            <w:r>
              <w:rPr>
                <w:rFonts w:hint="eastAsia"/>
              </w:rPr>
              <w:t>int</w:t>
            </w:r>
          </w:p>
        </w:tc>
        <w:tc>
          <w:tcPr>
            <w:tcW w:w="4830" w:type="dxa"/>
          </w:tcPr>
          <w:p w:rsidR="00D37356" w:rsidRDefault="00D37356" w:rsidP="00451CCF">
            <w:pPr>
              <w:rPr>
                <w:rFonts w:hAnsi="宋体"/>
              </w:rPr>
            </w:pPr>
            <w:r>
              <w:rPr>
                <w:rFonts w:hAnsi="宋体" w:hint="eastAsia"/>
              </w:rPr>
              <w:t>id</w:t>
            </w:r>
          </w:p>
        </w:tc>
      </w:tr>
      <w:tr w:rsidR="00D37356" w:rsidTr="00451CCF">
        <w:tc>
          <w:tcPr>
            <w:tcW w:w="1996" w:type="dxa"/>
            <w:shd w:val="clear" w:color="auto" w:fill="F2F2F2"/>
          </w:tcPr>
          <w:p w:rsidR="00D37356" w:rsidRDefault="00D37356" w:rsidP="00451CCF">
            <w:r>
              <w:rPr>
                <w:rFonts w:hint="eastAsia"/>
              </w:rPr>
              <w:t>yytName</w:t>
            </w:r>
          </w:p>
        </w:tc>
        <w:tc>
          <w:tcPr>
            <w:tcW w:w="1696" w:type="dxa"/>
          </w:tcPr>
          <w:p w:rsidR="00D37356" w:rsidRDefault="00D37356" w:rsidP="00451CCF">
            <w:r>
              <w:t>String</w:t>
            </w:r>
          </w:p>
        </w:tc>
        <w:tc>
          <w:tcPr>
            <w:tcW w:w="4830" w:type="dxa"/>
          </w:tcPr>
          <w:p w:rsidR="00D37356" w:rsidRDefault="00D37356" w:rsidP="00451CCF">
            <w:r>
              <w:rPr>
                <w:rFonts w:hAnsi="宋体" w:hint="eastAsia"/>
              </w:rPr>
              <w:t>网店名称</w:t>
            </w:r>
          </w:p>
        </w:tc>
      </w:tr>
      <w:tr w:rsidR="00D37356" w:rsidTr="00451CCF">
        <w:tc>
          <w:tcPr>
            <w:tcW w:w="1996" w:type="dxa"/>
            <w:shd w:val="clear" w:color="auto" w:fill="F2F2F2"/>
          </w:tcPr>
          <w:p w:rsidR="00D37356" w:rsidRDefault="00D37356" w:rsidP="00451CCF">
            <w:r>
              <w:rPr>
                <w:rFonts w:hint="eastAsia"/>
              </w:rPr>
              <w:t>yytAddress</w:t>
            </w:r>
          </w:p>
        </w:tc>
        <w:tc>
          <w:tcPr>
            <w:tcW w:w="1696" w:type="dxa"/>
          </w:tcPr>
          <w:p w:rsidR="00D37356" w:rsidRDefault="00D37356" w:rsidP="00451CCF">
            <w:r>
              <w:t>String</w:t>
            </w:r>
          </w:p>
        </w:tc>
        <w:tc>
          <w:tcPr>
            <w:tcW w:w="4830" w:type="dxa"/>
          </w:tcPr>
          <w:p w:rsidR="00D37356" w:rsidRDefault="00D37356" w:rsidP="00451CCF">
            <w:r>
              <w:rPr>
                <w:rFonts w:hAnsi="宋体" w:hint="eastAsia"/>
              </w:rPr>
              <w:t>地址</w:t>
            </w:r>
          </w:p>
        </w:tc>
      </w:tr>
      <w:tr w:rsidR="00D37356" w:rsidTr="00451CCF">
        <w:tc>
          <w:tcPr>
            <w:tcW w:w="1996" w:type="dxa"/>
            <w:shd w:val="clear" w:color="auto" w:fill="F2F2F2"/>
          </w:tcPr>
          <w:p w:rsidR="00D37356" w:rsidRDefault="00D37356" w:rsidP="00451CCF">
            <w:r>
              <w:rPr>
                <w:rFonts w:hint="eastAsia"/>
              </w:rPr>
              <w:t>yytTel</w:t>
            </w:r>
          </w:p>
        </w:tc>
        <w:tc>
          <w:tcPr>
            <w:tcW w:w="1696" w:type="dxa"/>
          </w:tcPr>
          <w:p w:rsidR="00D37356" w:rsidRDefault="00D37356" w:rsidP="00451CCF">
            <w:r>
              <w:t>String</w:t>
            </w:r>
          </w:p>
        </w:tc>
        <w:tc>
          <w:tcPr>
            <w:tcW w:w="4830" w:type="dxa"/>
          </w:tcPr>
          <w:p w:rsidR="00D37356" w:rsidRDefault="00D37356" w:rsidP="00451CCF">
            <w:r>
              <w:rPr>
                <w:rFonts w:hAnsi="宋体" w:hint="eastAsia"/>
              </w:rPr>
              <w:t>电话</w:t>
            </w:r>
          </w:p>
        </w:tc>
      </w:tr>
      <w:tr w:rsidR="00D37356" w:rsidTr="00451CCF">
        <w:tc>
          <w:tcPr>
            <w:tcW w:w="1996" w:type="dxa"/>
            <w:shd w:val="clear" w:color="auto" w:fill="F2F2F2"/>
          </w:tcPr>
          <w:p w:rsidR="00D37356" w:rsidRDefault="00D37356" w:rsidP="00451CCF">
            <w:r>
              <w:rPr>
                <w:rFonts w:hint="eastAsia"/>
              </w:rPr>
              <w:t>yytLogo</w:t>
            </w:r>
          </w:p>
        </w:tc>
        <w:tc>
          <w:tcPr>
            <w:tcW w:w="1696" w:type="dxa"/>
          </w:tcPr>
          <w:p w:rsidR="00D37356" w:rsidRDefault="00D37356" w:rsidP="00451CCF">
            <w:r>
              <w:t>String</w:t>
            </w:r>
          </w:p>
        </w:tc>
        <w:tc>
          <w:tcPr>
            <w:tcW w:w="4830" w:type="dxa"/>
          </w:tcPr>
          <w:p w:rsidR="00D37356" w:rsidRDefault="00D37356" w:rsidP="00451CCF">
            <w:r>
              <w:rPr>
                <w:rFonts w:hAnsi="宋体" w:hint="eastAsia"/>
              </w:rPr>
              <w:t>网点图片</w:t>
            </w:r>
          </w:p>
        </w:tc>
      </w:tr>
      <w:tr w:rsidR="00D37356" w:rsidTr="00451CCF">
        <w:tc>
          <w:tcPr>
            <w:tcW w:w="1996" w:type="dxa"/>
            <w:shd w:val="clear" w:color="auto" w:fill="F2F2F2"/>
          </w:tcPr>
          <w:p w:rsidR="00D37356" w:rsidRDefault="00D37356" w:rsidP="00451CCF">
            <w:r>
              <w:rPr>
                <w:rFonts w:hint="eastAsia"/>
              </w:rPr>
              <w:t>yytProvence</w:t>
            </w:r>
          </w:p>
        </w:tc>
        <w:tc>
          <w:tcPr>
            <w:tcW w:w="1696" w:type="dxa"/>
          </w:tcPr>
          <w:p w:rsidR="00D37356" w:rsidRDefault="00D37356" w:rsidP="00451CCF">
            <w:r>
              <w:t>String</w:t>
            </w:r>
          </w:p>
        </w:tc>
        <w:tc>
          <w:tcPr>
            <w:tcW w:w="4830" w:type="dxa"/>
          </w:tcPr>
          <w:p w:rsidR="00D37356" w:rsidRDefault="00D37356" w:rsidP="00451CCF">
            <w:r>
              <w:rPr>
                <w:rFonts w:hAnsi="宋体" w:hint="eastAsia"/>
              </w:rPr>
              <w:t>省</w:t>
            </w:r>
          </w:p>
        </w:tc>
      </w:tr>
      <w:tr w:rsidR="00D37356" w:rsidTr="00451CCF">
        <w:tc>
          <w:tcPr>
            <w:tcW w:w="1996" w:type="dxa"/>
            <w:shd w:val="clear" w:color="auto" w:fill="F2F2F2"/>
          </w:tcPr>
          <w:p w:rsidR="00D37356" w:rsidRDefault="00D37356" w:rsidP="00451CCF">
            <w:r>
              <w:rPr>
                <w:rFonts w:hint="eastAsia"/>
              </w:rPr>
              <w:t>yytCity</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市</w:t>
            </w:r>
          </w:p>
        </w:tc>
      </w:tr>
      <w:tr w:rsidR="00D37356" w:rsidTr="00451CCF">
        <w:tc>
          <w:tcPr>
            <w:tcW w:w="1996" w:type="dxa"/>
            <w:shd w:val="clear" w:color="auto" w:fill="F2F2F2"/>
          </w:tcPr>
          <w:p w:rsidR="00D37356" w:rsidRDefault="00D37356" w:rsidP="00451CCF">
            <w:r>
              <w:rPr>
                <w:rFonts w:hint="eastAsia"/>
              </w:rPr>
              <w:t>yytDistrict</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区</w:t>
            </w:r>
          </w:p>
        </w:tc>
      </w:tr>
      <w:tr w:rsidR="00D37356" w:rsidTr="00451CCF">
        <w:tc>
          <w:tcPr>
            <w:tcW w:w="1996" w:type="dxa"/>
            <w:shd w:val="clear" w:color="auto" w:fill="F2F2F2"/>
          </w:tcPr>
          <w:p w:rsidR="00D37356" w:rsidRDefault="00D37356" w:rsidP="00451CCF">
            <w:pPr>
              <w:rPr>
                <w:b/>
                <w:highlight w:val="yellow"/>
              </w:rPr>
            </w:pPr>
            <w:r>
              <w:rPr>
                <w:rFonts w:hint="eastAsia"/>
                <w:b/>
                <w:highlight w:val="yellow"/>
              </w:rPr>
              <w:t>listHoomeIco</w:t>
            </w:r>
          </w:p>
        </w:tc>
        <w:tc>
          <w:tcPr>
            <w:tcW w:w="1696" w:type="dxa"/>
          </w:tcPr>
          <w:p w:rsidR="00D37356" w:rsidRDefault="00D37356" w:rsidP="00451CCF">
            <w:pPr>
              <w:rPr>
                <w:b/>
                <w:highlight w:val="yellow"/>
              </w:rPr>
            </w:pPr>
            <w:r>
              <w:rPr>
                <w:rFonts w:hint="eastAsia"/>
                <w:b/>
                <w:highlight w:val="yellow"/>
              </w:rPr>
              <w:t>List</w:t>
            </w:r>
          </w:p>
        </w:tc>
        <w:tc>
          <w:tcPr>
            <w:tcW w:w="4830" w:type="dxa"/>
          </w:tcPr>
          <w:p w:rsidR="00D37356" w:rsidRDefault="00D37356" w:rsidP="00451CCF">
            <w:pPr>
              <w:rPr>
                <w:b/>
                <w:highlight w:val="yellow"/>
              </w:rPr>
            </w:pPr>
            <w:r>
              <w:rPr>
                <w:rFonts w:hint="eastAsia"/>
                <w:b/>
                <w:highlight w:val="yellow"/>
              </w:rPr>
              <w:t>小标签列表</w:t>
            </w:r>
          </w:p>
        </w:tc>
      </w:tr>
    </w:tbl>
    <w:p w:rsidR="00D37356" w:rsidRDefault="00D37356" w:rsidP="00D37356">
      <w:r>
        <w:rPr>
          <w:rFonts w:hint="eastAsia"/>
        </w:rPr>
        <w:t>listHoomeIco</w:t>
      </w:r>
      <w:r>
        <w:t>是一个</w:t>
      </w:r>
      <w:r>
        <w:t>List</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D37356" w:rsidTr="00451CCF">
        <w:tc>
          <w:tcPr>
            <w:tcW w:w="1919" w:type="dxa"/>
            <w:shd w:val="clear" w:color="auto" w:fill="BFBFBF"/>
          </w:tcPr>
          <w:p w:rsidR="00D37356" w:rsidRDefault="00D37356" w:rsidP="00451CCF">
            <w:pPr>
              <w:rPr>
                <w:b/>
              </w:rPr>
            </w:pPr>
            <w:r>
              <w:rPr>
                <w:b/>
              </w:rPr>
              <w:t>Key</w:t>
            </w:r>
          </w:p>
        </w:tc>
        <w:tc>
          <w:tcPr>
            <w:tcW w:w="1589" w:type="dxa"/>
            <w:shd w:val="clear" w:color="auto" w:fill="BFBFBF"/>
          </w:tcPr>
          <w:p w:rsidR="00D37356" w:rsidRDefault="00D37356" w:rsidP="00451CCF">
            <w:pPr>
              <w:rPr>
                <w:b/>
              </w:rPr>
            </w:pPr>
            <w:r>
              <w:rPr>
                <w:b/>
              </w:rPr>
              <w:t>类型</w:t>
            </w:r>
          </w:p>
        </w:tc>
        <w:tc>
          <w:tcPr>
            <w:tcW w:w="4821" w:type="dxa"/>
            <w:shd w:val="clear" w:color="auto" w:fill="BFBFBF"/>
          </w:tcPr>
          <w:p w:rsidR="00D37356" w:rsidRDefault="00D37356" w:rsidP="00451CCF">
            <w:pPr>
              <w:rPr>
                <w:b/>
              </w:rPr>
            </w:pPr>
            <w:r>
              <w:rPr>
                <w:b/>
              </w:rPr>
              <w:t>注释</w:t>
            </w:r>
          </w:p>
        </w:tc>
      </w:tr>
      <w:tr w:rsidR="00D37356" w:rsidTr="00451CCF">
        <w:tc>
          <w:tcPr>
            <w:tcW w:w="1919" w:type="dxa"/>
            <w:shd w:val="clear" w:color="auto" w:fill="F2F2F2"/>
          </w:tcPr>
          <w:p w:rsidR="00D37356" w:rsidRDefault="00D37356" w:rsidP="00451CCF">
            <w:pPr>
              <w:rPr>
                <w:highlight w:val="yellow"/>
              </w:rPr>
            </w:pPr>
            <w:r>
              <w:rPr>
                <w:highlight w:val="yellow"/>
              </w:rPr>
              <w:t>id</w:t>
            </w:r>
          </w:p>
        </w:tc>
        <w:tc>
          <w:tcPr>
            <w:tcW w:w="1589" w:type="dxa"/>
          </w:tcPr>
          <w:p w:rsidR="00D37356" w:rsidRDefault="00D37356" w:rsidP="00451CCF">
            <w:pPr>
              <w:rPr>
                <w:highlight w:val="yellow"/>
              </w:rPr>
            </w:pPr>
            <w:r>
              <w:rPr>
                <w:highlight w:val="yellow"/>
              </w:rPr>
              <w:t>I</w:t>
            </w:r>
            <w:r>
              <w:rPr>
                <w:rFonts w:hint="eastAsia"/>
                <w:highlight w:val="yellow"/>
              </w:rPr>
              <w:t>d</w:t>
            </w:r>
          </w:p>
        </w:tc>
        <w:tc>
          <w:tcPr>
            <w:tcW w:w="4821" w:type="dxa"/>
          </w:tcPr>
          <w:p w:rsidR="00D37356" w:rsidRDefault="00D37356" w:rsidP="00451CCF">
            <w:pPr>
              <w:rPr>
                <w:highlight w:val="yellow"/>
              </w:rPr>
            </w:pPr>
            <w:r>
              <w:rPr>
                <w:highlight w:val="yellow"/>
              </w:rPr>
              <w:t>I</w:t>
            </w:r>
            <w:r>
              <w:rPr>
                <w:rFonts w:hint="eastAsia"/>
                <w:highlight w:val="yellow"/>
              </w:rPr>
              <w:t>d</w:t>
            </w:r>
          </w:p>
        </w:tc>
      </w:tr>
      <w:tr w:rsidR="00D37356" w:rsidTr="00451CCF">
        <w:tc>
          <w:tcPr>
            <w:tcW w:w="1919" w:type="dxa"/>
            <w:shd w:val="clear" w:color="auto" w:fill="F2F2F2"/>
          </w:tcPr>
          <w:p w:rsidR="00D37356" w:rsidRDefault="00D37356" w:rsidP="00451CCF">
            <w:pPr>
              <w:rPr>
                <w:highlight w:val="yellow"/>
              </w:rPr>
            </w:pPr>
            <w:r>
              <w:rPr>
                <w:highlight w:val="yellow"/>
              </w:rPr>
              <w:t>title</w:t>
            </w:r>
          </w:p>
        </w:tc>
        <w:tc>
          <w:tcPr>
            <w:tcW w:w="1589" w:type="dxa"/>
          </w:tcPr>
          <w:p w:rsidR="00D37356" w:rsidRDefault="00D37356" w:rsidP="00451CCF">
            <w:pPr>
              <w:rPr>
                <w:highlight w:val="yellow"/>
              </w:rPr>
            </w:pPr>
            <w:r>
              <w:rPr>
                <w:rFonts w:hint="eastAsia"/>
                <w:highlight w:val="yellow"/>
              </w:rPr>
              <w:t>String</w:t>
            </w:r>
          </w:p>
        </w:tc>
        <w:tc>
          <w:tcPr>
            <w:tcW w:w="4821" w:type="dxa"/>
          </w:tcPr>
          <w:p w:rsidR="00D37356" w:rsidRDefault="00D37356" w:rsidP="00451CCF">
            <w:pPr>
              <w:rPr>
                <w:highlight w:val="yellow"/>
              </w:rPr>
            </w:pPr>
            <w:r>
              <w:rPr>
                <w:rFonts w:hint="eastAsia"/>
                <w:highlight w:val="yellow"/>
              </w:rPr>
              <w:t>名称</w:t>
            </w:r>
          </w:p>
        </w:tc>
      </w:tr>
      <w:tr w:rsidR="00D37356" w:rsidTr="00451CCF">
        <w:tc>
          <w:tcPr>
            <w:tcW w:w="1919" w:type="dxa"/>
            <w:shd w:val="clear" w:color="auto" w:fill="F2F2F2"/>
          </w:tcPr>
          <w:p w:rsidR="00D37356" w:rsidRDefault="00D37356" w:rsidP="00451CCF">
            <w:pPr>
              <w:rPr>
                <w:highlight w:val="yellow"/>
              </w:rPr>
            </w:pPr>
            <w:r>
              <w:rPr>
                <w:highlight w:val="yellow"/>
              </w:rPr>
              <w:t>url</w:t>
            </w:r>
          </w:p>
        </w:tc>
        <w:tc>
          <w:tcPr>
            <w:tcW w:w="1589" w:type="dxa"/>
          </w:tcPr>
          <w:p w:rsidR="00D37356" w:rsidRDefault="00D37356" w:rsidP="00451CCF">
            <w:pPr>
              <w:rPr>
                <w:highlight w:val="yellow"/>
              </w:rPr>
            </w:pPr>
            <w:r>
              <w:rPr>
                <w:rFonts w:hint="eastAsia"/>
                <w:highlight w:val="yellow"/>
              </w:rPr>
              <w:t>String</w:t>
            </w:r>
          </w:p>
        </w:tc>
        <w:tc>
          <w:tcPr>
            <w:tcW w:w="4821" w:type="dxa"/>
          </w:tcPr>
          <w:p w:rsidR="00D37356" w:rsidRDefault="00D37356" w:rsidP="00451CCF">
            <w:pPr>
              <w:rPr>
                <w:highlight w:val="yellow"/>
              </w:rPr>
            </w:pPr>
            <w:r>
              <w:rPr>
                <w:rFonts w:hint="eastAsia"/>
                <w:highlight w:val="yellow"/>
              </w:rPr>
              <w:t>图片地址</w:t>
            </w:r>
          </w:p>
        </w:tc>
      </w:tr>
      <w:tr w:rsidR="00D37356" w:rsidTr="00451CCF">
        <w:tc>
          <w:tcPr>
            <w:tcW w:w="1919" w:type="dxa"/>
            <w:shd w:val="clear" w:color="auto" w:fill="F2F2F2"/>
          </w:tcPr>
          <w:p w:rsidR="00D37356" w:rsidRDefault="00D37356" w:rsidP="00451CCF">
            <w:pPr>
              <w:rPr>
                <w:highlight w:val="yellow"/>
              </w:rPr>
            </w:pPr>
            <w:r>
              <w:rPr>
                <w:highlight w:val="yellow"/>
              </w:rPr>
              <w:t>summary</w:t>
            </w:r>
          </w:p>
        </w:tc>
        <w:tc>
          <w:tcPr>
            <w:tcW w:w="1589" w:type="dxa"/>
          </w:tcPr>
          <w:p w:rsidR="00D37356" w:rsidRDefault="00D37356" w:rsidP="00451CCF">
            <w:pPr>
              <w:rPr>
                <w:highlight w:val="yellow"/>
              </w:rPr>
            </w:pPr>
            <w:r>
              <w:rPr>
                <w:rFonts w:hint="eastAsia"/>
                <w:highlight w:val="yellow"/>
              </w:rPr>
              <w:t>String</w:t>
            </w:r>
          </w:p>
        </w:tc>
        <w:tc>
          <w:tcPr>
            <w:tcW w:w="4821" w:type="dxa"/>
          </w:tcPr>
          <w:p w:rsidR="00D37356" w:rsidRDefault="00D37356" w:rsidP="00451CCF">
            <w:pPr>
              <w:rPr>
                <w:highlight w:val="yellow"/>
              </w:rPr>
            </w:pPr>
            <w:r>
              <w:rPr>
                <w:rFonts w:hint="eastAsia"/>
                <w:highlight w:val="yellow"/>
              </w:rPr>
              <w:t>描述</w:t>
            </w:r>
          </w:p>
        </w:tc>
      </w:tr>
      <w:tr w:rsidR="00D37356" w:rsidTr="00451CCF">
        <w:tc>
          <w:tcPr>
            <w:tcW w:w="1919" w:type="dxa"/>
            <w:shd w:val="clear" w:color="auto" w:fill="F2F2F2"/>
          </w:tcPr>
          <w:p w:rsidR="00D37356" w:rsidRDefault="00D37356" w:rsidP="00451CCF">
            <w:pPr>
              <w:rPr>
                <w:highlight w:val="yellow"/>
              </w:rPr>
            </w:pPr>
            <w:r>
              <w:rPr>
                <w:highlight w:val="yellow"/>
              </w:rPr>
              <w:t>contentinfo</w:t>
            </w:r>
          </w:p>
        </w:tc>
        <w:tc>
          <w:tcPr>
            <w:tcW w:w="1589" w:type="dxa"/>
          </w:tcPr>
          <w:p w:rsidR="00D37356" w:rsidRDefault="00D37356" w:rsidP="00451CCF">
            <w:pPr>
              <w:rPr>
                <w:highlight w:val="yellow"/>
              </w:rPr>
            </w:pPr>
            <w:r>
              <w:rPr>
                <w:rFonts w:hint="eastAsia"/>
                <w:highlight w:val="yellow"/>
              </w:rPr>
              <w:t>String</w:t>
            </w:r>
          </w:p>
        </w:tc>
        <w:tc>
          <w:tcPr>
            <w:tcW w:w="4821" w:type="dxa"/>
          </w:tcPr>
          <w:p w:rsidR="00D37356" w:rsidRDefault="00D37356" w:rsidP="00451CCF">
            <w:pPr>
              <w:rPr>
                <w:highlight w:val="yellow"/>
              </w:rPr>
            </w:pPr>
            <w:r>
              <w:rPr>
                <w:rFonts w:hint="eastAsia"/>
                <w:highlight w:val="yellow"/>
              </w:rPr>
              <w:t>详细描述</w:t>
            </w:r>
          </w:p>
        </w:tc>
      </w:tr>
      <w:tr w:rsidR="00D37356" w:rsidTr="00451CCF">
        <w:tc>
          <w:tcPr>
            <w:tcW w:w="1919" w:type="dxa"/>
            <w:shd w:val="clear" w:color="auto" w:fill="F2F2F2"/>
          </w:tcPr>
          <w:p w:rsidR="00D37356" w:rsidRDefault="00D37356" w:rsidP="00451CCF">
            <w:pPr>
              <w:rPr>
                <w:highlight w:val="yellow"/>
              </w:rPr>
            </w:pPr>
            <w:r>
              <w:rPr>
                <w:rFonts w:hint="eastAsia"/>
                <w:highlight w:val="yellow"/>
              </w:rPr>
              <w:t>isFlag</w:t>
            </w:r>
          </w:p>
        </w:tc>
        <w:tc>
          <w:tcPr>
            <w:tcW w:w="1589" w:type="dxa"/>
          </w:tcPr>
          <w:p w:rsidR="00D37356" w:rsidRDefault="00D37356" w:rsidP="00451CCF">
            <w:pPr>
              <w:rPr>
                <w:highlight w:val="yellow"/>
              </w:rPr>
            </w:pPr>
            <w:r>
              <w:rPr>
                <w:highlight w:val="yellow"/>
              </w:rPr>
              <w:t>I</w:t>
            </w:r>
            <w:r>
              <w:rPr>
                <w:rFonts w:hint="eastAsia"/>
                <w:highlight w:val="yellow"/>
              </w:rPr>
              <w:t xml:space="preserve">nt </w:t>
            </w:r>
          </w:p>
        </w:tc>
        <w:tc>
          <w:tcPr>
            <w:tcW w:w="4821" w:type="dxa"/>
          </w:tcPr>
          <w:p w:rsidR="00D37356" w:rsidRDefault="00D37356" w:rsidP="00451CCF">
            <w:pPr>
              <w:rPr>
                <w:highlight w:val="yellow"/>
              </w:rPr>
            </w:pPr>
            <w:r>
              <w:rPr>
                <w:rFonts w:hint="eastAsia"/>
                <w:highlight w:val="yellow"/>
              </w:rPr>
              <w:t>//0</w:t>
            </w:r>
            <w:r>
              <w:rPr>
                <w:rFonts w:hint="eastAsia"/>
                <w:highlight w:val="yellow"/>
              </w:rPr>
              <w:t>：普通</w:t>
            </w:r>
            <w:r>
              <w:rPr>
                <w:rFonts w:hint="eastAsia"/>
                <w:highlight w:val="yellow"/>
              </w:rPr>
              <w:t>;1</w:t>
            </w:r>
            <w:r>
              <w:rPr>
                <w:rFonts w:hint="eastAsia"/>
                <w:highlight w:val="yellow"/>
              </w:rPr>
              <w:t>：“促”</w:t>
            </w:r>
          </w:p>
        </w:tc>
      </w:tr>
    </w:tbl>
    <w:p w:rsidR="00D37356" w:rsidRPr="00D37356" w:rsidRDefault="00D37356" w:rsidP="00D37356"/>
    <w:p w:rsidR="005A63D7" w:rsidRDefault="005A63D7" w:rsidP="002B116C">
      <w:pPr>
        <w:pStyle w:val="30"/>
        <w:numPr>
          <w:ilvl w:val="0"/>
          <w:numId w:val="3"/>
        </w:numPr>
      </w:pPr>
      <w:bookmarkStart w:id="13" w:name="_Toc405551087"/>
      <w:r>
        <w:rPr>
          <w:rFonts w:hint="eastAsia"/>
        </w:rPr>
        <w:t>WIFI</w:t>
      </w:r>
      <w:r>
        <w:rPr>
          <w:rFonts w:hint="eastAsia"/>
        </w:rPr>
        <w:t>热点</w:t>
      </w:r>
      <w:bookmarkEnd w:id="13"/>
    </w:p>
    <w:p w:rsidR="00D37356" w:rsidRDefault="00D37356" w:rsidP="00D37356">
      <w:pPr>
        <w:pStyle w:val="5"/>
      </w:pPr>
      <w:r>
        <w:rPr>
          <w:rFonts w:hint="eastAsia"/>
        </w:rPr>
        <w:t>接口描述</w:t>
      </w:r>
    </w:p>
    <w:p w:rsidR="00D37356" w:rsidRDefault="00B50774" w:rsidP="00D37356">
      <w:hyperlink r:id="rId22" w:history="1">
        <w:r w:rsidR="00D37356">
          <w:rPr>
            <w:rStyle w:val="af0"/>
          </w:rPr>
          <w:t>http://101.95.48.96:8005/public/sjkf/wifi/NearbyWifi_query?lng=110.123&amp;lat=32.123&amp;distance=13&amp;province=%E4%B8%8A%E6%B5%B7&amp;city=%E4%B8%8A%E6%B5%B7</w:t>
        </w:r>
      </w:hyperlink>
    </w:p>
    <w:p w:rsidR="00D37356" w:rsidRDefault="00D37356" w:rsidP="00D37356">
      <w:r>
        <w:rPr>
          <w:rFonts w:hint="eastAsia"/>
        </w:rPr>
        <w:t>获取</w:t>
      </w:r>
      <w:r>
        <w:rPr>
          <w:rFonts w:hint="eastAsia"/>
        </w:rPr>
        <w:t>WIFI</w:t>
      </w:r>
      <w:r>
        <w:rPr>
          <w:rFonts w:hint="eastAsia"/>
        </w:rPr>
        <w:t>热点列表</w:t>
      </w:r>
    </w:p>
    <w:p w:rsidR="00D37356" w:rsidRDefault="00D37356" w:rsidP="00D37356">
      <w:pPr>
        <w:pStyle w:val="5"/>
      </w:pPr>
      <w:r>
        <w:rPr>
          <w:rFonts w:hint="eastAsia"/>
        </w:rP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D37356" w:rsidTr="00451CCF">
        <w:tc>
          <w:tcPr>
            <w:tcW w:w="1843" w:type="dxa"/>
            <w:shd w:val="clear" w:color="auto" w:fill="BFBFBF"/>
          </w:tcPr>
          <w:p w:rsidR="00D37356" w:rsidRDefault="00D37356" w:rsidP="00451CCF">
            <w:r>
              <w:t>Key</w:t>
            </w:r>
          </w:p>
        </w:tc>
        <w:tc>
          <w:tcPr>
            <w:tcW w:w="1559" w:type="dxa"/>
            <w:shd w:val="clear" w:color="auto" w:fill="BFBFBF"/>
          </w:tcPr>
          <w:p w:rsidR="00D37356" w:rsidRDefault="00D37356" w:rsidP="00451CCF">
            <w:r>
              <w:rPr>
                <w:rFonts w:hAnsi="宋体"/>
              </w:rPr>
              <w:t>类型</w:t>
            </w:r>
          </w:p>
        </w:tc>
        <w:tc>
          <w:tcPr>
            <w:tcW w:w="709" w:type="dxa"/>
            <w:shd w:val="clear" w:color="auto" w:fill="BFBFBF"/>
          </w:tcPr>
          <w:p w:rsidR="00D37356" w:rsidRDefault="00D37356" w:rsidP="00451CCF">
            <w:r>
              <w:rPr>
                <w:rFonts w:hAnsi="宋体"/>
              </w:rPr>
              <w:t>必须</w:t>
            </w:r>
          </w:p>
        </w:tc>
        <w:tc>
          <w:tcPr>
            <w:tcW w:w="1559" w:type="dxa"/>
            <w:shd w:val="clear" w:color="auto" w:fill="BFBFBF"/>
          </w:tcPr>
          <w:p w:rsidR="00D37356" w:rsidRDefault="00D37356" w:rsidP="00451CCF">
            <w:pPr>
              <w:ind w:firstLineChars="50" w:firstLine="120"/>
            </w:pPr>
            <w:r>
              <w:rPr>
                <w:rFonts w:hAnsi="宋体"/>
              </w:rPr>
              <w:t>的长度</w:t>
            </w:r>
          </w:p>
        </w:tc>
        <w:tc>
          <w:tcPr>
            <w:tcW w:w="4111" w:type="dxa"/>
            <w:shd w:val="clear" w:color="auto" w:fill="BFBFBF"/>
          </w:tcPr>
          <w:p w:rsidR="00D37356" w:rsidRDefault="00D37356" w:rsidP="00451CCF">
            <w:r>
              <w:rPr>
                <w:rFonts w:hAnsi="宋体"/>
              </w:rPr>
              <w:t>注释</w:t>
            </w:r>
          </w:p>
        </w:tc>
      </w:tr>
      <w:tr w:rsidR="00D37356" w:rsidTr="00451CCF">
        <w:tc>
          <w:tcPr>
            <w:tcW w:w="1843" w:type="dxa"/>
            <w:shd w:val="clear" w:color="auto" w:fill="F2F2F2"/>
          </w:tcPr>
          <w:p w:rsidR="00D37356" w:rsidRDefault="00D37356" w:rsidP="00451CCF">
            <w:r>
              <w:rPr>
                <w:rFonts w:hint="eastAsia"/>
              </w:rPr>
              <w:t>province</w:t>
            </w:r>
          </w:p>
        </w:tc>
        <w:tc>
          <w:tcPr>
            <w:tcW w:w="1559" w:type="dxa"/>
          </w:tcPr>
          <w:p w:rsidR="00D37356" w:rsidRDefault="00D37356" w:rsidP="00451CCF">
            <w:r>
              <w:t>String</w:t>
            </w:r>
          </w:p>
        </w:tc>
        <w:tc>
          <w:tcPr>
            <w:tcW w:w="709" w:type="dxa"/>
          </w:tcPr>
          <w:p w:rsidR="00D37356" w:rsidRDefault="00D37356" w:rsidP="00451CCF">
            <w:r>
              <w:rPr>
                <w:rFonts w:hAnsi="宋体"/>
              </w:rPr>
              <w:t>是</w:t>
            </w:r>
          </w:p>
        </w:tc>
        <w:tc>
          <w:tcPr>
            <w:tcW w:w="1559" w:type="dxa"/>
          </w:tcPr>
          <w:p w:rsidR="00D37356" w:rsidRDefault="00D37356" w:rsidP="00451CCF"/>
        </w:tc>
        <w:tc>
          <w:tcPr>
            <w:tcW w:w="4111" w:type="dxa"/>
          </w:tcPr>
          <w:p w:rsidR="00D37356" w:rsidRDefault="00D37356" w:rsidP="00451CCF">
            <w:r>
              <w:rPr>
                <w:rFonts w:hAnsi="宋体" w:hint="eastAsia"/>
              </w:rPr>
              <w:t>省份</w:t>
            </w:r>
          </w:p>
        </w:tc>
      </w:tr>
      <w:tr w:rsidR="00D37356" w:rsidTr="00451CCF">
        <w:tc>
          <w:tcPr>
            <w:tcW w:w="1843" w:type="dxa"/>
            <w:shd w:val="clear" w:color="auto" w:fill="F2F2F2"/>
          </w:tcPr>
          <w:p w:rsidR="00D37356" w:rsidRDefault="00D37356" w:rsidP="00451CCF">
            <w:r>
              <w:rPr>
                <w:rFonts w:hint="eastAsia"/>
              </w:rPr>
              <w:t>city</w:t>
            </w:r>
          </w:p>
        </w:tc>
        <w:tc>
          <w:tcPr>
            <w:tcW w:w="1559" w:type="dxa"/>
          </w:tcPr>
          <w:p w:rsidR="00D37356" w:rsidRDefault="00D37356" w:rsidP="00451CCF">
            <w:r>
              <w:rPr>
                <w:rFonts w:hint="eastAsia"/>
              </w:rPr>
              <w:t>String</w:t>
            </w:r>
          </w:p>
        </w:tc>
        <w:tc>
          <w:tcPr>
            <w:tcW w:w="709" w:type="dxa"/>
          </w:tcPr>
          <w:p w:rsidR="00D37356" w:rsidRDefault="00D37356" w:rsidP="00451CCF">
            <w:r>
              <w:rPr>
                <w:rFonts w:hint="eastAsia"/>
              </w:rPr>
              <w:t>是</w:t>
            </w:r>
          </w:p>
        </w:tc>
        <w:tc>
          <w:tcPr>
            <w:tcW w:w="1559" w:type="dxa"/>
          </w:tcPr>
          <w:p w:rsidR="00D37356" w:rsidRDefault="00D37356" w:rsidP="00451CCF"/>
        </w:tc>
        <w:tc>
          <w:tcPr>
            <w:tcW w:w="4111" w:type="dxa"/>
          </w:tcPr>
          <w:p w:rsidR="00D37356" w:rsidRDefault="00D37356" w:rsidP="00451CCF">
            <w:r>
              <w:rPr>
                <w:rFonts w:hint="eastAsia"/>
              </w:rPr>
              <w:t>城市</w:t>
            </w:r>
          </w:p>
        </w:tc>
      </w:tr>
      <w:tr w:rsidR="00D37356" w:rsidTr="00451CCF">
        <w:tc>
          <w:tcPr>
            <w:tcW w:w="1843" w:type="dxa"/>
            <w:shd w:val="clear" w:color="auto" w:fill="F2F2F2"/>
          </w:tcPr>
          <w:p w:rsidR="00D37356" w:rsidRDefault="00D37356" w:rsidP="00451CCF">
            <w:r>
              <w:rPr>
                <w:rFonts w:hint="eastAsia"/>
              </w:rPr>
              <w:t>lng</w:t>
            </w:r>
          </w:p>
        </w:tc>
        <w:tc>
          <w:tcPr>
            <w:tcW w:w="1559" w:type="dxa"/>
          </w:tcPr>
          <w:p w:rsidR="00D37356" w:rsidRDefault="00D37356" w:rsidP="00451CCF">
            <w:r>
              <w:rPr>
                <w:rFonts w:hint="eastAsia"/>
              </w:rPr>
              <w:t>double</w:t>
            </w:r>
          </w:p>
        </w:tc>
        <w:tc>
          <w:tcPr>
            <w:tcW w:w="709" w:type="dxa"/>
          </w:tcPr>
          <w:p w:rsidR="00D37356" w:rsidRDefault="00D37356" w:rsidP="00451CCF">
            <w:r>
              <w:rPr>
                <w:rFonts w:hint="eastAsia"/>
              </w:rPr>
              <w:t>是</w:t>
            </w:r>
          </w:p>
        </w:tc>
        <w:tc>
          <w:tcPr>
            <w:tcW w:w="1559" w:type="dxa"/>
          </w:tcPr>
          <w:p w:rsidR="00D37356" w:rsidRDefault="00D37356" w:rsidP="00451CCF"/>
        </w:tc>
        <w:tc>
          <w:tcPr>
            <w:tcW w:w="4111" w:type="dxa"/>
          </w:tcPr>
          <w:p w:rsidR="00D37356" w:rsidRDefault="00D37356" w:rsidP="00451CCF">
            <w:r>
              <w:rPr>
                <w:rFonts w:hint="eastAsia"/>
              </w:rPr>
              <w:t>经度</w:t>
            </w:r>
          </w:p>
        </w:tc>
      </w:tr>
      <w:tr w:rsidR="00D37356" w:rsidTr="00451CCF">
        <w:tc>
          <w:tcPr>
            <w:tcW w:w="1843" w:type="dxa"/>
            <w:shd w:val="clear" w:color="auto" w:fill="F2F2F2"/>
          </w:tcPr>
          <w:p w:rsidR="00D37356" w:rsidRDefault="00D37356" w:rsidP="00451CCF">
            <w:r>
              <w:rPr>
                <w:rFonts w:hint="eastAsia"/>
              </w:rPr>
              <w:t>lat</w:t>
            </w:r>
          </w:p>
        </w:tc>
        <w:tc>
          <w:tcPr>
            <w:tcW w:w="1559" w:type="dxa"/>
          </w:tcPr>
          <w:p w:rsidR="00D37356" w:rsidRDefault="00D37356" w:rsidP="00451CCF">
            <w:r>
              <w:rPr>
                <w:rFonts w:hint="eastAsia"/>
              </w:rPr>
              <w:t>double</w:t>
            </w:r>
          </w:p>
        </w:tc>
        <w:tc>
          <w:tcPr>
            <w:tcW w:w="709" w:type="dxa"/>
          </w:tcPr>
          <w:p w:rsidR="00D37356" w:rsidRDefault="00D37356" w:rsidP="00451CCF">
            <w:r>
              <w:rPr>
                <w:rFonts w:hint="eastAsia"/>
              </w:rPr>
              <w:t>是</w:t>
            </w:r>
          </w:p>
        </w:tc>
        <w:tc>
          <w:tcPr>
            <w:tcW w:w="1559" w:type="dxa"/>
          </w:tcPr>
          <w:p w:rsidR="00D37356" w:rsidRDefault="00D37356" w:rsidP="00451CCF"/>
        </w:tc>
        <w:tc>
          <w:tcPr>
            <w:tcW w:w="4111" w:type="dxa"/>
          </w:tcPr>
          <w:p w:rsidR="00D37356" w:rsidRDefault="00D37356" w:rsidP="00451CCF">
            <w:r>
              <w:rPr>
                <w:rFonts w:hint="eastAsia"/>
              </w:rPr>
              <w:t>纬度</w:t>
            </w:r>
          </w:p>
        </w:tc>
      </w:tr>
      <w:tr w:rsidR="00D37356" w:rsidTr="00451CCF">
        <w:tc>
          <w:tcPr>
            <w:tcW w:w="1843" w:type="dxa"/>
            <w:shd w:val="clear" w:color="auto" w:fill="F2F2F2"/>
          </w:tcPr>
          <w:p w:rsidR="00D37356" w:rsidRDefault="00D37356" w:rsidP="00451CCF">
            <w:r>
              <w:rPr>
                <w:rFonts w:hint="eastAsia"/>
              </w:rPr>
              <w:t>distance</w:t>
            </w:r>
          </w:p>
        </w:tc>
        <w:tc>
          <w:tcPr>
            <w:tcW w:w="1559" w:type="dxa"/>
          </w:tcPr>
          <w:p w:rsidR="00D37356" w:rsidRDefault="00D37356" w:rsidP="00451CCF">
            <w:r>
              <w:rPr>
                <w:rFonts w:hint="eastAsia"/>
              </w:rPr>
              <w:t>String</w:t>
            </w:r>
          </w:p>
        </w:tc>
        <w:tc>
          <w:tcPr>
            <w:tcW w:w="709" w:type="dxa"/>
          </w:tcPr>
          <w:p w:rsidR="00D37356" w:rsidRDefault="00D37356" w:rsidP="00451CCF">
            <w:r>
              <w:rPr>
                <w:rFonts w:hint="eastAsia"/>
              </w:rPr>
              <w:t>是</w:t>
            </w:r>
          </w:p>
        </w:tc>
        <w:tc>
          <w:tcPr>
            <w:tcW w:w="1559" w:type="dxa"/>
          </w:tcPr>
          <w:p w:rsidR="00D37356" w:rsidRDefault="00D37356" w:rsidP="00451CCF"/>
        </w:tc>
        <w:tc>
          <w:tcPr>
            <w:tcW w:w="4111" w:type="dxa"/>
          </w:tcPr>
          <w:p w:rsidR="00D37356" w:rsidRDefault="00D37356" w:rsidP="00451CCF">
            <w:r>
              <w:rPr>
                <w:rFonts w:hint="eastAsia"/>
              </w:rPr>
              <w:t>距离</w:t>
            </w:r>
          </w:p>
        </w:tc>
      </w:tr>
      <w:tr w:rsidR="00D37356" w:rsidTr="00451CCF">
        <w:tc>
          <w:tcPr>
            <w:tcW w:w="1843" w:type="dxa"/>
            <w:shd w:val="clear" w:color="auto" w:fill="F2F2F2"/>
          </w:tcPr>
          <w:p w:rsidR="00D37356" w:rsidRDefault="00D37356" w:rsidP="00451CCF">
            <w:r>
              <w:rPr>
                <w:rFonts w:hint="eastAsia"/>
              </w:rPr>
              <w:t>pageSize</w:t>
            </w:r>
          </w:p>
        </w:tc>
        <w:tc>
          <w:tcPr>
            <w:tcW w:w="1559" w:type="dxa"/>
          </w:tcPr>
          <w:p w:rsidR="00D37356" w:rsidRDefault="00D37356" w:rsidP="00451CCF">
            <w:r>
              <w:rPr>
                <w:rFonts w:hint="eastAsia"/>
              </w:rPr>
              <w:t>String</w:t>
            </w:r>
          </w:p>
        </w:tc>
        <w:tc>
          <w:tcPr>
            <w:tcW w:w="709" w:type="dxa"/>
          </w:tcPr>
          <w:p w:rsidR="00D37356" w:rsidRDefault="00D37356" w:rsidP="00451CCF">
            <w:r>
              <w:rPr>
                <w:rFonts w:hint="eastAsia"/>
              </w:rPr>
              <w:t>是</w:t>
            </w:r>
          </w:p>
        </w:tc>
        <w:tc>
          <w:tcPr>
            <w:tcW w:w="1559" w:type="dxa"/>
          </w:tcPr>
          <w:p w:rsidR="00D37356" w:rsidRDefault="00D37356" w:rsidP="00451CCF"/>
        </w:tc>
        <w:tc>
          <w:tcPr>
            <w:tcW w:w="4111" w:type="dxa"/>
          </w:tcPr>
          <w:p w:rsidR="00D37356" w:rsidRDefault="00D37356" w:rsidP="00451CCF">
            <w:r>
              <w:rPr>
                <w:rFonts w:hint="eastAsia"/>
              </w:rPr>
              <w:t>总页数</w:t>
            </w:r>
          </w:p>
        </w:tc>
      </w:tr>
      <w:tr w:rsidR="00D37356" w:rsidTr="00451CCF">
        <w:tc>
          <w:tcPr>
            <w:tcW w:w="1843" w:type="dxa"/>
            <w:shd w:val="clear" w:color="auto" w:fill="F2F2F2"/>
          </w:tcPr>
          <w:p w:rsidR="00D37356" w:rsidRDefault="00D37356" w:rsidP="00451CCF">
            <w:r>
              <w:rPr>
                <w:rFonts w:hint="eastAsia"/>
              </w:rPr>
              <w:t>pageIndex</w:t>
            </w:r>
          </w:p>
        </w:tc>
        <w:tc>
          <w:tcPr>
            <w:tcW w:w="1559" w:type="dxa"/>
          </w:tcPr>
          <w:p w:rsidR="00D37356" w:rsidRDefault="00D37356" w:rsidP="00451CCF">
            <w:r>
              <w:rPr>
                <w:rFonts w:hint="eastAsia"/>
              </w:rPr>
              <w:t>String</w:t>
            </w:r>
          </w:p>
        </w:tc>
        <w:tc>
          <w:tcPr>
            <w:tcW w:w="709" w:type="dxa"/>
          </w:tcPr>
          <w:p w:rsidR="00D37356" w:rsidRDefault="00D37356" w:rsidP="00451CCF">
            <w:r>
              <w:rPr>
                <w:rFonts w:hint="eastAsia"/>
              </w:rPr>
              <w:t>是</w:t>
            </w:r>
          </w:p>
        </w:tc>
        <w:tc>
          <w:tcPr>
            <w:tcW w:w="1559" w:type="dxa"/>
          </w:tcPr>
          <w:p w:rsidR="00D37356" w:rsidRDefault="00D37356" w:rsidP="00451CCF"/>
        </w:tc>
        <w:tc>
          <w:tcPr>
            <w:tcW w:w="4111" w:type="dxa"/>
          </w:tcPr>
          <w:p w:rsidR="00D37356" w:rsidRDefault="00D37356" w:rsidP="00451CCF">
            <w:r>
              <w:rPr>
                <w:rFonts w:hint="eastAsia"/>
              </w:rPr>
              <w:t>当前页数</w:t>
            </w:r>
          </w:p>
        </w:tc>
      </w:tr>
    </w:tbl>
    <w:p w:rsidR="00D37356" w:rsidRDefault="00D37356" w:rsidP="00D37356">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D37356" w:rsidTr="00451CCF">
        <w:tc>
          <w:tcPr>
            <w:tcW w:w="1996" w:type="dxa"/>
            <w:shd w:val="clear" w:color="auto" w:fill="BFBFBF"/>
          </w:tcPr>
          <w:p w:rsidR="00D37356" w:rsidRDefault="00D37356" w:rsidP="00451CCF">
            <w:r>
              <w:t>Key</w:t>
            </w:r>
          </w:p>
        </w:tc>
        <w:tc>
          <w:tcPr>
            <w:tcW w:w="1696" w:type="dxa"/>
            <w:shd w:val="clear" w:color="auto" w:fill="BFBFBF"/>
          </w:tcPr>
          <w:p w:rsidR="00D37356" w:rsidRDefault="00D37356" w:rsidP="00451CCF">
            <w:r>
              <w:rPr>
                <w:rFonts w:hAnsi="宋体"/>
              </w:rPr>
              <w:t>类型</w:t>
            </w:r>
          </w:p>
        </w:tc>
        <w:tc>
          <w:tcPr>
            <w:tcW w:w="4830" w:type="dxa"/>
            <w:shd w:val="clear" w:color="auto" w:fill="BFBFBF"/>
          </w:tcPr>
          <w:p w:rsidR="00D37356" w:rsidRDefault="00D37356" w:rsidP="00451CCF">
            <w:r>
              <w:rPr>
                <w:rFonts w:hAnsi="宋体"/>
              </w:rPr>
              <w:t>注释</w:t>
            </w:r>
          </w:p>
        </w:tc>
      </w:tr>
      <w:tr w:rsidR="00D37356" w:rsidTr="00451CCF">
        <w:tc>
          <w:tcPr>
            <w:tcW w:w="1996" w:type="dxa"/>
            <w:shd w:val="clear" w:color="auto" w:fill="F2F2F2"/>
          </w:tcPr>
          <w:p w:rsidR="00D37356" w:rsidRDefault="00D37356" w:rsidP="00451CCF">
            <w:r>
              <w:t>r</w:t>
            </w:r>
            <w:r>
              <w:rPr>
                <w:rFonts w:hint="eastAsia"/>
              </w:rPr>
              <w:t>t</w:t>
            </w:r>
            <w:r>
              <w:t>Code</w:t>
            </w:r>
          </w:p>
        </w:tc>
        <w:tc>
          <w:tcPr>
            <w:tcW w:w="1696" w:type="dxa"/>
          </w:tcPr>
          <w:p w:rsidR="00D37356" w:rsidRDefault="00D37356" w:rsidP="00451CCF">
            <w:r>
              <w:t>String</w:t>
            </w:r>
          </w:p>
        </w:tc>
        <w:tc>
          <w:tcPr>
            <w:tcW w:w="4830" w:type="dxa"/>
          </w:tcPr>
          <w:p w:rsidR="00D37356" w:rsidRDefault="00D37356" w:rsidP="00451CCF">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D37356" w:rsidTr="00451CCF">
        <w:tc>
          <w:tcPr>
            <w:tcW w:w="1996" w:type="dxa"/>
            <w:shd w:val="clear" w:color="auto" w:fill="F2F2F2"/>
          </w:tcPr>
          <w:p w:rsidR="00D37356" w:rsidRDefault="00D37356" w:rsidP="00451CCF">
            <w:r>
              <w:rPr>
                <w:rFonts w:hint="eastAsia"/>
              </w:rPr>
              <w:t>msg</w:t>
            </w:r>
          </w:p>
        </w:tc>
        <w:tc>
          <w:tcPr>
            <w:tcW w:w="1696" w:type="dxa"/>
          </w:tcPr>
          <w:p w:rsidR="00D37356" w:rsidRDefault="00D37356" w:rsidP="00451CCF">
            <w:r>
              <w:t>String</w:t>
            </w:r>
          </w:p>
        </w:tc>
        <w:tc>
          <w:tcPr>
            <w:tcW w:w="4830" w:type="dxa"/>
          </w:tcPr>
          <w:p w:rsidR="00D37356" w:rsidRDefault="00D37356" w:rsidP="00451CCF">
            <w:r>
              <w:rPr>
                <w:rFonts w:hAnsi="宋体" w:hint="eastAsia"/>
              </w:rPr>
              <w:t>返回信息描述</w:t>
            </w:r>
          </w:p>
        </w:tc>
      </w:tr>
      <w:tr w:rsidR="00D37356" w:rsidTr="00451CCF">
        <w:tc>
          <w:tcPr>
            <w:tcW w:w="1996" w:type="dxa"/>
            <w:tcBorders>
              <w:bottom w:val="single" w:sz="6" w:space="0" w:color="auto"/>
            </w:tcBorders>
            <w:shd w:val="clear" w:color="auto" w:fill="F2F2F2"/>
          </w:tcPr>
          <w:p w:rsidR="00D37356" w:rsidRDefault="00D37356" w:rsidP="00451CCF">
            <w:r>
              <w:rPr>
                <w:rFonts w:hint="eastAsia"/>
              </w:rPr>
              <w:t>pageInfo</w:t>
            </w:r>
          </w:p>
        </w:tc>
        <w:tc>
          <w:tcPr>
            <w:tcW w:w="1696" w:type="dxa"/>
            <w:tcBorders>
              <w:bottom w:val="single" w:sz="6" w:space="0" w:color="auto"/>
            </w:tcBorders>
          </w:tcPr>
          <w:p w:rsidR="00D37356" w:rsidRDefault="00D37356" w:rsidP="00451CCF">
            <w:r>
              <w:rPr>
                <w:rFonts w:hint="eastAsia"/>
              </w:rPr>
              <w:t>Object</w:t>
            </w:r>
          </w:p>
        </w:tc>
        <w:tc>
          <w:tcPr>
            <w:tcW w:w="4830" w:type="dxa"/>
            <w:tcBorders>
              <w:bottom w:val="single" w:sz="6" w:space="0" w:color="auto"/>
            </w:tcBorders>
          </w:tcPr>
          <w:p w:rsidR="00D37356" w:rsidRDefault="00D37356" w:rsidP="00451CCF">
            <w:r>
              <w:rPr>
                <w:rFonts w:hAnsi="宋体" w:hint="eastAsia"/>
              </w:rPr>
              <w:t>分页信息</w:t>
            </w:r>
          </w:p>
        </w:tc>
      </w:tr>
      <w:tr w:rsidR="00D37356" w:rsidTr="00451CCF">
        <w:tc>
          <w:tcPr>
            <w:tcW w:w="1996" w:type="dxa"/>
            <w:tcBorders>
              <w:bottom w:val="single" w:sz="6" w:space="0" w:color="auto"/>
            </w:tcBorders>
            <w:shd w:val="clear" w:color="auto" w:fill="8DB3E2"/>
          </w:tcPr>
          <w:p w:rsidR="00D37356" w:rsidRDefault="00D37356" w:rsidP="00451CCF">
            <w:r>
              <w:rPr>
                <w:rFonts w:hint="eastAsia"/>
              </w:rPr>
              <w:t>pageCount</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t>营业厅列表</w:t>
            </w:r>
          </w:p>
        </w:tc>
      </w:tr>
      <w:tr w:rsidR="00D37356" w:rsidTr="00451CCF">
        <w:tc>
          <w:tcPr>
            <w:tcW w:w="1996" w:type="dxa"/>
            <w:tcBorders>
              <w:bottom w:val="single" w:sz="6" w:space="0" w:color="auto"/>
            </w:tcBorders>
            <w:shd w:val="clear" w:color="auto" w:fill="8DB3E2"/>
          </w:tcPr>
          <w:p w:rsidR="00D37356" w:rsidRDefault="00D37356" w:rsidP="00451CCF">
            <w:r>
              <w:rPr>
                <w:rFonts w:hint="eastAsia"/>
              </w:rPr>
              <w:t>pageSize</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rPr>
                <w:rFonts w:hAnsi="宋体"/>
              </w:rPr>
              <w:t>品牌列表</w:t>
            </w:r>
          </w:p>
        </w:tc>
      </w:tr>
      <w:tr w:rsidR="00D37356" w:rsidTr="00451CCF">
        <w:tc>
          <w:tcPr>
            <w:tcW w:w="1996" w:type="dxa"/>
            <w:shd w:val="clear" w:color="auto" w:fill="8DB3E2"/>
          </w:tcPr>
          <w:p w:rsidR="00D37356" w:rsidRDefault="00D37356" w:rsidP="00451CCF">
            <w:pPr>
              <w:rPr>
                <w:sz w:val="27"/>
                <w:szCs w:val="27"/>
              </w:rPr>
            </w:pPr>
            <w:r>
              <w:rPr>
                <w:rFonts w:hint="eastAsia"/>
                <w:sz w:val="27"/>
                <w:szCs w:val="27"/>
              </w:rPr>
              <w:t>pageIndex</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rPr>
                <w:rFonts w:hAnsi="宋体"/>
              </w:rPr>
              <w:t>省市区列表</w:t>
            </w:r>
          </w:p>
        </w:tc>
      </w:tr>
      <w:tr w:rsidR="00D37356" w:rsidTr="00451CCF">
        <w:tc>
          <w:tcPr>
            <w:tcW w:w="1996" w:type="dxa"/>
            <w:tcBorders>
              <w:bottom w:val="single" w:sz="6" w:space="0" w:color="auto"/>
            </w:tcBorders>
            <w:shd w:val="clear" w:color="auto" w:fill="F2F2F2"/>
          </w:tcPr>
          <w:p w:rsidR="00D37356" w:rsidRDefault="00D37356" w:rsidP="00451CCF">
            <w:pPr>
              <w:rPr>
                <w:sz w:val="27"/>
                <w:szCs w:val="27"/>
              </w:rPr>
            </w:pPr>
            <w:r>
              <w:rPr>
                <w:rFonts w:hint="eastAsia"/>
                <w:sz w:val="27"/>
                <w:szCs w:val="27"/>
              </w:rPr>
              <w:t>list</w:t>
            </w:r>
          </w:p>
        </w:tc>
        <w:tc>
          <w:tcPr>
            <w:tcW w:w="1696" w:type="dxa"/>
            <w:tcBorders>
              <w:bottom w:val="single" w:sz="6" w:space="0" w:color="auto"/>
            </w:tcBorders>
          </w:tcPr>
          <w:p w:rsidR="00D37356" w:rsidRDefault="00D37356" w:rsidP="00451CCF">
            <w:r>
              <w:t>List</w:t>
            </w:r>
          </w:p>
        </w:tc>
        <w:tc>
          <w:tcPr>
            <w:tcW w:w="4830" w:type="dxa"/>
            <w:tcBorders>
              <w:bottom w:val="single" w:sz="6" w:space="0" w:color="auto"/>
            </w:tcBorders>
          </w:tcPr>
          <w:p w:rsidR="00D37356" w:rsidRDefault="00D37356" w:rsidP="00451CCF">
            <w:r>
              <w:t>广告列表</w:t>
            </w:r>
          </w:p>
        </w:tc>
      </w:tr>
      <w:tr w:rsidR="00D37356" w:rsidTr="00451CCF">
        <w:tc>
          <w:tcPr>
            <w:tcW w:w="1996" w:type="dxa"/>
            <w:tcBorders>
              <w:bottom w:val="single" w:sz="6" w:space="0" w:color="auto"/>
            </w:tcBorders>
            <w:shd w:val="clear" w:color="auto" w:fill="8DB3E2"/>
          </w:tcPr>
          <w:p w:rsidR="00D37356" w:rsidRDefault="00D37356" w:rsidP="00451CCF">
            <w:pPr>
              <w:rPr>
                <w:sz w:val="27"/>
                <w:szCs w:val="27"/>
              </w:rPr>
            </w:pPr>
            <w:r>
              <w:rPr>
                <w:rFonts w:hint="eastAsia"/>
                <w:sz w:val="27"/>
                <w:szCs w:val="27"/>
              </w:rPr>
              <w:t>wifiLng</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rPr>
                <w:rFonts w:hint="eastAsia"/>
              </w:rPr>
              <w:t>经度</w:t>
            </w:r>
          </w:p>
        </w:tc>
      </w:tr>
      <w:tr w:rsidR="00D37356" w:rsidTr="00451CCF">
        <w:tc>
          <w:tcPr>
            <w:tcW w:w="1996" w:type="dxa"/>
            <w:tcBorders>
              <w:bottom w:val="single" w:sz="6" w:space="0" w:color="auto"/>
            </w:tcBorders>
            <w:shd w:val="clear" w:color="auto" w:fill="8DB3E2"/>
          </w:tcPr>
          <w:p w:rsidR="00D37356" w:rsidRDefault="00D37356" w:rsidP="00451CCF">
            <w:pPr>
              <w:rPr>
                <w:sz w:val="27"/>
                <w:szCs w:val="27"/>
              </w:rPr>
            </w:pPr>
            <w:r>
              <w:rPr>
                <w:rFonts w:hint="eastAsia"/>
                <w:sz w:val="27"/>
                <w:szCs w:val="27"/>
              </w:rPr>
              <w:t>wifiLat</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rPr>
                <w:rFonts w:hint="eastAsia"/>
              </w:rPr>
              <w:t>纬度</w:t>
            </w:r>
          </w:p>
        </w:tc>
      </w:tr>
      <w:tr w:rsidR="00D37356" w:rsidTr="00451CCF">
        <w:tc>
          <w:tcPr>
            <w:tcW w:w="1996" w:type="dxa"/>
            <w:tcBorders>
              <w:bottom w:val="single" w:sz="6" w:space="0" w:color="auto"/>
            </w:tcBorders>
            <w:shd w:val="clear" w:color="auto" w:fill="8DB3E2"/>
          </w:tcPr>
          <w:p w:rsidR="00D37356" w:rsidRDefault="00D37356" w:rsidP="00451CCF">
            <w:pPr>
              <w:rPr>
                <w:sz w:val="27"/>
                <w:szCs w:val="27"/>
              </w:rPr>
            </w:pPr>
            <w:r>
              <w:rPr>
                <w:rFonts w:hint="eastAsia"/>
                <w:sz w:val="27"/>
                <w:szCs w:val="27"/>
              </w:rPr>
              <w:t>wifiName</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t>W</w:t>
            </w:r>
            <w:r>
              <w:rPr>
                <w:rFonts w:hint="eastAsia"/>
              </w:rPr>
              <w:t>ifi</w:t>
            </w:r>
            <w:r>
              <w:rPr>
                <w:rFonts w:hint="eastAsia"/>
              </w:rPr>
              <w:t>热点名字</w:t>
            </w:r>
          </w:p>
        </w:tc>
      </w:tr>
      <w:tr w:rsidR="00D37356" w:rsidTr="00451CCF">
        <w:tc>
          <w:tcPr>
            <w:tcW w:w="1996" w:type="dxa"/>
            <w:tcBorders>
              <w:bottom w:val="single" w:sz="6" w:space="0" w:color="auto"/>
            </w:tcBorders>
            <w:shd w:val="clear" w:color="auto" w:fill="8DB3E2"/>
          </w:tcPr>
          <w:p w:rsidR="00D37356" w:rsidRDefault="00D37356" w:rsidP="00451CCF">
            <w:pPr>
              <w:rPr>
                <w:sz w:val="27"/>
                <w:szCs w:val="27"/>
              </w:rPr>
            </w:pPr>
            <w:r>
              <w:rPr>
                <w:rFonts w:hint="eastAsia"/>
                <w:sz w:val="27"/>
                <w:szCs w:val="27"/>
              </w:rPr>
              <w:t>wifiAddress</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t>W</w:t>
            </w:r>
            <w:r>
              <w:rPr>
                <w:rFonts w:hint="eastAsia"/>
              </w:rPr>
              <w:t>ifi</w:t>
            </w:r>
            <w:r>
              <w:rPr>
                <w:rFonts w:hint="eastAsia"/>
              </w:rPr>
              <w:t>热点地址</w:t>
            </w:r>
          </w:p>
        </w:tc>
      </w:tr>
      <w:tr w:rsidR="00D37356" w:rsidTr="00451CCF">
        <w:tc>
          <w:tcPr>
            <w:tcW w:w="1996" w:type="dxa"/>
            <w:shd w:val="clear" w:color="auto" w:fill="8DB3E2"/>
          </w:tcPr>
          <w:p w:rsidR="00D37356" w:rsidRDefault="00D37356" w:rsidP="00451CCF">
            <w:pPr>
              <w:rPr>
                <w:sz w:val="27"/>
                <w:szCs w:val="27"/>
              </w:rPr>
            </w:pPr>
            <w:r>
              <w:rPr>
                <w:rFonts w:hint="eastAsia"/>
                <w:sz w:val="27"/>
                <w:szCs w:val="27"/>
              </w:rPr>
              <w:t>wifiDistance</w:t>
            </w:r>
          </w:p>
        </w:tc>
        <w:tc>
          <w:tcPr>
            <w:tcW w:w="1696" w:type="dxa"/>
            <w:shd w:val="clear" w:color="auto" w:fill="8DB3E2"/>
          </w:tcPr>
          <w:p w:rsidR="00D37356" w:rsidRDefault="00D37356" w:rsidP="00451CCF">
            <w:r>
              <w:rPr>
                <w:rFonts w:hint="eastAsia"/>
              </w:rPr>
              <w:t>String</w:t>
            </w:r>
          </w:p>
        </w:tc>
        <w:tc>
          <w:tcPr>
            <w:tcW w:w="4830" w:type="dxa"/>
            <w:shd w:val="clear" w:color="auto" w:fill="8DB3E2"/>
          </w:tcPr>
          <w:p w:rsidR="00D37356" w:rsidRDefault="00D37356" w:rsidP="00451CCF">
            <w:r>
              <w:t>W</w:t>
            </w:r>
            <w:r>
              <w:rPr>
                <w:rFonts w:hint="eastAsia"/>
              </w:rPr>
              <w:t>ifi</w:t>
            </w:r>
            <w:r>
              <w:rPr>
                <w:rFonts w:hint="eastAsia"/>
              </w:rPr>
              <w:t>热点距离</w:t>
            </w:r>
          </w:p>
        </w:tc>
      </w:tr>
    </w:tbl>
    <w:p w:rsidR="00D37356" w:rsidRPr="00D37356" w:rsidRDefault="00D37356" w:rsidP="00D37356"/>
    <w:p w:rsidR="005A63D7" w:rsidRDefault="005A63D7" w:rsidP="002B116C">
      <w:pPr>
        <w:pStyle w:val="30"/>
        <w:numPr>
          <w:ilvl w:val="0"/>
          <w:numId w:val="3"/>
        </w:numPr>
      </w:pPr>
      <w:bookmarkStart w:id="14" w:name="_Toc405551088"/>
      <w:r>
        <w:rPr>
          <w:rFonts w:hint="eastAsia"/>
        </w:rPr>
        <w:lastRenderedPageBreak/>
        <w:t>周边搜索</w:t>
      </w:r>
      <w:bookmarkEnd w:id="14"/>
    </w:p>
    <w:p w:rsidR="00D37356" w:rsidRDefault="00D37356" w:rsidP="00D37356">
      <w:pPr>
        <w:pStyle w:val="5"/>
      </w:pPr>
      <w:r>
        <w:rPr>
          <w:rFonts w:hint="eastAsia"/>
        </w:rPr>
        <w:t>接口描述</w:t>
      </w:r>
    </w:p>
    <w:p w:rsidR="00D37356" w:rsidRDefault="00D37356" w:rsidP="00D37356">
      <w:r>
        <w:t>http://101.95.48.96:8005/public/sjkf/servicenet/Surrounding_query?Province=%E4%B8%8A%E6%B5%B7&amp;City=%E4%B8%8A%E6%B5%B7&amp;Name=%E5%98%89%E5%AE%9A%E5%8C%BA&amp;distince=50&amp;lat=30.962290&amp;lng=121.399709</w:t>
      </w:r>
    </w:p>
    <w:p w:rsidR="00D37356" w:rsidRDefault="00D37356" w:rsidP="00D3735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2268"/>
        <w:gridCol w:w="2552"/>
      </w:tblGrid>
      <w:tr w:rsidR="00D37356" w:rsidTr="00D37356">
        <w:tc>
          <w:tcPr>
            <w:tcW w:w="1843" w:type="dxa"/>
            <w:shd w:val="clear" w:color="auto" w:fill="BFBFBF"/>
          </w:tcPr>
          <w:p w:rsidR="00D37356" w:rsidRDefault="00D37356" w:rsidP="00451CCF">
            <w:r>
              <w:t>Key</w:t>
            </w:r>
          </w:p>
        </w:tc>
        <w:tc>
          <w:tcPr>
            <w:tcW w:w="1559" w:type="dxa"/>
            <w:shd w:val="clear" w:color="auto" w:fill="BFBFBF"/>
          </w:tcPr>
          <w:p w:rsidR="00D37356" w:rsidRDefault="00D37356" w:rsidP="00451CCF">
            <w:r>
              <w:rPr>
                <w:rFonts w:hAnsi="宋体"/>
              </w:rPr>
              <w:t>类型</w:t>
            </w:r>
          </w:p>
        </w:tc>
        <w:tc>
          <w:tcPr>
            <w:tcW w:w="2268" w:type="dxa"/>
            <w:shd w:val="clear" w:color="auto" w:fill="BFBFBF"/>
          </w:tcPr>
          <w:p w:rsidR="00D37356" w:rsidRDefault="00D37356" w:rsidP="00451CCF">
            <w:r>
              <w:rPr>
                <w:rFonts w:hAnsi="宋体"/>
              </w:rPr>
              <w:t>必须</w:t>
            </w:r>
          </w:p>
        </w:tc>
        <w:tc>
          <w:tcPr>
            <w:tcW w:w="2552" w:type="dxa"/>
            <w:shd w:val="clear" w:color="auto" w:fill="BFBFBF"/>
          </w:tcPr>
          <w:p w:rsidR="00D37356" w:rsidRDefault="00D37356" w:rsidP="00451CCF">
            <w:r>
              <w:rPr>
                <w:rFonts w:hAnsi="宋体"/>
              </w:rPr>
              <w:t>注释</w:t>
            </w:r>
          </w:p>
        </w:tc>
      </w:tr>
      <w:tr w:rsidR="00D37356" w:rsidTr="00D37356">
        <w:tc>
          <w:tcPr>
            <w:tcW w:w="1843" w:type="dxa"/>
            <w:shd w:val="clear" w:color="auto" w:fill="F2F2F2"/>
          </w:tcPr>
          <w:p w:rsidR="00D37356" w:rsidRDefault="00D37356" w:rsidP="00451CCF">
            <w:r>
              <w:t>P</w:t>
            </w:r>
            <w:r>
              <w:rPr>
                <w:rFonts w:hint="eastAsia"/>
              </w:rPr>
              <w:t>rovince</w:t>
            </w:r>
          </w:p>
        </w:tc>
        <w:tc>
          <w:tcPr>
            <w:tcW w:w="1559" w:type="dxa"/>
          </w:tcPr>
          <w:p w:rsidR="00D37356" w:rsidRDefault="00D37356" w:rsidP="00451CCF">
            <w:r>
              <w:t>String</w:t>
            </w:r>
          </w:p>
        </w:tc>
        <w:tc>
          <w:tcPr>
            <w:tcW w:w="2268" w:type="dxa"/>
          </w:tcPr>
          <w:p w:rsidR="00D37356" w:rsidRDefault="00D37356" w:rsidP="00451CCF">
            <w:r>
              <w:rPr>
                <w:rFonts w:hAnsi="宋体"/>
              </w:rPr>
              <w:t>是</w:t>
            </w:r>
          </w:p>
        </w:tc>
        <w:tc>
          <w:tcPr>
            <w:tcW w:w="2552" w:type="dxa"/>
          </w:tcPr>
          <w:p w:rsidR="00D37356" w:rsidRDefault="00D37356" w:rsidP="00451CCF">
            <w:r>
              <w:rPr>
                <w:rFonts w:hAnsi="宋体" w:hint="eastAsia"/>
              </w:rPr>
              <w:t>省份</w:t>
            </w:r>
          </w:p>
        </w:tc>
      </w:tr>
      <w:tr w:rsidR="00D37356" w:rsidTr="00D37356">
        <w:tc>
          <w:tcPr>
            <w:tcW w:w="1843" w:type="dxa"/>
            <w:shd w:val="clear" w:color="auto" w:fill="F2F2F2"/>
          </w:tcPr>
          <w:p w:rsidR="00D37356" w:rsidRDefault="00D37356" w:rsidP="00451CCF">
            <w:r>
              <w:rPr>
                <w:rFonts w:hint="eastAsia"/>
              </w:rPr>
              <w:t>City</w:t>
            </w:r>
          </w:p>
        </w:tc>
        <w:tc>
          <w:tcPr>
            <w:tcW w:w="1559" w:type="dxa"/>
          </w:tcPr>
          <w:p w:rsidR="00D37356" w:rsidRDefault="00D37356" w:rsidP="00451CCF">
            <w:r>
              <w:rPr>
                <w:rFonts w:hint="eastAsia"/>
              </w:rPr>
              <w:t>String</w:t>
            </w:r>
          </w:p>
        </w:tc>
        <w:tc>
          <w:tcPr>
            <w:tcW w:w="2268" w:type="dxa"/>
          </w:tcPr>
          <w:p w:rsidR="00D37356" w:rsidRDefault="00D37356" w:rsidP="00451CCF">
            <w:r>
              <w:rPr>
                <w:rFonts w:hint="eastAsia"/>
              </w:rPr>
              <w:t>是</w:t>
            </w:r>
          </w:p>
        </w:tc>
        <w:tc>
          <w:tcPr>
            <w:tcW w:w="2552" w:type="dxa"/>
          </w:tcPr>
          <w:p w:rsidR="00D37356" w:rsidRDefault="00D37356" w:rsidP="00451CCF">
            <w:r>
              <w:rPr>
                <w:rFonts w:hint="eastAsia"/>
              </w:rPr>
              <w:t>城市</w:t>
            </w:r>
          </w:p>
        </w:tc>
      </w:tr>
      <w:tr w:rsidR="00D37356" w:rsidTr="00D37356">
        <w:tc>
          <w:tcPr>
            <w:tcW w:w="1843" w:type="dxa"/>
            <w:shd w:val="clear" w:color="auto" w:fill="F2F2F2"/>
          </w:tcPr>
          <w:p w:rsidR="00D37356" w:rsidRDefault="00D37356" w:rsidP="00451CCF">
            <w:r>
              <w:rPr>
                <w:rFonts w:hint="eastAsia"/>
              </w:rPr>
              <w:t>Name</w:t>
            </w:r>
          </w:p>
        </w:tc>
        <w:tc>
          <w:tcPr>
            <w:tcW w:w="1559" w:type="dxa"/>
          </w:tcPr>
          <w:p w:rsidR="00D37356" w:rsidRDefault="00D37356" w:rsidP="00451CCF">
            <w:r>
              <w:rPr>
                <w:rFonts w:hint="eastAsia"/>
              </w:rPr>
              <w:t>String</w:t>
            </w:r>
          </w:p>
        </w:tc>
        <w:tc>
          <w:tcPr>
            <w:tcW w:w="2268" w:type="dxa"/>
          </w:tcPr>
          <w:p w:rsidR="00D37356" w:rsidRDefault="00D37356" w:rsidP="00451CCF">
            <w:r>
              <w:rPr>
                <w:rFonts w:hint="eastAsia"/>
              </w:rPr>
              <w:t>否</w:t>
            </w:r>
          </w:p>
        </w:tc>
        <w:tc>
          <w:tcPr>
            <w:tcW w:w="2552" w:type="dxa"/>
          </w:tcPr>
          <w:p w:rsidR="00D37356" w:rsidRDefault="00D37356" w:rsidP="00451CCF">
            <w:r>
              <w:rPr>
                <w:rFonts w:hint="eastAsia"/>
              </w:rPr>
              <w:t>区</w:t>
            </w:r>
          </w:p>
        </w:tc>
      </w:tr>
      <w:tr w:rsidR="00D37356" w:rsidTr="00D37356">
        <w:tc>
          <w:tcPr>
            <w:tcW w:w="1843" w:type="dxa"/>
            <w:shd w:val="clear" w:color="auto" w:fill="F2F2F2"/>
          </w:tcPr>
          <w:p w:rsidR="00D37356" w:rsidRDefault="00D37356" w:rsidP="00451CCF">
            <w:r>
              <w:rPr>
                <w:rFonts w:hint="eastAsia"/>
              </w:rPr>
              <w:t>lng</w:t>
            </w:r>
          </w:p>
        </w:tc>
        <w:tc>
          <w:tcPr>
            <w:tcW w:w="1559" w:type="dxa"/>
          </w:tcPr>
          <w:p w:rsidR="00D37356" w:rsidRDefault="00D37356" w:rsidP="00451CCF">
            <w:r>
              <w:rPr>
                <w:rFonts w:hint="eastAsia"/>
              </w:rPr>
              <w:t>double</w:t>
            </w:r>
          </w:p>
        </w:tc>
        <w:tc>
          <w:tcPr>
            <w:tcW w:w="2268" w:type="dxa"/>
          </w:tcPr>
          <w:p w:rsidR="00D37356" w:rsidRDefault="00D37356" w:rsidP="00451CCF">
            <w:r>
              <w:rPr>
                <w:rFonts w:hint="eastAsia"/>
              </w:rPr>
              <w:t>是</w:t>
            </w:r>
          </w:p>
        </w:tc>
        <w:tc>
          <w:tcPr>
            <w:tcW w:w="2552" w:type="dxa"/>
          </w:tcPr>
          <w:p w:rsidR="00D37356" w:rsidRDefault="00D37356" w:rsidP="00451CCF">
            <w:r>
              <w:rPr>
                <w:rFonts w:hint="eastAsia"/>
              </w:rPr>
              <w:t>经度</w:t>
            </w:r>
          </w:p>
        </w:tc>
      </w:tr>
      <w:tr w:rsidR="00D37356" w:rsidTr="00D37356">
        <w:tc>
          <w:tcPr>
            <w:tcW w:w="1843" w:type="dxa"/>
            <w:shd w:val="clear" w:color="auto" w:fill="F2F2F2"/>
          </w:tcPr>
          <w:p w:rsidR="00D37356" w:rsidRDefault="00D37356" w:rsidP="00451CCF">
            <w:r>
              <w:rPr>
                <w:rFonts w:hint="eastAsia"/>
              </w:rPr>
              <w:t>lat</w:t>
            </w:r>
          </w:p>
        </w:tc>
        <w:tc>
          <w:tcPr>
            <w:tcW w:w="1559" w:type="dxa"/>
          </w:tcPr>
          <w:p w:rsidR="00D37356" w:rsidRDefault="00D37356" w:rsidP="00451CCF">
            <w:r>
              <w:rPr>
                <w:rFonts w:hint="eastAsia"/>
              </w:rPr>
              <w:t>double</w:t>
            </w:r>
          </w:p>
        </w:tc>
        <w:tc>
          <w:tcPr>
            <w:tcW w:w="2268" w:type="dxa"/>
          </w:tcPr>
          <w:p w:rsidR="00D37356" w:rsidRDefault="00D37356" w:rsidP="00451CCF">
            <w:r>
              <w:rPr>
                <w:rFonts w:hint="eastAsia"/>
              </w:rPr>
              <w:t>是</w:t>
            </w:r>
          </w:p>
        </w:tc>
        <w:tc>
          <w:tcPr>
            <w:tcW w:w="2552" w:type="dxa"/>
          </w:tcPr>
          <w:p w:rsidR="00D37356" w:rsidRDefault="00D37356" w:rsidP="00451CCF">
            <w:r>
              <w:rPr>
                <w:rFonts w:hint="eastAsia"/>
              </w:rPr>
              <w:t>纬度</w:t>
            </w:r>
          </w:p>
        </w:tc>
      </w:tr>
      <w:tr w:rsidR="00D37356" w:rsidTr="00D37356">
        <w:tc>
          <w:tcPr>
            <w:tcW w:w="1843" w:type="dxa"/>
            <w:shd w:val="clear" w:color="auto" w:fill="F2F2F2"/>
          </w:tcPr>
          <w:p w:rsidR="00D37356" w:rsidRDefault="00D37356" w:rsidP="00451CCF">
            <w:r>
              <w:rPr>
                <w:rFonts w:hint="eastAsia"/>
              </w:rPr>
              <w:t>distance</w:t>
            </w:r>
          </w:p>
        </w:tc>
        <w:tc>
          <w:tcPr>
            <w:tcW w:w="1559" w:type="dxa"/>
          </w:tcPr>
          <w:p w:rsidR="00D37356" w:rsidRDefault="00D37356" w:rsidP="00451CCF">
            <w:r>
              <w:rPr>
                <w:rFonts w:hint="eastAsia"/>
              </w:rPr>
              <w:t>String</w:t>
            </w:r>
          </w:p>
        </w:tc>
        <w:tc>
          <w:tcPr>
            <w:tcW w:w="2268" w:type="dxa"/>
          </w:tcPr>
          <w:p w:rsidR="00D37356" w:rsidRDefault="00D37356" w:rsidP="00451CCF">
            <w:r>
              <w:rPr>
                <w:rFonts w:hint="eastAsia"/>
              </w:rPr>
              <w:t>是</w:t>
            </w:r>
          </w:p>
        </w:tc>
        <w:tc>
          <w:tcPr>
            <w:tcW w:w="2552" w:type="dxa"/>
          </w:tcPr>
          <w:p w:rsidR="00D37356" w:rsidRDefault="00D37356" w:rsidP="00451CCF">
            <w:r>
              <w:rPr>
                <w:rFonts w:hint="eastAsia"/>
              </w:rPr>
              <w:t>距离</w:t>
            </w:r>
          </w:p>
        </w:tc>
      </w:tr>
      <w:tr w:rsidR="00D37356" w:rsidTr="00D37356">
        <w:tc>
          <w:tcPr>
            <w:tcW w:w="1843" w:type="dxa"/>
            <w:shd w:val="clear" w:color="auto" w:fill="F2F2F2"/>
          </w:tcPr>
          <w:p w:rsidR="00D37356" w:rsidRDefault="00D37356" w:rsidP="00451CCF">
            <w:r>
              <w:rPr>
                <w:rFonts w:hint="eastAsia"/>
              </w:rPr>
              <w:t>PageSize</w:t>
            </w:r>
          </w:p>
        </w:tc>
        <w:tc>
          <w:tcPr>
            <w:tcW w:w="1559" w:type="dxa"/>
          </w:tcPr>
          <w:p w:rsidR="00D37356" w:rsidRDefault="00D37356" w:rsidP="00451CCF">
            <w:r>
              <w:rPr>
                <w:rFonts w:hint="eastAsia"/>
              </w:rPr>
              <w:t>String</w:t>
            </w:r>
          </w:p>
        </w:tc>
        <w:tc>
          <w:tcPr>
            <w:tcW w:w="2268" w:type="dxa"/>
          </w:tcPr>
          <w:p w:rsidR="00D37356" w:rsidRDefault="00D37356" w:rsidP="00451CCF">
            <w:r>
              <w:rPr>
                <w:rFonts w:hint="eastAsia"/>
              </w:rPr>
              <w:t>否</w:t>
            </w:r>
          </w:p>
        </w:tc>
        <w:tc>
          <w:tcPr>
            <w:tcW w:w="2552" w:type="dxa"/>
          </w:tcPr>
          <w:p w:rsidR="00D37356" w:rsidRDefault="00D37356" w:rsidP="00451CCF">
            <w:r>
              <w:rPr>
                <w:rFonts w:hint="eastAsia"/>
              </w:rPr>
              <w:t>总页数</w:t>
            </w:r>
          </w:p>
        </w:tc>
      </w:tr>
      <w:tr w:rsidR="00D37356" w:rsidTr="00D37356">
        <w:tc>
          <w:tcPr>
            <w:tcW w:w="1843" w:type="dxa"/>
            <w:shd w:val="clear" w:color="auto" w:fill="F2F2F2"/>
          </w:tcPr>
          <w:p w:rsidR="00D37356" w:rsidRDefault="00D37356" w:rsidP="00451CCF">
            <w:r>
              <w:rPr>
                <w:rFonts w:hint="eastAsia"/>
              </w:rPr>
              <w:t>PageIndex</w:t>
            </w:r>
          </w:p>
        </w:tc>
        <w:tc>
          <w:tcPr>
            <w:tcW w:w="1559" w:type="dxa"/>
          </w:tcPr>
          <w:p w:rsidR="00D37356" w:rsidRDefault="00D37356" w:rsidP="00451CCF">
            <w:r>
              <w:rPr>
                <w:rFonts w:hint="eastAsia"/>
              </w:rPr>
              <w:t>String</w:t>
            </w:r>
          </w:p>
        </w:tc>
        <w:tc>
          <w:tcPr>
            <w:tcW w:w="2268" w:type="dxa"/>
          </w:tcPr>
          <w:p w:rsidR="00D37356" w:rsidRDefault="00D37356" w:rsidP="00451CCF">
            <w:r>
              <w:rPr>
                <w:rFonts w:hint="eastAsia"/>
              </w:rPr>
              <w:t>否</w:t>
            </w:r>
          </w:p>
        </w:tc>
        <w:tc>
          <w:tcPr>
            <w:tcW w:w="2552" w:type="dxa"/>
          </w:tcPr>
          <w:p w:rsidR="00D37356" w:rsidRDefault="00D37356" w:rsidP="00451CCF">
            <w:r>
              <w:rPr>
                <w:rFonts w:hint="eastAsia"/>
              </w:rPr>
              <w:t>当前页数</w:t>
            </w:r>
          </w:p>
        </w:tc>
      </w:tr>
      <w:tr w:rsidR="00D37356" w:rsidTr="00D37356">
        <w:tc>
          <w:tcPr>
            <w:tcW w:w="1843" w:type="dxa"/>
            <w:shd w:val="clear" w:color="auto" w:fill="F2F2F2"/>
          </w:tcPr>
          <w:p w:rsidR="00D37356" w:rsidRDefault="00D37356" w:rsidP="00451CCF">
            <w:r>
              <w:rPr>
                <w:rFonts w:hint="eastAsia"/>
              </w:rPr>
              <w:t>yytName</w:t>
            </w:r>
          </w:p>
        </w:tc>
        <w:tc>
          <w:tcPr>
            <w:tcW w:w="1559" w:type="dxa"/>
          </w:tcPr>
          <w:p w:rsidR="00D37356" w:rsidRDefault="00D37356" w:rsidP="00451CCF">
            <w:r>
              <w:rPr>
                <w:rFonts w:hint="eastAsia"/>
              </w:rPr>
              <w:t>String</w:t>
            </w:r>
          </w:p>
        </w:tc>
        <w:tc>
          <w:tcPr>
            <w:tcW w:w="2268" w:type="dxa"/>
          </w:tcPr>
          <w:p w:rsidR="00D37356" w:rsidRDefault="00D37356" w:rsidP="00451CCF">
            <w:r>
              <w:rPr>
                <w:rFonts w:hint="eastAsia"/>
              </w:rPr>
              <w:t>否</w:t>
            </w:r>
          </w:p>
        </w:tc>
        <w:tc>
          <w:tcPr>
            <w:tcW w:w="2552" w:type="dxa"/>
          </w:tcPr>
          <w:p w:rsidR="00D37356" w:rsidRDefault="00D37356" w:rsidP="00451CCF">
            <w:r>
              <w:rPr>
                <w:rFonts w:hint="eastAsia"/>
              </w:rPr>
              <w:t>可以查营业厅名称或地址</w:t>
            </w:r>
          </w:p>
        </w:tc>
      </w:tr>
    </w:tbl>
    <w:p w:rsidR="00D37356" w:rsidRDefault="00D37356" w:rsidP="00D37356"/>
    <w:p w:rsidR="00D37356" w:rsidRDefault="00D37356" w:rsidP="00D37356">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D37356" w:rsidTr="00451CCF">
        <w:tc>
          <w:tcPr>
            <w:tcW w:w="1996" w:type="dxa"/>
            <w:tcBorders>
              <w:bottom w:val="single" w:sz="6" w:space="0" w:color="auto"/>
            </w:tcBorders>
            <w:shd w:val="clear" w:color="auto" w:fill="BFBFBF"/>
          </w:tcPr>
          <w:p w:rsidR="00D37356" w:rsidRDefault="00D37356" w:rsidP="00451CCF">
            <w:r>
              <w:t>Key</w:t>
            </w:r>
          </w:p>
        </w:tc>
        <w:tc>
          <w:tcPr>
            <w:tcW w:w="1696" w:type="dxa"/>
            <w:shd w:val="clear" w:color="auto" w:fill="BFBFBF"/>
          </w:tcPr>
          <w:p w:rsidR="00D37356" w:rsidRDefault="00D37356" w:rsidP="00451CCF">
            <w:r>
              <w:rPr>
                <w:rFonts w:hAnsi="宋体"/>
              </w:rPr>
              <w:t>类型</w:t>
            </w:r>
          </w:p>
        </w:tc>
        <w:tc>
          <w:tcPr>
            <w:tcW w:w="4830" w:type="dxa"/>
            <w:shd w:val="clear" w:color="auto" w:fill="BFBFBF"/>
          </w:tcPr>
          <w:p w:rsidR="00D37356" w:rsidRDefault="00D37356" w:rsidP="00451CCF">
            <w:r>
              <w:rPr>
                <w:rFonts w:hAnsi="宋体"/>
              </w:rPr>
              <w:t>注释</w:t>
            </w:r>
          </w:p>
        </w:tc>
      </w:tr>
      <w:tr w:rsidR="00D37356" w:rsidTr="00451CCF">
        <w:tc>
          <w:tcPr>
            <w:tcW w:w="1996" w:type="dxa"/>
          </w:tcPr>
          <w:p w:rsidR="00D37356" w:rsidRDefault="00D37356" w:rsidP="00451CCF">
            <w:r>
              <w:rPr>
                <w:rFonts w:hint="eastAsia"/>
              </w:rPr>
              <w:t>ID</w:t>
            </w:r>
          </w:p>
        </w:tc>
        <w:tc>
          <w:tcPr>
            <w:tcW w:w="1696" w:type="dxa"/>
          </w:tcPr>
          <w:p w:rsidR="00D37356" w:rsidRDefault="00D37356" w:rsidP="00451CCF">
            <w:r>
              <w:rPr>
                <w:rFonts w:hint="eastAsia"/>
              </w:rPr>
              <w:t>int</w:t>
            </w:r>
          </w:p>
        </w:tc>
        <w:tc>
          <w:tcPr>
            <w:tcW w:w="4830" w:type="dxa"/>
          </w:tcPr>
          <w:p w:rsidR="00D37356" w:rsidRDefault="00D37356" w:rsidP="00451CCF">
            <w:r>
              <w:rPr>
                <w:rFonts w:hint="eastAsia"/>
              </w:rPr>
              <w:t>网点</w:t>
            </w:r>
            <w:r>
              <w:rPr>
                <w:rFonts w:hint="eastAsia"/>
              </w:rPr>
              <w:t>id</w:t>
            </w:r>
          </w:p>
        </w:tc>
      </w:tr>
      <w:tr w:rsidR="00D37356" w:rsidTr="00451CCF">
        <w:tc>
          <w:tcPr>
            <w:tcW w:w="1996" w:type="dxa"/>
          </w:tcPr>
          <w:p w:rsidR="00D37356" w:rsidRDefault="00D37356" w:rsidP="00451CCF">
            <w:r>
              <w:rPr>
                <w:shd w:val="clear" w:color="auto" w:fill="FFFFFF"/>
              </w:rPr>
              <w:t>YYT_ADDRESS</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地址</w:t>
            </w:r>
          </w:p>
        </w:tc>
      </w:tr>
      <w:tr w:rsidR="00D37356" w:rsidTr="00451CCF">
        <w:tc>
          <w:tcPr>
            <w:tcW w:w="1996" w:type="dxa"/>
            <w:tcBorders>
              <w:bottom w:val="single" w:sz="6" w:space="0" w:color="auto"/>
            </w:tcBorders>
          </w:tcPr>
          <w:p w:rsidR="00D37356" w:rsidRDefault="00D37356" w:rsidP="00451CCF">
            <w:r>
              <w:rPr>
                <w:shd w:val="clear" w:color="auto" w:fill="FFFFFF"/>
              </w:rPr>
              <w:t>YYT_LOGO</w:t>
            </w:r>
          </w:p>
        </w:tc>
        <w:tc>
          <w:tcPr>
            <w:tcW w:w="1696" w:type="dxa"/>
            <w:tcBorders>
              <w:bottom w:val="single" w:sz="6" w:space="0" w:color="auto"/>
            </w:tcBorders>
          </w:tcPr>
          <w:p w:rsidR="00D37356" w:rsidRDefault="00D37356" w:rsidP="00451CCF">
            <w:r>
              <w:rPr>
                <w:rFonts w:hint="eastAsia"/>
              </w:rPr>
              <w:t>String</w:t>
            </w:r>
          </w:p>
        </w:tc>
        <w:tc>
          <w:tcPr>
            <w:tcW w:w="4830" w:type="dxa"/>
            <w:tcBorders>
              <w:bottom w:val="single" w:sz="6" w:space="0" w:color="auto"/>
            </w:tcBorders>
          </w:tcPr>
          <w:p w:rsidR="00D37356" w:rsidRDefault="00D37356" w:rsidP="00451CCF">
            <w:r>
              <w:rPr>
                <w:rFonts w:hint="eastAsia"/>
              </w:rPr>
              <w:t>网点门头照片</w:t>
            </w:r>
          </w:p>
        </w:tc>
      </w:tr>
      <w:tr w:rsidR="00D37356" w:rsidTr="00451CCF">
        <w:tc>
          <w:tcPr>
            <w:tcW w:w="1996" w:type="dxa"/>
            <w:tcBorders>
              <w:bottom w:val="single" w:sz="6" w:space="0" w:color="auto"/>
            </w:tcBorders>
            <w:shd w:val="clear" w:color="auto" w:fill="FFFFFF"/>
          </w:tcPr>
          <w:p w:rsidR="00D37356" w:rsidRDefault="00D37356" w:rsidP="00451CCF">
            <w:r>
              <w:rPr>
                <w:shd w:val="clear" w:color="auto" w:fill="FFFFFF"/>
              </w:rPr>
              <w:t>YYT_LATITUDE</w:t>
            </w:r>
          </w:p>
        </w:tc>
        <w:tc>
          <w:tcPr>
            <w:tcW w:w="1696" w:type="dxa"/>
            <w:tcBorders>
              <w:bottom w:val="single" w:sz="6" w:space="0" w:color="auto"/>
            </w:tcBorders>
            <w:shd w:val="clear" w:color="auto" w:fill="FFFFFF"/>
          </w:tcPr>
          <w:p w:rsidR="00D37356" w:rsidRDefault="00D37356" w:rsidP="00451CCF">
            <w:r>
              <w:rPr>
                <w:rFonts w:hint="eastAsia"/>
              </w:rPr>
              <w:t>Double</w:t>
            </w:r>
          </w:p>
        </w:tc>
        <w:tc>
          <w:tcPr>
            <w:tcW w:w="4830" w:type="dxa"/>
            <w:tcBorders>
              <w:bottom w:val="single" w:sz="6" w:space="0" w:color="auto"/>
            </w:tcBorders>
            <w:shd w:val="clear" w:color="auto" w:fill="FFFFFF"/>
          </w:tcPr>
          <w:p w:rsidR="00D37356" w:rsidRDefault="00D37356" w:rsidP="00451CCF">
            <w:r>
              <w:rPr>
                <w:rFonts w:hint="eastAsia"/>
              </w:rPr>
              <w:t>纬度</w:t>
            </w:r>
          </w:p>
        </w:tc>
      </w:tr>
      <w:tr w:rsidR="00D37356" w:rsidTr="00451CCF">
        <w:tc>
          <w:tcPr>
            <w:tcW w:w="1996" w:type="dxa"/>
            <w:tcBorders>
              <w:bottom w:val="single" w:sz="6" w:space="0" w:color="auto"/>
            </w:tcBorders>
          </w:tcPr>
          <w:p w:rsidR="00D37356" w:rsidRDefault="00D37356" w:rsidP="00451CCF">
            <w:r>
              <w:rPr>
                <w:shd w:val="clear" w:color="auto" w:fill="FFFFFF"/>
              </w:rPr>
              <w:t>DISTINCE</w:t>
            </w:r>
          </w:p>
        </w:tc>
        <w:tc>
          <w:tcPr>
            <w:tcW w:w="1696" w:type="dxa"/>
          </w:tcPr>
          <w:p w:rsidR="00D37356" w:rsidRDefault="00D37356" w:rsidP="00451CCF">
            <w:r>
              <w:t>D</w:t>
            </w:r>
            <w:r>
              <w:rPr>
                <w:rFonts w:hint="eastAsia"/>
              </w:rPr>
              <w:t>ouble</w:t>
            </w:r>
          </w:p>
        </w:tc>
        <w:tc>
          <w:tcPr>
            <w:tcW w:w="4830" w:type="dxa"/>
          </w:tcPr>
          <w:p w:rsidR="00D37356" w:rsidRDefault="00D37356" w:rsidP="00451CCF">
            <w:r>
              <w:rPr>
                <w:rFonts w:hint="eastAsia"/>
              </w:rPr>
              <w:t>距离</w:t>
            </w:r>
          </w:p>
        </w:tc>
      </w:tr>
      <w:tr w:rsidR="00D37356" w:rsidTr="00451CCF">
        <w:tc>
          <w:tcPr>
            <w:tcW w:w="1996" w:type="dxa"/>
          </w:tcPr>
          <w:p w:rsidR="00D37356" w:rsidRDefault="00D37356" w:rsidP="00451CCF">
            <w:r>
              <w:rPr>
                <w:shd w:val="clear" w:color="auto" w:fill="FFFFFF"/>
              </w:rPr>
              <w:t>YYT_TYPE</w:t>
            </w:r>
          </w:p>
        </w:tc>
        <w:tc>
          <w:tcPr>
            <w:tcW w:w="1696" w:type="dxa"/>
          </w:tcPr>
          <w:p w:rsidR="00D37356" w:rsidRDefault="00D37356" w:rsidP="00451CCF">
            <w:r>
              <w:t>I</w:t>
            </w:r>
            <w:r>
              <w:rPr>
                <w:rFonts w:hint="eastAsia"/>
              </w:rPr>
              <w:t>nt</w:t>
            </w:r>
          </w:p>
        </w:tc>
        <w:tc>
          <w:tcPr>
            <w:tcW w:w="4830" w:type="dxa"/>
          </w:tcPr>
          <w:p w:rsidR="00D37356" w:rsidRDefault="00D37356" w:rsidP="00451CCF">
            <w:r>
              <w:rPr>
                <w:rFonts w:hint="eastAsia"/>
              </w:rPr>
              <w:t>分类</w:t>
            </w:r>
            <w:r>
              <w:rPr>
                <w:rFonts w:hint="eastAsia"/>
              </w:rPr>
              <w:t>1</w:t>
            </w:r>
            <w:r>
              <w:rPr>
                <w:rFonts w:hint="eastAsia"/>
              </w:rPr>
              <w:t>正常营业</w:t>
            </w:r>
            <w:r>
              <w:rPr>
                <w:rFonts w:hint="eastAsia"/>
              </w:rPr>
              <w:t xml:space="preserve"> 2</w:t>
            </w:r>
            <w:r>
              <w:rPr>
                <w:rFonts w:hint="eastAsia"/>
              </w:rPr>
              <w:t>暂停营业</w:t>
            </w:r>
            <w:r>
              <w:rPr>
                <w:rFonts w:hint="eastAsia"/>
              </w:rPr>
              <w:t xml:space="preserve"> 3</w:t>
            </w:r>
            <w:r>
              <w:rPr>
                <w:rFonts w:hint="eastAsia"/>
              </w:rPr>
              <w:t>关闭</w:t>
            </w:r>
          </w:p>
        </w:tc>
      </w:tr>
      <w:tr w:rsidR="00D37356" w:rsidTr="00451CCF">
        <w:tc>
          <w:tcPr>
            <w:tcW w:w="1996" w:type="dxa"/>
            <w:tcBorders>
              <w:bottom w:val="single" w:sz="6" w:space="0" w:color="auto"/>
            </w:tcBorders>
            <w:shd w:val="clear" w:color="auto" w:fill="F2F2F2"/>
          </w:tcPr>
          <w:p w:rsidR="00D37356" w:rsidRDefault="00D37356" w:rsidP="00451CCF">
            <w:r>
              <w:rPr>
                <w:shd w:val="clear" w:color="auto" w:fill="FFFFFF"/>
              </w:rPr>
              <w:t>YYT_LEVEL</w:t>
            </w:r>
          </w:p>
        </w:tc>
        <w:tc>
          <w:tcPr>
            <w:tcW w:w="1696" w:type="dxa"/>
            <w:tcBorders>
              <w:bottom w:val="single" w:sz="6" w:space="0" w:color="auto"/>
            </w:tcBorders>
          </w:tcPr>
          <w:p w:rsidR="00D37356" w:rsidRDefault="00D37356" w:rsidP="00451CCF">
            <w:r>
              <w:t>I</w:t>
            </w:r>
            <w:r>
              <w:rPr>
                <w:rFonts w:hint="eastAsia"/>
              </w:rPr>
              <w:t>nt</w:t>
            </w:r>
          </w:p>
        </w:tc>
        <w:tc>
          <w:tcPr>
            <w:tcW w:w="4830" w:type="dxa"/>
            <w:tcBorders>
              <w:bottom w:val="single" w:sz="6" w:space="0" w:color="auto"/>
            </w:tcBorders>
          </w:tcPr>
          <w:p w:rsidR="00D37356" w:rsidRDefault="00D37356" w:rsidP="00451CCF">
            <w:r>
              <w:rPr>
                <w:rFonts w:hint="eastAsia"/>
              </w:rPr>
              <w:t>等级</w:t>
            </w:r>
          </w:p>
        </w:tc>
      </w:tr>
      <w:tr w:rsidR="00D37356" w:rsidTr="00451CCF">
        <w:tc>
          <w:tcPr>
            <w:tcW w:w="1996" w:type="dxa"/>
            <w:tcBorders>
              <w:bottom w:val="single" w:sz="6" w:space="0" w:color="auto"/>
            </w:tcBorders>
          </w:tcPr>
          <w:p w:rsidR="00D37356" w:rsidRDefault="00D37356" w:rsidP="00451CCF">
            <w:r>
              <w:rPr>
                <w:shd w:val="clear" w:color="auto" w:fill="FFFFFF"/>
              </w:rPr>
              <w:lastRenderedPageBreak/>
              <w:t>YYT_LONGITUDE</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经度</w:t>
            </w:r>
          </w:p>
        </w:tc>
      </w:tr>
      <w:tr w:rsidR="00D37356" w:rsidTr="00451CCF">
        <w:tc>
          <w:tcPr>
            <w:tcW w:w="1996" w:type="dxa"/>
            <w:tcBorders>
              <w:bottom w:val="single" w:sz="6" w:space="0" w:color="auto"/>
            </w:tcBorders>
          </w:tcPr>
          <w:p w:rsidR="00D37356" w:rsidRDefault="00D37356" w:rsidP="00451CCF">
            <w:r>
              <w:rPr>
                <w:shd w:val="clear" w:color="auto" w:fill="FFFFFF"/>
              </w:rPr>
              <w:t>START</w:t>
            </w:r>
          </w:p>
        </w:tc>
        <w:tc>
          <w:tcPr>
            <w:tcW w:w="1696" w:type="dxa"/>
          </w:tcPr>
          <w:p w:rsidR="00D37356" w:rsidRDefault="00D37356" w:rsidP="00451CCF">
            <w:r>
              <w:t>D</w:t>
            </w:r>
            <w:r>
              <w:rPr>
                <w:rFonts w:hint="eastAsia"/>
              </w:rPr>
              <w:t>atetime</w:t>
            </w:r>
          </w:p>
        </w:tc>
        <w:tc>
          <w:tcPr>
            <w:tcW w:w="4830" w:type="dxa"/>
          </w:tcPr>
          <w:p w:rsidR="00D37356" w:rsidRDefault="00D37356" w:rsidP="00451CCF">
            <w:r>
              <w:t>Y</w:t>
            </w:r>
            <w:r>
              <w:rPr>
                <w:rFonts w:hint="eastAsia"/>
              </w:rPr>
              <w:t>yt_type=2</w:t>
            </w:r>
            <w:r>
              <w:rPr>
                <w:rFonts w:hint="eastAsia"/>
              </w:rPr>
              <w:t>下有效起时间</w:t>
            </w:r>
          </w:p>
        </w:tc>
      </w:tr>
      <w:tr w:rsidR="00D37356" w:rsidTr="00451CCF">
        <w:tc>
          <w:tcPr>
            <w:tcW w:w="1996" w:type="dxa"/>
            <w:tcBorders>
              <w:bottom w:val="single" w:sz="6" w:space="0" w:color="auto"/>
            </w:tcBorders>
          </w:tcPr>
          <w:p w:rsidR="00D37356" w:rsidRDefault="00D37356" w:rsidP="00451CCF">
            <w:r>
              <w:rPr>
                <w:shd w:val="clear" w:color="auto" w:fill="FFFFFF"/>
              </w:rPr>
              <w:t>YYT_NAME</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网点名称</w:t>
            </w:r>
          </w:p>
        </w:tc>
      </w:tr>
      <w:tr w:rsidR="00D37356" w:rsidTr="00451CCF">
        <w:tc>
          <w:tcPr>
            <w:tcW w:w="1996" w:type="dxa"/>
            <w:tcBorders>
              <w:bottom w:val="single" w:sz="6" w:space="0" w:color="auto"/>
            </w:tcBorders>
          </w:tcPr>
          <w:p w:rsidR="00D37356" w:rsidRDefault="00D37356" w:rsidP="00451CCF">
            <w:r>
              <w:rPr>
                <w:shd w:val="clear" w:color="auto" w:fill="FFFFFF"/>
              </w:rPr>
              <w:t>END</w:t>
            </w:r>
          </w:p>
        </w:tc>
        <w:tc>
          <w:tcPr>
            <w:tcW w:w="1696" w:type="dxa"/>
          </w:tcPr>
          <w:p w:rsidR="00D37356" w:rsidRDefault="00D37356" w:rsidP="00451CCF">
            <w:r>
              <w:t>D</w:t>
            </w:r>
            <w:r>
              <w:rPr>
                <w:rFonts w:hint="eastAsia"/>
              </w:rPr>
              <w:t>atetime</w:t>
            </w:r>
          </w:p>
        </w:tc>
        <w:tc>
          <w:tcPr>
            <w:tcW w:w="4830" w:type="dxa"/>
          </w:tcPr>
          <w:p w:rsidR="00D37356" w:rsidRDefault="00D37356" w:rsidP="00451CCF">
            <w:r>
              <w:t>Y</w:t>
            </w:r>
            <w:r>
              <w:rPr>
                <w:rFonts w:hint="eastAsia"/>
              </w:rPr>
              <w:t>yt_type=2</w:t>
            </w:r>
            <w:r>
              <w:rPr>
                <w:rFonts w:hint="eastAsia"/>
              </w:rPr>
              <w:t>下有效止时间</w:t>
            </w:r>
          </w:p>
        </w:tc>
      </w:tr>
      <w:tr w:rsidR="00D37356" w:rsidTr="00451CCF">
        <w:tc>
          <w:tcPr>
            <w:tcW w:w="1996" w:type="dxa"/>
          </w:tcPr>
          <w:p w:rsidR="00D37356" w:rsidRDefault="00D37356" w:rsidP="00451CCF">
            <w:r>
              <w:rPr>
                <w:shd w:val="clear" w:color="auto" w:fill="FFFFFF"/>
              </w:rPr>
              <w:t>YYT_TRADETIME</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营业时间</w:t>
            </w:r>
          </w:p>
        </w:tc>
      </w:tr>
      <w:tr w:rsidR="00D37356" w:rsidTr="00451CCF">
        <w:tc>
          <w:tcPr>
            <w:tcW w:w="1996" w:type="dxa"/>
          </w:tcPr>
          <w:p w:rsidR="00D37356" w:rsidRDefault="00D37356" w:rsidP="00451CCF">
            <w:pPr>
              <w:rPr>
                <w:shd w:val="clear" w:color="auto" w:fill="FFFFFF"/>
              </w:rPr>
            </w:pPr>
            <w:r>
              <w:rPr>
                <w:shd w:val="clear" w:color="auto" w:fill="FFFFFF"/>
              </w:rPr>
              <w:t>YYT_TEL</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联系电话</w:t>
            </w:r>
          </w:p>
        </w:tc>
      </w:tr>
      <w:tr w:rsidR="00D37356" w:rsidTr="00451CCF">
        <w:tc>
          <w:tcPr>
            <w:tcW w:w="1996" w:type="dxa"/>
          </w:tcPr>
          <w:p w:rsidR="00D37356" w:rsidRDefault="00D37356" w:rsidP="00451CCF">
            <w:pPr>
              <w:rPr>
                <w:shd w:val="clear" w:color="auto" w:fill="FFFFFF"/>
              </w:rPr>
            </w:pPr>
            <w:r>
              <w:rPr>
                <w:shd w:val="clear" w:color="auto" w:fill="FFFFFF"/>
              </w:rPr>
              <w:t>YYT_TRADECYCLE</w:t>
            </w:r>
          </w:p>
        </w:tc>
        <w:tc>
          <w:tcPr>
            <w:tcW w:w="1696" w:type="dxa"/>
          </w:tcPr>
          <w:p w:rsidR="00D37356" w:rsidRDefault="00D37356" w:rsidP="00451CCF">
            <w:r>
              <w:rPr>
                <w:rFonts w:hint="eastAsia"/>
              </w:rPr>
              <w:t>String</w:t>
            </w:r>
          </w:p>
        </w:tc>
        <w:tc>
          <w:tcPr>
            <w:tcW w:w="4830" w:type="dxa"/>
          </w:tcPr>
          <w:p w:rsidR="00D37356" w:rsidRDefault="00D37356" w:rsidP="00451CCF">
            <w:r>
              <w:rPr>
                <w:rFonts w:hint="eastAsia"/>
              </w:rPr>
              <w:t>营业周期</w:t>
            </w:r>
          </w:p>
        </w:tc>
      </w:tr>
      <w:tr w:rsidR="00D37356" w:rsidTr="00451CCF">
        <w:tc>
          <w:tcPr>
            <w:tcW w:w="1996" w:type="dxa"/>
          </w:tcPr>
          <w:p w:rsidR="00D37356" w:rsidRDefault="00D37356" w:rsidP="00451CCF">
            <w:pPr>
              <w:rPr>
                <w:shd w:val="clear" w:color="auto" w:fill="FFFFFF"/>
              </w:rPr>
            </w:pPr>
            <w:r>
              <w:rPr>
                <w:rFonts w:hint="eastAsia"/>
                <w:shd w:val="clear" w:color="auto" w:fill="FFFFFF"/>
              </w:rPr>
              <w:t>listHomeIco</w:t>
            </w:r>
          </w:p>
        </w:tc>
        <w:tc>
          <w:tcPr>
            <w:tcW w:w="1696" w:type="dxa"/>
          </w:tcPr>
          <w:p w:rsidR="00D37356" w:rsidRDefault="00D37356" w:rsidP="00451CCF">
            <w:r>
              <w:rPr>
                <w:rFonts w:hint="eastAsia"/>
              </w:rPr>
              <w:t>List</w:t>
            </w:r>
          </w:p>
        </w:tc>
        <w:tc>
          <w:tcPr>
            <w:tcW w:w="4830" w:type="dxa"/>
          </w:tcPr>
          <w:p w:rsidR="00D37356" w:rsidRDefault="00D37356" w:rsidP="00451CCF">
            <w:r>
              <w:rPr>
                <w:rFonts w:hint="eastAsia"/>
              </w:rPr>
              <w:t>小标签</w:t>
            </w:r>
          </w:p>
        </w:tc>
      </w:tr>
    </w:tbl>
    <w:p w:rsidR="00D37356" w:rsidRDefault="00D37356" w:rsidP="00D37356">
      <w:r>
        <w:rPr>
          <w:rFonts w:hint="eastAsia"/>
        </w:rPr>
        <w:t>listHomeIco</w:t>
      </w:r>
      <w:r>
        <w:rPr>
          <w:rFonts w:hint="eastAsia"/>
        </w:rPr>
        <w:t>中的是：</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D37356" w:rsidTr="00451CCF">
        <w:tc>
          <w:tcPr>
            <w:tcW w:w="1919" w:type="dxa"/>
            <w:shd w:val="clear" w:color="auto" w:fill="BFBFBF"/>
          </w:tcPr>
          <w:p w:rsidR="00D37356" w:rsidRDefault="00D37356" w:rsidP="00451CCF">
            <w:pPr>
              <w:rPr>
                <w:b/>
              </w:rPr>
            </w:pPr>
            <w:r>
              <w:rPr>
                <w:b/>
              </w:rPr>
              <w:t>Key</w:t>
            </w:r>
          </w:p>
        </w:tc>
        <w:tc>
          <w:tcPr>
            <w:tcW w:w="1589" w:type="dxa"/>
            <w:shd w:val="clear" w:color="auto" w:fill="BFBFBF"/>
          </w:tcPr>
          <w:p w:rsidR="00D37356" w:rsidRDefault="00D37356" w:rsidP="00451CCF">
            <w:pPr>
              <w:rPr>
                <w:b/>
              </w:rPr>
            </w:pPr>
            <w:r>
              <w:rPr>
                <w:b/>
              </w:rPr>
              <w:t>类型</w:t>
            </w:r>
          </w:p>
        </w:tc>
        <w:tc>
          <w:tcPr>
            <w:tcW w:w="4821" w:type="dxa"/>
            <w:shd w:val="clear" w:color="auto" w:fill="BFBFBF"/>
          </w:tcPr>
          <w:p w:rsidR="00D37356" w:rsidRDefault="00D37356" w:rsidP="00451CCF">
            <w:pPr>
              <w:rPr>
                <w:b/>
              </w:rPr>
            </w:pPr>
            <w:r>
              <w:rPr>
                <w:b/>
              </w:rPr>
              <w:t>注释</w:t>
            </w:r>
          </w:p>
        </w:tc>
      </w:tr>
      <w:tr w:rsidR="00D37356" w:rsidTr="00451CCF">
        <w:trPr>
          <w:trHeight w:val="235"/>
        </w:trPr>
        <w:tc>
          <w:tcPr>
            <w:tcW w:w="1919" w:type="dxa"/>
            <w:shd w:val="clear" w:color="auto" w:fill="F2F2F2"/>
          </w:tcPr>
          <w:p w:rsidR="00D37356" w:rsidRDefault="00D37356" w:rsidP="00451CCF">
            <w:r>
              <w:t>url</w:t>
            </w:r>
          </w:p>
        </w:tc>
        <w:tc>
          <w:tcPr>
            <w:tcW w:w="1589" w:type="dxa"/>
          </w:tcPr>
          <w:p w:rsidR="00D37356" w:rsidRDefault="00D37356" w:rsidP="00451CCF">
            <w:r>
              <w:t>String</w:t>
            </w:r>
          </w:p>
        </w:tc>
        <w:tc>
          <w:tcPr>
            <w:tcW w:w="4821" w:type="dxa"/>
          </w:tcPr>
          <w:p w:rsidR="00D37356" w:rsidRDefault="00D37356" w:rsidP="00451CCF">
            <w:r>
              <w:rPr>
                <w:rFonts w:hint="eastAsia"/>
              </w:rPr>
              <w:t>图片地址</w:t>
            </w:r>
          </w:p>
        </w:tc>
      </w:tr>
      <w:tr w:rsidR="00D37356" w:rsidTr="00451CCF">
        <w:tc>
          <w:tcPr>
            <w:tcW w:w="1919" w:type="dxa"/>
            <w:shd w:val="clear" w:color="auto" w:fill="F2F2F2"/>
          </w:tcPr>
          <w:p w:rsidR="00D37356" w:rsidRDefault="00D37356" w:rsidP="00451CCF">
            <w:r>
              <w:t>id</w:t>
            </w:r>
          </w:p>
        </w:tc>
        <w:tc>
          <w:tcPr>
            <w:tcW w:w="1589" w:type="dxa"/>
          </w:tcPr>
          <w:p w:rsidR="00D37356" w:rsidRDefault="00D37356" w:rsidP="00451CCF">
            <w:r>
              <w:rPr>
                <w:rFonts w:hint="eastAsia"/>
              </w:rPr>
              <w:t>String</w:t>
            </w:r>
          </w:p>
        </w:tc>
        <w:tc>
          <w:tcPr>
            <w:tcW w:w="4821" w:type="dxa"/>
          </w:tcPr>
          <w:p w:rsidR="00D37356" w:rsidRDefault="00D37356" w:rsidP="00451CCF">
            <w:r>
              <w:t>I</w:t>
            </w:r>
            <w:r>
              <w:rPr>
                <w:rFonts w:hint="eastAsia"/>
              </w:rPr>
              <w:t>d</w:t>
            </w:r>
          </w:p>
        </w:tc>
      </w:tr>
      <w:tr w:rsidR="00D37356" w:rsidTr="00451CCF">
        <w:tc>
          <w:tcPr>
            <w:tcW w:w="1919" w:type="dxa"/>
            <w:shd w:val="clear" w:color="auto" w:fill="F2F2F2"/>
          </w:tcPr>
          <w:p w:rsidR="00D37356" w:rsidRDefault="00D37356" w:rsidP="00451CCF">
            <w:r>
              <w:t>iconame</w:t>
            </w:r>
          </w:p>
        </w:tc>
        <w:tc>
          <w:tcPr>
            <w:tcW w:w="1589" w:type="dxa"/>
          </w:tcPr>
          <w:p w:rsidR="00D37356" w:rsidRDefault="00D37356" w:rsidP="00451CCF">
            <w:r>
              <w:rPr>
                <w:rFonts w:hint="eastAsia"/>
              </w:rPr>
              <w:t>String</w:t>
            </w:r>
          </w:p>
        </w:tc>
        <w:tc>
          <w:tcPr>
            <w:tcW w:w="4821" w:type="dxa"/>
          </w:tcPr>
          <w:p w:rsidR="00D37356" w:rsidRDefault="00D37356" w:rsidP="00451CCF">
            <w:r>
              <w:rPr>
                <w:rFonts w:hint="eastAsia"/>
              </w:rPr>
              <w:t>名称</w:t>
            </w:r>
          </w:p>
        </w:tc>
      </w:tr>
      <w:tr w:rsidR="00D37356" w:rsidTr="00451CCF">
        <w:tc>
          <w:tcPr>
            <w:tcW w:w="1919" w:type="dxa"/>
            <w:shd w:val="clear" w:color="auto" w:fill="F2F2F2"/>
          </w:tcPr>
          <w:p w:rsidR="00D37356" w:rsidRDefault="00D37356" w:rsidP="00451CCF">
            <w:r>
              <w:t>summary</w:t>
            </w:r>
          </w:p>
        </w:tc>
        <w:tc>
          <w:tcPr>
            <w:tcW w:w="1589" w:type="dxa"/>
          </w:tcPr>
          <w:p w:rsidR="00D37356" w:rsidRDefault="00D37356" w:rsidP="00451CCF">
            <w:r>
              <w:rPr>
                <w:rFonts w:hint="eastAsia"/>
              </w:rPr>
              <w:t>String</w:t>
            </w:r>
          </w:p>
        </w:tc>
        <w:tc>
          <w:tcPr>
            <w:tcW w:w="4821" w:type="dxa"/>
          </w:tcPr>
          <w:p w:rsidR="00D37356" w:rsidRDefault="00D37356" w:rsidP="00451CCF">
            <w:r>
              <w:rPr>
                <w:rFonts w:hint="eastAsia"/>
              </w:rPr>
              <w:t>描述</w:t>
            </w:r>
          </w:p>
        </w:tc>
      </w:tr>
    </w:tbl>
    <w:p w:rsidR="00D37356" w:rsidRDefault="00D37356" w:rsidP="00D37356">
      <w:r>
        <w:rPr>
          <w:rFonts w:hint="eastAsia"/>
          <w:b/>
          <w:color w:val="FF0000"/>
        </w:rPr>
        <w:t>网点新排序规则：按照营业厅等级升序第一，首字母升序第二</w:t>
      </w:r>
    </w:p>
    <w:p w:rsidR="00D37356" w:rsidRPr="00D37356" w:rsidRDefault="00D37356" w:rsidP="00D37356"/>
    <w:p w:rsidR="005A63D7" w:rsidRDefault="005A63D7" w:rsidP="002B116C">
      <w:pPr>
        <w:pStyle w:val="30"/>
        <w:numPr>
          <w:ilvl w:val="0"/>
          <w:numId w:val="3"/>
        </w:numPr>
      </w:pPr>
      <w:bookmarkStart w:id="15" w:name="_Toc405551089"/>
      <w:r>
        <w:rPr>
          <w:rFonts w:hint="eastAsia"/>
        </w:rPr>
        <w:t>小标签详情</w:t>
      </w:r>
      <w:bookmarkEnd w:id="15"/>
    </w:p>
    <w:p w:rsidR="00970CAA" w:rsidRDefault="00970CAA" w:rsidP="00970CAA">
      <w:pPr>
        <w:pStyle w:val="5"/>
      </w:pPr>
      <w:r>
        <w:rPr>
          <w:rFonts w:hint="eastAsia"/>
        </w:rPr>
        <w:t>接口描述</w:t>
      </w:r>
    </w:p>
    <w:p w:rsidR="00970CAA" w:rsidRDefault="00B50774" w:rsidP="00970CAA">
      <w:hyperlink r:id="rId23" w:history="1">
        <w:r w:rsidR="00970CAA">
          <w:rPr>
            <w:rStyle w:val="af0"/>
          </w:rPr>
          <w:t>http://101.95.48.96:8005/public/sjkf/homeico/infoNetIco?netId=23857&amp;icoId=61</w:t>
        </w:r>
      </w:hyperlink>
    </w:p>
    <w:p w:rsidR="00970CAA" w:rsidRDefault="00970CAA" w:rsidP="00970CAA">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3969"/>
      </w:tblGrid>
      <w:tr w:rsidR="00970CAA" w:rsidTr="00970CAA">
        <w:tc>
          <w:tcPr>
            <w:tcW w:w="1843" w:type="dxa"/>
            <w:shd w:val="clear" w:color="auto" w:fill="BFBFBF"/>
          </w:tcPr>
          <w:p w:rsidR="00970CAA" w:rsidRDefault="00970CAA" w:rsidP="00451CCF">
            <w:r>
              <w:t>Key</w:t>
            </w:r>
          </w:p>
        </w:tc>
        <w:tc>
          <w:tcPr>
            <w:tcW w:w="1559" w:type="dxa"/>
            <w:shd w:val="clear" w:color="auto" w:fill="BFBFBF"/>
          </w:tcPr>
          <w:p w:rsidR="00970CAA" w:rsidRDefault="00970CAA" w:rsidP="00451CCF">
            <w:r>
              <w:rPr>
                <w:rFonts w:hAnsi="宋体"/>
              </w:rPr>
              <w:t>类型</w:t>
            </w:r>
          </w:p>
        </w:tc>
        <w:tc>
          <w:tcPr>
            <w:tcW w:w="993" w:type="dxa"/>
            <w:shd w:val="clear" w:color="auto" w:fill="BFBFBF"/>
          </w:tcPr>
          <w:p w:rsidR="00970CAA" w:rsidRDefault="00970CAA" w:rsidP="00451CCF">
            <w:r>
              <w:rPr>
                <w:rFonts w:hAnsi="宋体"/>
              </w:rPr>
              <w:t>必须</w:t>
            </w:r>
          </w:p>
        </w:tc>
        <w:tc>
          <w:tcPr>
            <w:tcW w:w="3969" w:type="dxa"/>
            <w:shd w:val="clear" w:color="auto" w:fill="BFBFBF"/>
          </w:tcPr>
          <w:p w:rsidR="00970CAA" w:rsidRDefault="00970CAA" w:rsidP="00451CCF">
            <w:r>
              <w:rPr>
                <w:rFonts w:hAnsi="宋体"/>
              </w:rPr>
              <w:t>注释</w:t>
            </w:r>
          </w:p>
        </w:tc>
      </w:tr>
      <w:tr w:rsidR="00970CAA" w:rsidTr="00970CAA">
        <w:tc>
          <w:tcPr>
            <w:tcW w:w="1843" w:type="dxa"/>
            <w:shd w:val="clear" w:color="auto" w:fill="F2F2F2"/>
          </w:tcPr>
          <w:p w:rsidR="00970CAA" w:rsidRDefault="00970CAA" w:rsidP="00451CCF">
            <w:r>
              <w:rPr>
                <w:rFonts w:hint="eastAsia"/>
              </w:rPr>
              <w:t>netId</w:t>
            </w:r>
          </w:p>
        </w:tc>
        <w:tc>
          <w:tcPr>
            <w:tcW w:w="1559" w:type="dxa"/>
          </w:tcPr>
          <w:p w:rsidR="00970CAA" w:rsidRDefault="00970CAA" w:rsidP="00451CCF">
            <w:r>
              <w:rPr>
                <w:rFonts w:hint="eastAsia"/>
              </w:rPr>
              <w:t>int</w:t>
            </w:r>
          </w:p>
        </w:tc>
        <w:tc>
          <w:tcPr>
            <w:tcW w:w="993" w:type="dxa"/>
          </w:tcPr>
          <w:p w:rsidR="00970CAA" w:rsidRDefault="00970CAA" w:rsidP="00451CCF">
            <w:r>
              <w:rPr>
                <w:rFonts w:hint="eastAsia"/>
              </w:rPr>
              <w:t>是</w:t>
            </w:r>
          </w:p>
        </w:tc>
        <w:tc>
          <w:tcPr>
            <w:tcW w:w="3969" w:type="dxa"/>
          </w:tcPr>
          <w:p w:rsidR="00970CAA" w:rsidRDefault="00970CAA" w:rsidP="00451CCF">
            <w:r>
              <w:rPr>
                <w:rFonts w:hint="eastAsia"/>
              </w:rPr>
              <w:t>网点</w:t>
            </w:r>
            <w:r>
              <w:rPr>
                <w:rFonts w:hint="eastAsia"/>
              </w:rPr>
              <w:t>id</w:t>
            </w:r>
          </w:p>
        </w:tc>
      </w:tr>
      <w:tr w:rsidR="00970CAA" w:rsidTr="00970CAA">
        <w:tc>
          <w:tcPr>
            <w:tcW w:w="1843" w:type="dxa"/>
            <w:shd w:val="clear" w:color="auto" w:fill="F2F2F2"/>
          </w:tcPr>
          <w:p w:rsidR="00970CAA" w:rsidRDefault="00970CAA" w:rsidP="00451CCF">
            <w:r>
              <w:rPr>
                <w:rFonts w:hint="eastAsia"/>
              </w:rPr>
              <w:t>icoId</w:t>
            </w:r>
          </w:p>
        </w:tc>
        <w:tc>
          <w:tcPr>
            <w:tcW w:w="1559" w:type="dxa"/>
          </w:tcPr>
          <w:p w:rsidR="00970CAA" w:rsidRDefault="00970CAA" w:rsidP="00451CCF">
            <w:r>
              <w:rPr>
                <w:rFonts w:hint="eastAsia"/>
              </w:rPr>
              <w:t>int</w:t>
            </w:r>
          </w:p>
        </w:tc>
        <w:tc>
          <w:tcPr>
            <w:tcW w:w="993" w:type="dxa"/>
          </w:tcPr>
          <w:p w:rsidR="00970CAA" w:rsidRDefault="00970CAA" w:rsidP="00451CCF">
            <w:r>
              <w:rPr>
                <w:rFonts w:hint="eastAsia"/>
              </w:rPr>
              <w:t>是</w:t>
            </w:r>
          </w:p>
        </w:tc>
        <w:tc>
          <w:tcPr>
            <w:tcW w:w="3969" w:type="dxa"/>
          </w:tcPr>
          <w:p w:rsidR="00970CAA" w:rsidRDefault="00970CAA" w:rsidP="00451CCF">
            <w:r>
              <w:rPr>
                <w:rFonts w:hint="eastAsia"/>
              </w:rPr>
              <w:t>小标签</w:t>
            </w:r>
            <w:r>
              <w:rPr>
                <w:rFonts w:hint="eastAsia"/>
              </w:rPr>
              <w:t>id</w:t>
            </w:r>
          </w:p>
        </w:tc>
      </w:tr>
    </w:tbl>
    <w:p w:rsidR="00970CAA" w:rsidRDefault="00970CAA" w:rsidP="00970CAA">
      <w:pPr>
        <w:pStyle w:val="5"/>
      </w:pPr>
      <w:r>
        <w:rPr>
          <w:rFonts w:hint="eastAsia"/>
        </w:rPr>
        <w:lastRenderedPageBreak/>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id</w:t>
            </w:r>
          </w:p>
        </w:tc>
        <w:tc>
          <w:tcPr>
            <w:tcW w:w="1696" w:type="dxa"/>
          </w:tcPr>
          <w:p w:rsidR="00970CAA" w:rsidRDefault="00970CAA" w:rsidP="00451CCF">
            <w:r>
              <w:rPr>
                <w:rFonts w:hint="eastAsia"/>
              </w:rPr>
              <w:t>int</w:t>
            </w:r>
          </w:p>
        </w:tc>
        <w:tc>
          <w:tcPr>
            <w:tcW w:w="4830" w:type="dxa"/>
          </w:tcPr>
          <w:p w:rsidR="00970CAA" w:rsidRDefault="00970CAA" w:rsidP="00451CCF">
            <w:r>
              <w:rPr>
                <w:rFonts w:hint="eastAsia"/>
              </w:rPr>
              <w:t>网点</w:t>
            </w:r>
            <w:r>
              <w:rPr>
                <w:rFonts w:hint="eastAsia"/>
              </w:rPr>
              <w:t>id</w:t>
            </w:r>
          </w:p>
        </w:tc>
      </w:tr>
      <w:tr w:rsidR="00970CAA" w:rsidTr="00451CCF">
        <w:tc>
          <w:tcPr>
            <w:tcW w:w="1996" w:type="dxa"/>
            <w:shd w:val="clear" w:color="auto" w:fill="F2F2F2"/>
          </w:tcPr>
          <w:p w:rsidR="00970CAA" w:rsidRDefault="00970CAA" w:rsidP="00451CCF">
            <w:r>
              <w:rPr>
                <w:rFonts w:hint="eastAsia"/>
              </w:rPr>
              <w:t>title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标题</w:t>
            </w:r>
          </w:p>
        </w:tc>
      </w:tr>
      <w:tr w:rsidR="00970CAA" w:rsidTr="00451CCF">
        <w:tc>
          <w:tcPr>
            <w:tcW w:w="1996" w:type="dxa"/>
            <w:shd w:val="clear" w:color="auto" w:fill="F2F2F2"/>
          </w:tcPr>
          <w:p w:rsidR="00970CAA" w:rsidRDefault="00970CAA" w:rsidP="00451CCF">
            <w:r>
              <w:rPr>
                <w:rFonts w:hint="eastAsia"/>
              </w:rPr>
              <w:t>summary</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小标签描述</w:t>
            </w:r>
          </w:p>
        </w:tc>
      </w:tr>
      <w:tr w:rsidR="00970CAA" w:rsidTr="00451CCF">
        <w:tc>
          <w:tcPr>
            <w:tcW w:w="1996" w:type="dxa"/>
            <w:shd w:val="clear" w:color="auto" w:fill="F2F2F2"/>
          </w:tcPr>
          <w:p w:rsidR="00970CAA" w:rsidRDefault="00970CAA" w:rsidP="00451CCF">
            <w:r>
              <w:rPr>
                <w:rFonts w:hint="eastAsia"/>
              </w:rPr>
              <w:t>contentInfo</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小标签内容</w:t>
            </w:r>
          </w:p>
        </w:tc>
      </w:tr>
    </w:tbl>
    <w:p w:rsidR="00D37356" w:rsidRPr="00D37356" w:rsidRDefault="00D37356" w:rsidP="00D37356"/>
    <w:p w:rsidR="005A63D7" w:rsidRDefault="005A63D7" w:rsidP="002B116C">
      <w:pPr>
        <w:pStyle w:val="30"/>
        <w:numPr>
          <w:ilvl w:val="0"/>
          <w:numId w:val="3"/>
        </w:numPr>
      </w:pPr>
      <w:bookmarkStart w:id="16" w:name="_Toc405551090"/>
      <w:r>
        <w:rPr>
          <w:rFonts w:hint="eastAsia"/>
        </w:rPr>
        <w:t>网点公告</w:t>
      </w:r>
      <w:bookmarkEnd w:id="16"/>
    </w:p>
    <w:p w:rsidR="00970CAA" w:rsidRDefault="00970CAA" w:rsidP="00970CAA">
      <w:pPr>
        <w:pStyle w:val="5"/>
      </w:pPr>
      <w:r>
        <w:rPr>
          <w:rFonts w:hint="eastAsia"/>
        </w:rPr>
        <w:t>接口描述</w:t>
      </w:r>
    </w:p>
    <w:p w:rsidR="00970CAA" w:rsidRDefault="00B50774" w:rsidP="00970CAA">
      <w:hyperlink r:id="rId24" w:history="1">
        <w:r w:rsidR="00970CAA">
          <w:rPr>
            <w:rStyle w:val="af0"/>
          </w:rPr>
          <w:t>http://101.95.48.96:8005/public/sjkf/netnotice/listNetNotice?netId=1</w:t>
        </w:r>
      </w:hyperlink>
    </w:p>
    <w:p w:rsidR="00970CAA" w:rsidRDefault="00970CAA" w:rsidP="00970CAA">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970CAA" w:rsidTr="00451CCF">
        <w:tc>
          <w:tcPr>
            <w:tcW w:w="1843" w:type="dxa"/>
            <w:shd w:val="clear" w:color="auto" w:fill="BFBFBF"/>
          </w:tcPr>
          <w:p w:rsidR="00970CAA" w:rsidRDefault="00970CAA" w:rsidP="00451CCF">
            <w:r>
              <w:t>Key</w:t>
            </w:r>
          </w:p>
        </w:tc>
        <w:tc>
          <w:tcPr>
            <w:tcW w:w="1559" w:type="dxa"/>
            <w:shd w:val="clear" w:color="auto" w:fill="BFBFBF"/>
          </w:tcPr>
          <w:p w:rsidR="00970CAA" w:rsidRDefault="00970CAA" w:rsidP="00451CCF">
            <w:r>
              <w:rPr>
                <w:rFonts w:hAnsi="宋体"/>
              </w:rPr>
              <w:t>类型</w:t>
            </w:r>
          </w:p>
        </w:tc>
        <w:tc>
          <w:tcPr>
            <w:tcW w:w="709" w:type="dxa"/>
            <w:shd w:val="clear" w:color="auto" w:fill="BFBFBF"/>
          </w:tcPr>
          <w:p w:rsidR="00970CAA" w:rsidRDefault="00970CAA" w:rsidP="00451CCF">
            <w:r>
              <w:rPr>
                <w:rFonts w:hAnsi="宋体"/>
              </w:rPr>
              <w:t>必须</w:t>
            </w:r>
          </w:p>
        </w:tc>
        <w:tc>
          <w:tcPr>
            <w:tcW w:w="1559" w:type="dxa"/>
            <w:shd w:val="clear" w:color="auto" w:fill="BFBFBF"/>
          </w:tcPr>
          <w:p w:rsidR="00970CAA" w:rsidRDefault="00970CAA" w:rsidP="00451CCF">
            <w:pPr>
              <w:ind w:firstLineChars="50" w:firstLine="120"/>
            </w:pPr>
            <w:r>
              <w:rPr>
                <w:rFonts w:hAnsi="宋体"/>
              </w:rPr>
              <w:t>的长度</w:t>
            </w:r>
          </w:p>
        </w:tc>
        <w:tc>
          <w:tcPr>
            <w:tcW w:w="4111" w:type="dxa"/>
            <w:shd w:val="clear" w:color="auto" w:fill="BFBFBF"/>
          </w:tcPr>
          <w:p w:rsidR="00970CAA" w:rsidRDefault="00970CAA" w:rsidP="00451CCF">
            <w:r>
              <w:rPr>
                <w:rFonts w:hAnsi="宋体"/>
              </w:rPr>
              <w:t>注释</w:t>
            </w:r>
          </w:p>
        </w:tc>
      </w:tr>
      <w:tr w:rsidR="00970CAA" w:rsidTr="00451CCF">
        <w:tc>
          <w:tcPr>
            <w:tcW w:w="1843" w:type="dxa"/>
            <w:shd w:val="clear" w:color="auto" w:fill="F2F2F2"/>
          </w:tcPr>
          <w:p w:rsidR="00970CAA" w:rsidRDefault="00970CAA" w:rsidP="00451CCF">
            <w:r>
              <w:rPr>
                <w:rFonts w:hint="eastAsia"/>
              </w:rPr>
              <w:t>netId</w:t>
            </w:r>
          </w:p>
        </w:tc>
        <w:tc>
          <w:tcPr>
            <w:tcW w:w="1559" w:type="dxa"/>
          </w:tcPr>
          <w:p w:rsidR="00970CAA" w:rsidRDefault="00970CAA" w:rsidP="00451CCF">
            <w:r>
              <w:rPr>
                <w:rFonts w:hint="eastAsia"/>
              </w:rPr>
              <w:t>int</w:t>
            </w:r>
          </w:p>
        </w:tc>
        <w:tc>
          <w:tcPr>
            <w:tcW w:w="709" w:type="dxa"/>
          </w:tcPr>
          <w:p w:rsidR="00970CAA" w:rsidRDefault="00970CAA" w:rsidP="00451CCF">
            <w:r>
              <w:rPr>
                <w:rFonts w:hint="eastAsia"/>
              </w:rPr>
              <w:t>是</w:t>
            </w:r>
          </w:p>
        </w:tc>
        <w:tc>
          <w:tcPr>
            <w:tcW w:w="1559" w:type="dxa"/>
          </w:tcPr>
          <w:p w:rsidR="00970CAA" w:rsidRDefault="00970CAA" w:rsidP="00451CCF"/>
        </w:tc>
        <w:tc>
          <w:tcPr>
            <w:tcW w:w="4111" w:type="dxa"/>
          </w:tcPr>
          <w:p w:rsidR="00970CAA" w:rsidRDefault="00970CAA" w:rsidP="00451CCF">
            <w:r>
              <w:rPr>
                <w:rFonts w:hint="eastAsia"/>
              </w:rPr>
              <w:t>网点</w:t>
            </w:r>
            <w:r>
              <w:rPr>
                <w:rFonts w:hint="eastAsia"/>
              </w:rPr>
              <w:t>id</w:t>
            </w:r>
          </w:p>
        </w:tc>
      </w:tr>
    </w:tbl>
    <w:p w:rsidR="00970CAA" w:rsidRDefault="00970CAA" w:rsidP="00970CAA"/>
    <w:p w:rsidR="00970CAA" w:rsidRDefault="00970CAA" w:rsidP="00970CAA">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id</w:t>
            </w:r>
          </w:p>
        </w:tc>
        <w:tc>
          <w:tcPr>
            <w:tcW w:w="1696" w:type="dxa"/>
          </w:tcPr>
          <w:p w:rsidR="00970CAA" w:rsidRDefault="00970CAA" w:rsidP="00451CCF">
            <w:r>
              <w:rPr>
                <w:rFonts w:hint="eastAsia"/>
              </w:rPr>
              <w:t>int</w:t>
            </w:r>
          </w:p>
        </w:tc>
        <w:tc>
          <w:tcPr>
            <w:tcW w:w="4830" w:type="dxa"/>
          </w:tcPr>
          <w:p w:rsidR="00970CAA" w:rsidRDefault="00970CAA" w:rsidP="00451CCF">
            <w:r>
              <w:rPr>
                <w:rFonts w:hint="eastAsia"/>
              </w:rPr>
              <w:t>网点</w:t>
            </w:r>
            <w:r>
              <w:rPr>
                <w:rFonts w:hint="eastAsia"/>
              </w:rPr>
              <w:t>id</w:t>
            </w:r>
          </w:p>
        </w:tc>
      </w:tr>
      <w:tr w:rsidR="00970CAA" w:rsidTr="00451CCF">
        <w:tc>
          <w:tcPr>
            <w:tcW w:w="1996" w:type="dxa"/>
            <w:shd w:val="clear" w:color="auto" w:fill="F2F2F2"/>
          </w:tcPr>
          <w:p w:rsidR="00970CAA" w:rsidRDefault="00970CAA" w:rsidP="00451CCF">
            <w:r>
              <w:rPr>
                <w:rFonts w:hint="eastAsia"/>
              </w:rPr>
              <w:t>title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标题</w:t>
            </w:r>
          </w:p>
        </w:tc>
      </w:tr>
      <w:tr w:rsidR="00970CAA" w:rsidTr="00451CCF">
        <w:tc>
          <w:tcPr>
            <w:tcW w:w="1996" w:type="dxa"/>
            <w:shd w:val="clear" w:color="auto" w:fill="F2F2F2"/>
          </w:tcPr>
          <w:p w:rsidR="00970CAA" w:rsidRDefault="00970CAA" w:rsidP="00451CCF">
            <w:r>
              <w:t>content</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内容</w:t>
            </w:r>
          </w:p>
        </w:tc>
      </w:tr>
      <w:tr w:rsidR="00970CAA" w:rsidTr="00451CCF">
        <w:tc>
          <w:tcPr>
            <w:tcW w:w="1996" w:type="dxa"/>
            <w:shd w:val="clear" w:color="auto" w:fill="F2F2F2"/>
          </w:tcPr>
          <w:p w:rsidR="00970CAA" w:rsidRDefault="00970CAA" w:rsidP="00451CCF">
            <w:r>
              <w:t>typename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标签：固定给“服务网点”</w:t>
            </w:r>
          </w:p>
        </w:tc>
      </w:tr>
      <w:tr w:rsidR="00970CAA" w:rsidTr="00451CCF">
        <w:tc>
          <w:tcPr>
            <w:tcW w:w="1996" w:type="dxa"/>
            <w:shd w:val="clear" w:color="auto" w:fill="F2F2F2"/>
          </w:tcPr>
          <w:p w:rsidR="00970CAA" w:rsidRDefault="00970CAA" w:rsidP="00451CCF">
            <w:r>
              <w:t>type</w:t>
            </w:r>
          </w:p>
        </w:tc>
        <w:tc>
          <w:tcPr>
            <w:tcW w:w="1696" w:type="dxa"/>
          </w:tcPr>
          <w:p w:rsidR="00970CAA" w:rsidRDefault="00970CAA" w:rsidP="00451CCF">
            <w:r>
              <w:t>I</w:t>
            </w:r>
            <w:r>
              <w:rPr>
                <w:rFonts w:hint="eastAsia"/>
              </w:rPr>
              <w:t>nt</w:t>
            </w:r>
          </w:p>
        </w:tc>
        <w:tc>
          <w:tcPr>
            <w:tcW w:w="4830" w:type="dxa"/>
          </w:tcPr>
          <w:p w:rsidR="00970CAA" w:rsidRDefault="00970CAA" w:rsidP="00451CCF">
            <w:r>
              <w:rPr>
                <w:rFonts w:hint="eastAsia"/>
              </w:rPr>
              <w:t>1</w:t>
            </w:r>
            <w:r>
              <w:rPr>
                <w:rFonts w:hint="eastAsia"/>
              </w:rPr>
              <w:t>：内链，跳回网点详情；</w:t>
            </w:r>
            <w:r>
              <w:rPr>
                <w:rFonts w:hint="eastAsia"/>
              </w:rPr>
              <w:t>2</w:t>
            </w:r>
            <w:r>
              <w:rPr>
                <w:rFonts w:hint="eastAsia"/>
              </w:rPr>
              <w:t>：外链打开浏览器</w:t>
            </w:r>
            <w:r w:rsidR="00EC49A2" w:rsidRPr="00276B7C">
              <w:rPr>
                <w:rFonts w:hint="eastAsia"/>
                <w:highlight w:val="yellow"/>
              </w:rPr>
              <w:t>3</w:t>
            </w:r>
            <w:r w:rsidR="00232802" w:rsidRPr="00276B7C">
              <w:rPr>
                <w:rFonts w:hint="eastAsia"/>
                <w:highlight w:val="yellow"/>
              </w:rPr>
              <w:t>:</w:t>
            </w:r>
            <w:r w:rsidR="00EC49A2" w:rsidRPr="00276B7C">
              <w:rPr>
                <w:rFonts w:hint="eastAsia"/>
                <w:highlight w:val="yellow"/>
              </w:rPr>
              <w:t>子应用</w:t>
            </w:r>
          </w:p>
        </w:tc>
      </w:tr>
      <w:tr w:rsidR="00970CAA" w:rsidTr="00451CCF">
        <w:tc>
          <w:tcPr>
            <w:tcW w:w="1996" w:type="dxa"/>
            <w:shd w:val="clear" w:color="auto" w:fill="F2F2F2"/>
          </w:tcPr>
          <w:p w:rsidR="00970CAA" w:rsidRDefault="00970CAA" w:rsidP="00451CCF">
            <w:r>
              <w:t>adaddr</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如果</w:t>
            </w:r>
            <w:r>
              <w:rPr>
                <w:rFonts w:hint="eastAsia"/>
              </w:rPr>
              <w:t>type</w:t>
            </w:r>
            <w:r>
              <w:rPr>
                <w:rFonts w:hint="eastAsia"/>
              </w:rPr>
              <w:t>为</w:t>
            </w:r>
            <w:r>
              <w:rPr>
                <w:rFonts w:hint="eastAsia"/>
              </w:rPr>
              <w:t>1</w:t>
            </w:r>
            <w:r w:rsidR="00A94794">
              <w:rPr>
                <w:rFonts w:hint="eastAsia"/>
              </w:rPr>
              <w:t>，这个是公告</w:t>
            </w:r>
            <w:r>
              <w:rPr>
                <w:rFonts w:hint="eastAsia"/>
              </w:rPr>
              <w:t>的</w:t>
            </w:r>
            <w:r>
              <w:rPr>
                <w:rFonts w:hint="eastAsia"/>
              </w:rPr>
              <w:t>id</w:t>
            </w:r>
            <w:r>
              <w:rPr>
                <w:rFonts w:hint="eastAsia"/>
              </w:rPr>
              <w:t>；如果</w:t>
            </w:r>
            <w:r>
              <w:rPr>
                <w:rFonts w:hint="eastAsia"/>
              </w:rPr>
              <w:t>type</w:t>
            </w:r>
            <w:r>
              <w:rPr>
                <w:rFonts w:hint="eastAsia"/>
              </w:rPr>
              <w:t>为</w:t>
            </w:r>
            <w:r>
              <w:rPr>
                <w:rFonts w:hint="eastAsia"/>
              </w:rPr>
              <w:t>2</w:t>
            </w:r>
            <w:r>
              <w:rPr>
                <w:rFonts w:hint="eastAsia"/>
              </w:rPr>
              <w:t>，这个是地址</w:t>
            </w:r>
          </w:p>
        </w:tc>
      </w:tr>
      <w:tr w:rsidR="00970CAA" w:rsidTr="00451CCF">
        <w:tc>
          <w:tcPr>
            <w:tcW w:w="1996" w:type="dxa"/>
            <w:shd w:val="clear" w:color="auto" w:fill="F2F2F2"/>
          </w:tcPr>
          <w:p w:rsidR="00970CAA" w:rsidRDefault="00970CAA" w:rsidP="00451CCF">
            <w:r>
              <w:t>adddate</w:t>
            </w:r>
          </w:p>
        </w:tc>
        <w:tc>
          <w:tcPr>
            <w:tcW w:w="1696" w:type="dxa"/>
          </w:tcPr>
          <w:p w:rsidR="00970CAA" w:rsidRDefault="00970CAA" w:rsidP="00451CCF">
            <w:r>
              <w:t>D</w:t>
            </w:r>
            <w:r>
              <w:rPr>
                <w:rFonts w:hint="eastAsia"/>
              </w:rPr>
              <w:t>ate</w:t>
            </w:r>
          </w:p>
        </w:tc>
        <w:tc>
          <w:tcPr>
            <w:tcW w:w="4830" w:type="dxa"/>
          </w:tcPr>
          <w:p w:rsidR="00970CAA" w:rsidRDefault="00970CAA" w:rsidP="00451CCF">
            <w:r>
              <w:rPr>
                <w:rFonts w:hint="eastAsia"/>
              </w:rPr>
              <w:t>格式：</w:t>
            </w:r>
            <w:r>
              <w:rPr>
                <w:rFonts w:hint="eastAsia"/>
              </w:rPr>
              <w:t>yyyy-MM-dd HH:mm:ss</w:t>
            </w:r>
          </w:p>
        </w:tc>
      </w:tr>
      <w:tr w:rsidR="00A12E07" w:rsidTr="00451CCF">
        <w:tc>
          <w:tcPr>
            <w:tcW w:w="1996" w:type="dxa"/>
            <w:shd w:val="clear" w:color="auto" w:fill="F2F2F2"/>
          </w:tcPr>
          <w:p w:rsidR="00A12E07" w:rsidRPr="00276B7C" w:rsidRDefault="00A12E07" w:rsidP="00451CCF">
            <w:pPr>
              <w:rPr>
                <w:highlight w:val="yellow"/>
              </w:rPr>
            </w:pPr>
            <w:r w:rsidRPr="00276B7C">
              <w:rPr>
                <w:highlight w:val="yellow"/>
              </w:rPr>
              <w:lastRenderedPageBreak/>
              <w:t>encryptstatus</w:t>
            </w:r>
          </w:p>
        </w:tc>
        <w:tc>
          <w:tcPr>
            <w:tcW w:w="1696" w:type="dxa"/>
          </w:tcPr>
          <w:p w:rsidR="00A12E07" w:rsidRPr="00276B7C" w:rsidRDefault="00A12E07" w:rsidP="00451CCF">
            <w:pPr>
              <w:rPr>
                <w:highlight w:val="yellow"/>
              </w:rPr>
            </w:pPr>
            <w:r w:rsidRPr="00276B7C">
              <w:rPr>
                <w:rFonts w:hint="eastAsia"/>
                <w:highlight w:val="yellow"/>
              </w:rPr>
              <w:t>String</w:t>
            </w:r>
          </w:p>
        </w:tc>
        <w:tc>
          <w:tcPr>
            <w:tcW w:w="4830" w:type="dxa"/>
          </w:tcPr>
          <w:p w:rsidR="00A12E07" w:rsidRPr="00276B7C" w:rsidRDefault="00C26531" w:rsidP="00451CCF">
            <w:pPr>
              <w:rPr>
                <w:highlight w:val="yellow"/>
              </w:rPr>
            </w:pPr>
            <w:r w:rsidRPr="00276B7C">
              <w:rPr>
                <w:rFonts w:hint="eastAsia"/>
                <w:highlight w:val="yellow"/>
              </w:rPr>
              <w:t>是否传参</w:t>
            </w:r>
            <w:r w:rsidRPr="00276B7C">
              <w:rPr>
                <w:highlight w:val="yellow"/>
              </w:rPr>
              <w:t>加密</w:t>
            </w:r>
            <w:r w:rsidR="00E11DE2" w:rsidRPr="00276B7C">
              <w:rPr>
                <w:rFonts w:hint="eastAsia"/>
                <w:highlight w:val="yellow"/>
              </w:rPr>
              <w:t xml:space="preserve"> 0</w:t>
            </w:r>
            <w:r w:rsidR="00E11DE2" w:rsidRPr="00276B7C">
              <w:rPr>
                <w:rFonts w:hint="eastAsia"/>
                <w:highlight w:val="yellow"/>
              </w:rPr>
              <w:t>：不传参</w:t>
            </w:r>
            <w:r w:rsidR="00E11DE2" w:rsidRPr="00276B7C">
              <w:rPr>
                <w:rFonts w:hint="eastAsia"/>
                <w:highlight w:val="yellow"/>
              </w:rPr>
              <w:t xml:space="preserve"> 1</w:t>
            </w:r>
            <w:r w:rsidR="00E11DE2" w:rsidRPr="00276B7C">
              <w:rPr>
                <w:rFonts w:hint="eastAsia"/>
                <w:highlight w:val="yellow"/>
              </w:rPr>
              <w:t>：传参不加密</w:t>
            </w:r>
            <w:r w:rsidR="00E11DE2" w:rsidRPr="00276B7C">
              <w:rPr>
                <w:rFonts w:hint="eastAsia"/>
                <w:highlight w:val="yellow"/>
              </w:rPr>
              <w:t xml:space="preserve">  2</w:t>
            </w:r>
            <w:r w:rsidR="00E11DE2" w:rsidRPr="00276B7C">
              <w:rPr>
                <w:rFonts w:hint="eastAsia"/>
                <w:highlight w:val="yellow"/>
              </w:rPr>
              <w:t>：传参加密</w:t>
            </w:r>
          </w:p>
        </w:tc>
      </w:tr>
    </w:tbl>
    <w:p w:rsidR="00970CAA" w:rsidRDefault="00970CAA" w:rsidP="00970CAA"/>
    <w:p w:rsidR="00970CAA" w:rsidRDefault="00970CAA" w:rsidP="002B116C">
      <w:pPr>
        <w:pStyle w:val="30"/>
        <w:numPr>
          <w:ilvl w:val="0"/>
          <w:numId w:val="3"/>
        </w:numPr>
      </w:pPr>
      <w:bookmarkStart w:id="17" w:name="_Toc405551091"/>
      <w:r>
        <w:rPr>
          <w:rFonts w:hint="eastAsia"/>
        </w:rPr>
        <w:t>网点公告详情</w:t>
      </w:r>
      <w:bookmarkEnd w:id="17"/>
    </w:p>
    <w:p w:rsidR="00970CAA" w:rsidRDefault="00970CAA" w:rsidP="00970CAA">
      <w:pPr>
        <w:pStyle w:val="5"/>
      </w:pPr>
      <w:r>
        <w:rPr>
          <w:rFonts w:hint="eastAsia"/>
        </w:rPr>
        <w:t>接口描述</w:t>
      </w:r>
    </w:p>
    <w:p w:rsidR="00970CAA" w:rsidRDefault="00B50774" w:rsidP="00970CAA">
      <w:hyperlink r:id="rId25" w:history="1">
        <w:r w:rsidR="00970CAA">
          <w:rPr>
            <w:rStyle w:val="af0"/>
          </w:rPr>
          <w:t>http://101.95.48.96:8005/public/sjkf/netnotice/infoNetNotice?noticeId=1</w:t>
        </w:r>
      </w:hyperlink>
    </w:p>
    <w:p w:rsidR="00970CAA" w:rsidRDefault="00970CAA" w:rsidP="00970CAA">
      <w:pPr>
        <w:pStyle w:val="5"/>
      </w:pPr>
      <w:r>
        <w:rPr>
          <w:rFonts w:hint="eastAsia"/>
        </w:rPr>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701"/>
        <w:gridCol w:w="1276"/>
        <w:gridCol w:w="3544"/>
      </w:tblGrid>
      <w:tr w:rsidR="00970CAA" w:rsidTr="00451CCF">
        <w:tc>
          <w:tcPr>
            <w:tcW w:w="1843" w:type="dxa"/>
            <w:shd w:val="clear" w:color="auto" w:fill="BFBFBF"/>
          </w:tcPr>
          <w:p w:rsidR="00970CAA" w:rsidRDefault="00970CAA" w:rsidP="00451CCF">
            <w:r>
              <w:t>Key</w:t>
            </w:r>
          </w:p>
        </w:tc>
        <w:tc>
          <w:tcPr>
            <w:tcW w:w="1701" w:type="dxa"/>
            <w:shd w:val="clear" w:color="auto" w:fill="BFBFBF"/>
          </w:tcPr>
          <w:p w:rsidR="00970CAA" w:rsidRDefault="00970CAA" w:rsidP="00451CCF">
            <w:r>
              <w:rPr>
                <w:rFonts w:hAnsi="宋体"/>
              </w:rPr>
              <w:t>类型</w:t>
            </w:r>
          </w:p>
        </w:tc>
        <w:tc>
          <w:tcPr>
            <w:tcW w:w="1276" w:type="dxa"/>
            <w:shd w:val="clear" w:color="auto" w:fill="BFBFBF"/>
          </w:tcPr>
          <w:p w:rsidR="00970CAA" w:rsidRDefault="00970CAA" w:rsidP="00451CCF">
            <w:r>
              <w:rPr>
                <w:rFonts w:hAnsi="宋体"/>
              </w:rPr>
              <w:t>必须</w:t>
            </w:r>
          </w:p>
        </w:tc>
        <w:tc>
          <w:tcPr>
            <w:tcW w:w="3544" w:type="dxa"/>
            <w:shd w:val="clear" w:color="auto" w:fill="BFBFBF"/>
          </w:tcPr>
          <w:p w:rsidR="00970CAA" w:rsidRDefault="00970CAA" w:rsidP="00451CCF">
            <w:r>
              <w:rPr>
                <w:rFonts w:hAnsi="宋体"/>
              </w:rPr>
              <w:t>注释</w:t>
            </w:r>
          </w:p>
        </w:tc>
      </w:tr>
      <w:tr w:rsidR="00970CAA" w:rsidTr="00451CCF">
        <w:tc>
          <w:tcPr>
            <w:tcW w:w="1843" w:type="dxa"/>
            <w:shd w:val="clear" w:color="auto" w:fill="F2F2F2"/>
          </w:tcPr>
          <w:p w:rsidR="00970CAA" w:rsidRDefault="00970CAA" w:rsidP="00451CCF">
            <w:r>
              <w:rPr>
                <w:rFonts w:hint="eastAsia"/>
              </w:rPr>
              <w:t>netId</w:t>
            </w:r>
          </w:p>
        </w:tc>
        <w:tc>
          <w:tcPr>
            <w:tcW w:w="1701" w:type="dxa"/>
          </w:tcPr>
          <w:p w:rsidR="00970CAA" w:rsidRDefault="00970CAA" w:rsidP="00451CCF">
            <w:r>
              <w:rPr>
                <w:rFonts w:hint="eastAsia"/>
              </w:rPr>
              <w:t>int</w:t>
            </w:r>
          </w:p>
        </w:tc>
        <w:tc>
          <w:tcPr>
            <w:tcW w:w="1276" w:type="dxa"/>
          </w:tcPr>
          <w:p w:rsidR="00970CAA" w:rsidRDefault="00970CAA" w:rsidP="00451CCF">
            <w:r>
              <w:rPr>
                <w:rFonts w:hint="eastAsia"/>
              </w:rPr>
              <w:t>否</w:t>
            </w:r>
          </w:p>
        </w:tc>
        <w:tc>
          <w:tcPr>
            <w:tcW w:w="3544" w:type="dxa"/>
          </w:tcPr>
          <w:p w:rsidR="00970CAA" w:rsidRDefault="00970CAA" w:rsidP="00451CCF">
            <w:r>
              <w:rPr>
                <w:rFonts w:hint="eastAsia"/>
              </w:rPr>
              <w:t>网点</w:t>
            </w:r>
            <w:r>
              <w:rPr>
                <w:rFonts w:hint="eastAsia"/>
              </w:rPr>
              <w:t>id</w:t>
            </w:r>
          </w:p>
        </w:tc>
      </w:tr>
      <w:tr w:rsidR="00970CAA" w:rsidTr="00451CCF">
        <w:tc>
          <w:tcPr>
            <w:tcW w:w="1843" w:type="dxa"/>
            <w:shd w:val="clear" w:color="auto" w:fill="F2F2F2"/>
          </w:tcPr>
          <w:p w:rsidR="00970CAA" w:rsidRDefault="00970CAA" w:rsidP="00451CCF">
            <w:r>
              <w:rPr>
                <w:rFonts w:hint="eastAsia"/>
              </w:rPr>
              <w:t>noticeId</w:t>
            </w:r>
          </w:p>
        </w:tc>
        <w:tc>
          <w:tcPr>
            <w:tcW w:w="1701" w:type="dxa"/>
          </w:tcPr>
          <w:p w:rsidR="00970CAA" w:rsidRDefault="00970CAA" w:rsidP="00451CCF">
            <w:r>
              <w:rPr>
                <w:rFonts w:hint="eastAsia"/>
              </w:rPr>
              <w:t>int</w:t>
            </w:r>
          </w:p>
        </w:tc>
        <w:tc>
          <w:tcPr>
            <w:tcW w:w="1276" w:type="dxa"/>
          </w:tcPr>
          <w:p w:rsidR="00970CAA" w:rsidRDefault="00970CAA" w:rsidP="00451CCF">
            <w:r>
              <w:rPr>
                <w:rFonts w:hint="eastAsia"/>
              </w:rPr>
              <w:t>是</w:t>
            </w:r>
          </w:p>
        </w:tc>
        <w:tc>
          <w:tcPr>
            <w:tcW w:w="3544" w:type="dxa"/>
          </w:tcPr>
          <w:p w:rsidR="00970CAA" w:rsidRDefault="00970CAA" w:rsidP="00451CCF">
            <w:r>
              <w:rPr>
                <w:rFonts w:hint="eastAsia"/>
              </w:rPr>
              <w:t>公告</w:t>
            </w:r>
            <w:r>
              <w:rPr>
                <w:rFonts w:hint="eastAsia"/>
              </w:rPr>
              <w:t>id</w:t>
            </w:r>
          </w:p>
        </w:tc>
      </w:tr>
    </w:tbl>
    <w:p w:rsidR="00970CAA" w:rsidRDefault="00970CAA" w:rsidP="00970CAA"/>
    <w:p w:rsidR="00970CAA" w:rsidRDefault="00970CAA" w:rsidP="00970CAA">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id</w:t>
            </w:r>
          </w:p>
        </w:tc>
        <w:tc>
          <w:tcPr>
            <w:tcW w:w="1696" w:type="dxa"/>
          </w:tcPr>
          <w:p w:rsidR="00970CAA" w:rsidRDefault="00970CAA" w:rsidP="00451CCF">
            <w:r>
              <w:rPr>
                <w:rFonts w:hint="eastAsia"/>
              </w:rPr>
              <w:t>int</w:t>
            </w:r>
          </w:p>
        </w:tc>
        <w:tc>
          <w:tcPr>
            <w:tcW w:w="4830" w:type="dxa"/>
          </w:tcPr>
          <w:p w:rsidR="00970CAA" w:rsidRDefault="00970CAA" w:rsidP="00451CCF">
            <w:r>
              <w:rPr>
                <w:rFonts w:hint="eastAsia"/>
              </w:rPr>
              <w:t>网点</w:t>
            </w:r>
            <w:r>
              <w:rPr>
                <w:rFonts w:hint="eastAsia"/>
              </w:rPr>
              <w:t>id</w:t>
            </w:r>
          </w:p>
        </w:tc>
      </w:tr>
      <w:tr w:rsidR="00970CAA" w:rsidTr="00451CCF">
        <w:tc>
          <w:tcPr>
            <w:tcW w:w="1996" w:type="dxa"/>
            <w:shd w:val="clear" w:color="auto" w:fill="F2F2F2"/>
          </w:tcPr>
          <w:p w:rsidR="00970CAA" w:rsidRDefault="00970CAA" w:rsidP="00451CCF">
            <w:r>
              <w:t>title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标题</w:t>
            </w:r>
          </w:p>
        </w:tc>
      </w:tr>
      <w:tr w:rsidR="00970CAA" w:rsidTr="00451CCF">
        <w:tc>
          <w:tcPr>
            <w:tcW w:w="1996" w:type="dxa"/>
            <w:shd w:val="clear" w:color="auto" w:fill="F2F2F2"/>
          </w:tcPr>
          <w:p w:rsidR="00970CAA" w:rsidRDefault="00970CAA" w:rsidP="00451CCF">
            <w:r>
              <w:t>content</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内容（图文混排</w:t>
            </w:r>
            <w:r>
              <w:rPr>
                <w:rFonts w:hint="eastAsia"/>
              </w:rPr>
              <w:t>clob</w:t>
            </w:r>
            <w:r>
              <w:rPr>
                <w:rFonts w:hint="eastAsia"/>
              </w:rPr>
              <w:t>大字段）</w:t>
            </w:r>
          </w:p>
        </w:tc>
      </w:tr>
    </w:tbl>
    <w:p w:rsidR="00970CAA" w:rsidRPr="00970CAA" w:rsidRDefault="00970CAA" w:rsidP="00970CAA"/>
    <w:p w:rsidR="005A63D7" w:rsidRDefault="005A63D7" w:rsidP="002B116C">
      <w:pPr>
        <w:pStyle w:val="30"/>
        <w:numPr>
          <w:ilvl w:val="0"/>
          <w:numId w:val="3"/>
        </w:numPr>
      </w:pPr>
      <w:bookmarkStart w:id="18" w:name="_Toc405551092"/>
      <w:r>
        <w:rPr>
          <w:rFonts w:hint="eastAsia"/>
        </w:rPr>
        <w:t>照片墙</w:t>
      </w:r>
      <w:bookmarkEnd w:id="18"/>
    </w:p>
    <w:p w:rsidR="00970CAA" w:rsidRDefault="00970CAA" w:rsidP="00970CAA">
      <w:pPr>
        <w:pStyle w:val="5"/>
      </w:pPr>
      <w:r>
        <w:rPr>
          <w:rFonts w:hint="eastAsia"/>
        </w:rPr>
        <w:t>接口描述</w:t>
      </w:r>
    </w:p>
    <w:p w:rsidR="00970CAA" w:rsidRDefault="00B50774" w:rsidP="00970CAA">
      <w:hyperlink r:id="rId26" w:history="1">
        <w:r w:rsidR="00970CAA">
          <w:rPr>
            <w:rStyle w:val="af0"/>
          </w:rPr>
          <w:t>http://101.95.48.96:8005/public/sjkf/netpic/listNetPic?netId=1</w:t>
        </w:r>
      </w:hyperlink>
    </w:p>
    <w:p w:rsidR="00970CAA" w:rsidRDefault="00970CAA" w:rsidP="00970CAA">
      <w:pPr>
        <w:pStyle w:val="5"/>
      </w:pPr>
      <w:r>
        <w:rPr>
          <w:rFonts w:hint="eastAsia"/>
        </w:rP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1134"/>
        <w:gridCol w:w="3828"/>
      </w:tblGrid>
      <w:tr w:rsidR="00970CAA" w:rsidTr="00970CAA">
        <w:tc>
          <w:tcPr>
            <w:tcW w:w="1843" w:type="dxa"/>
            <w:shd w:val="clear" w:color="auto" w:fill="BFBFBF"/>
          </w:tcPr>
          <w:p w:rsidR="00970CAA" w:rsidRDefault="00970CAA" w:rsidP="00451CCF">
            <w:r>
              <w:t>Key</w:t>
            </w:r>
          </w:p>
        </w:tc>
        <w:tc>
          <w:tcPr>
            <w:tcW w:w="1559" w:type="dxa"/>
            <w:shd w:val="clear" w:color="auto" w:fill="BFBFBF"/>
          </w:tcPr>
          <w:p w:rsidR="00970CAA" w:rsidRDefault="00970CAA" w:rsidP="00451CCF">
            <w:r>
              <w:rPr>
                <w:rFonts w:hAnsi="宋体"/>
              </w:rPr>
              <w:t>类型</w:t>
            </w:r>
          </w:p>
        </w:tc>
        <w:tc>
          <w:tcPr>
            <w:tcW w:w="1134" w:type="dxa"/>
            <w:shd w:val="clear" w:color="auto" w:fill="BFBFBF"/>
          </w:tcPr>
          <w:p w:rsidR="00970CAA" w:rsidRDefault="00970CAA" w:rsidP="00451CCF">
            <w:r>
              <w:rPr>
                <w:rFonts w:hAnsi="宋体"/>
              </w:rPr>
              <w:t>必须</w:t>
            </w:r>
          </w:p>
        </w:tc>
        <w:tc>
          <w:tcPr>
            <w:tcW w:w="3828" w:type="dxa"/>
            <w:shd w:val="clear" w:color="auto" w:fill="BFBFBF"/>
          </w:tcPr>
          <w:p w:rsidR="00970CAA" w:rsidRDefault="00970CAA" w:rsidP="00451CCF">
            <w:r>
              <w:rPr>
                <w:rFonts w:hAnsi="宋体"/>
              </w:rPr>
              <w:t>注释</w:t>
            </w:r>
          </w:p>
        </w:tc>
      </w:tr>
      <w:tr w:rsidR="00970CAA" w:rsidTr="00970CAA">
        <w:tc>
          <w:tcPr>
            <w:tcW w:w="1843" w:type="dxa"/>
            <w:shd w:val="clear" w:color="auto" w:fill="F2F2F2"/>
          </w:tcPr>
          <w:p w:rsidR="00970CAA" w:rsidRDefault="00970CAA" w:rsidP="00451CCF">
            <w:r>
              <w:rPr>
                <w:rFonts w:hint="eastAsia"/>
              </w:rPr>
              <w:t>netId</w:t>
            </w:r>
          </w:p>
        </w:tc>
        <w:tc>
          <w:tcPr>
            <w:tcW w:w="1559" w:type="dxa"/>
          </w:tcPr>
          <w:p w:rsidR="00970CAA" w:rsidRDefault="00970CAA" w:rsidP="00451CCF">
            <w:r>
              <w:rPr>
                <w:rFonts w:hint="eastAsia"/>
              </w:rPr>
              <w:t>int</w:t>
            </w:r>
          </w:p>
        </w:tc>
        <w:tc>
          <w:tcPr>
            <w:tcW w:w="1134" w:type="dxa"/>
          </w:tcPr>
          <w:p w:rsidR="00970CAA" w:rsidRDefault="00970CAA" w:rsidP="00451CCF">
            <w:r>
              <w:rPr>
                <w:rFonts w:hint="eastAsia"/>
              </w:rPr>
              <w:t>是</w:t>
            </w:r>
          </w:p>
        </w:tc>
        <w:tc>
          <w:tcPr>
            <w:tcW w:w="3828" w:type="dxa"/>
          </w:tcPr>
          <w:p w:rsidR="00970CAA" w:rsidRDefault="00970CAA" w:rsidP="00451CCF">
            <w:r>
              <w:rPr>
                <w:rFonts w:hint="eastAsia"/>
              </w:rPr>
              <w:t>网点</w:t>
            </w:r>
            <w:r>
              <w:rPr>
                <w:rFonts w:hint="eastAsia"/>
              </w:rPr>
              <w:t>id</w:t>
            </w:r>
          </w:p>
        </w:tc>
      </w:tr>
    </w:tbl>
    <w:p w:rsidR="00970CAA" w:rsidRDefault="00970CAA" w:rsidP="00970CAA"/>
    <w:p w:rsidR="00970CAA" w:rsidRDefault="00970CAA" w:rsidP="00970CAA">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id</w:t>
            </w:r>
          </w:p>
        </w:tc>
        <w:tc>
          <w:tcPr>
            <w:tcW w:w="1696" w:type="dxa"/>
          </w:tcPr>
          <w:p w:rsidR="00970CAA" w:rsidRDefault="00970CAA" w:rsidP="00451CCF">
            <w:r>
              <w:rPr>
                <w:rFonts w:hint="eastAsia"/>
              </w:rPr>
              <w:t>int</w:t>
            </w:r>
          </w:p>
        </w:tc>
        <w:tc>
          <w:tcPr>
            <w:tcW w:w="4830" w:type="dxa"/>
          </w:tcPr>
          <w:p w:rsidR="00970CAA" w:rsidRDefault="00970CAA" w:rsidP="00451CCF">
            <w:r>
              <w:rPr>
                <w:rFonts w:hint="eastAsia"/>
              </w:rPr>
              <w:t>网点</w:t>
            </w:r>
            <w:r>
              <w:rPr>
                <w:rFonts w:hint="eastAsia"/>
              </w:rPr>
              <w:t>id</w:t>
            </w:r>
          </w:p>
        </w:tc>
      </w:tr>
      <w:tr w:rsidR="00970CAA" w:rsidTr="00451CCF">
        <w:tc>
          <w:tcPr>
            <w:tcW w:w="1996" w:type="dxa"/>
            <w:shd w:val="clear" w:color="auto" w:fill="F2F2F2"/>
          </w:tcPr>
          <w:p w:rsidR="00970CAA" w:rsidRDefault="00970CAA" w:rsidP="00451CCF">
            <w:r>
              <w:t>pic</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照片地址</w:t>
            </w:r>
          </w:p>
        </w:tc>
      </w:tr>
      <w:tr w:rsidR="00970CAA" w:rsidTr="00451CCF">
        <w:tc>
          <w:tcPr>
            <w:tcW w:w="1996" w:type="dxa"/>
            <w:shd w:val="clear" w:color="auto" w:fill="F2F2F2"/>
          </w:tcPr>
          <w:p w:rsidR="00970CAA" w:rsidRDefault="00970CAA" w:rsidP="00451CCF">
            <w:r>
              <w:t>title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照片标题</w:t>
            </w:r>
          </w:p>
        </w:tc>
      </w:tr>
      <w:tr w:rsidR="00970CAA" w:rsidTr="00451CCF">
        <w:tc>
          <w:tcPr>
            <w:tcW w:w="1996" w:type="dxa"/>
            <w:shd w:val="clear" w:color="auto" w:fill="F2F2F2"/>
          </w:tcPr>
          <w:p w:rsidR="00970CAA" w:rsidRDefault="00970CAA" w:rsidP="00451CCF">
            <w:r>
              <w:t>summary</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描述</w:t>
            </w:r>
          </w:p>
        </w:tc>
      </w:tr>
    </w:tbl>
    <w:p w:rsidR="00970CAA" w:rsidRPr="00970CAA" w:rsidRDefault="00970CAA" w:rsidP="00970CAA"/>
    <w:p w:rsidR="005A63D7" w:rsidRDefault="005E0798" w:rsidP="002B116C">
      <w:pPr>
        <w:pStyle w:val="30"/>
        <w:numPr>
          <w:ilvl w:val="0"/>
          <w:numId w:val="3"/>
        </w:numPr>
      </w:pPr>
      <w:r>
        <w:rPr>
          <w:rFonts w:hint="eastAsia"/>
        </w:rPr>
        <w:t>附近网点</w:t>
      </w:r>
    </w:p>
    <w:p w:rsidR="00970CAA" w:rsidRDefault="00B97B4C" w:rsidP="00970CAA">
      <w:pPr>
        <w:pStyle w:val="5"/>
      </w:pPr>
      <w:r>
        <w:rPr>
          <w:rFonts w:hint="eastAsia"/>
        </w:rPr>
        <w:t>接口逻辑说明</w:t>
      </w:r>
    </w:p>
    <w:p w:rsidR="00F91DA8" w:rsidRPr="00AA7DA0" w:rsidRDefault="007F40EF" w:rsidP="00F91DA8">
      <w:r w:rsidRPr="00AA7DA0">
        <w:rPr>
          <w:rFonts w:hint="eastAsia"/>
        </w:rPr>
        <w:t>营业厅</w:t>
      </w:r>
      <w:r w:rsidR="00272F78" w:rsidRPr="00AA7DA0">
        <w:t>数据</w:t>
      </w:r>
      <w:r w:rsidR="00272F78" w:rsidRPr="00AA7DA0">
        <w:rPr>
          <w:rFonts w:hint="eastAsia"/>
        </w:rPr>
        <w:t>列表</w:t>
      </w:r>
      <w:r w:rsidR="00272F78" w:rsidRPr="00AA7DA0">
        <w:t>排序规则</w:t>
      </w:r>
      <w:r w:rsidRPr="00AA7DA0">
        <w:t>：</w:t>
      </w:r>
    </w:p>
    <w:p w:rsidR="007F40EF" w:rsidRPr="00AA7DA0" w:rsidRDefault="007F40EF" w:rsidP="007F40EF">
      <w:pPr>
        <w:pStyle w:val="af2"/>
        <w:numPr>
          <w:ilvl w:val="0"/>
          <w:numId w:val="28"/>
        </w:numPr>
        <w:ind w:firstLineChars="0"/>
      </w:pPr>
      <w:r w:rsidRPr="00AA7DA0">
        <w:t>客户端</w:t>
      </w:r>
      <w:r w:rsidRPr="00AA7DA0">
        <w:rPr>
          <w:rFonts w:hint="eastAsia"/>
        </w:rPr>
        <w:t>首次</w:t>
      </w:r>
      <w:r w:rsidR="00272F78" w:rsidRPr="00AA7DA0">
        <w:t>进入自动定位时</w:t>
      </w:r>
    </w:p>
    <w:p w:rsidR="00492061" w:rsidRPr="00AA7DA0" w:rsidRDefault="00492061" w:rsidP="00492061">
      <w:r w:rsidRPr="00AA7DA0">
        <w:rPr>
          <w:rFonts w:hint="eastAsia"/>
        </w:rPr>
        <w:t>按照距离</w:t>
      </w:r>
      <w:r w:rsidRPr="00AA7DA0">
        <w:t>升序</w:t>
      </w:r>
    </w:p>
    <w:p w:rsidR="00272F78" w:rsidRPr="00AA7DA0" w:rsidRDefault="007F40EF" w:rsidP="007F40EF">
      <w:pPr>
        <w:pStyle w:val="af2"/>
        <w:numPr>
          <w:ilvl w:val="0"/>
          <w:numId w:val="28"/>
        </w:numPr>
        <w:ind w:firstLineChars="0"/>
      </w:pPr>
      <w:r w:rsidRPr="00AA7DA0">
        <w:rPr>
          <w:rFonts w:hint="eastAsia"/>
        </w:rPr>
        <w:t>通过</w:t>
      </w:r>
      <w:r w:rsidRPr="00AA7DA0">
        <w:t>选择省市区进行营业厅数据</w:t>
      </w:r>
      <w:r w:rsidR="00272F78" w:rsidRPr="00AA7DA0">
        <w:rPr>
          <w:rFonts w:hint="eastAsia"/>
        </w:rPr>
        <w:t>筛选时</w:t>
      </w:r>
    </w:p>
    <w:p w:rsidR="007F40EF" w:rsidRPr="00AA7DA0" w:rsidRDefault="00FD0451" w:rsidP="00272F78">
      <w:r w:rsidRPr="00AA7DA0">
        <w:rPr>
          <w:rFonts w:hint="eastAsia"/>
        </w:rPr>
        <w:t>按照</w:t>
      </w:r>
      <w:r w:rsidR="00A73134" w:rsidRPr="00AA7DA0">
        <w:t>营业厅级别升序，营业厅名称</w:t>
      </w:r>
      <w:r w:rsidRPr="00AA7DA0">
        <w:t>拼音首字母</w:t>
      </w:r>
      <w:r w:rsidR="00A73134" w:rsidRPr="00AA7DA0">
        <w:rPr>
          <w:rFonts w:hint="eastAsia"/>
        </w:rPr>
        <w:t>a</w:t>
      </w:r>
      <w:r w:rsidR="00A73134" w:rsidRPr="00AA7DA0">
        <w:t>-z</w:t>
      </w:r>
      <w:r w:rsidRPr="00AA7DA0">
        <w:t>升序排序</w:t>
      </w:r>
    </w:p>
    <w:p w:rsidR="00272F78" w:rsidRDefault="00DB2332" w:rsidP="00DB2332">
      <w:pPr>
        <w:rPr>
          <w:highlight w:val="yellow"/>
        </w:rPr>
      </w:pPr>
      <w:r>
        <w:rPr>
          <w:rFonts w:hint="eastAsia"/>
          <w:highlight w:val="yellow"/>
        </w:rPr>
        <w:t>/********************2016/06/20</w:t>
      </w:r>
      <w:r>
        <w:rPr>
          <w:highlight w:val="yellow"/>
        </w:rPr>
        <w:t>****</w:t>
      </w:r>
      <w:r>
        <w:rPr>
          <w:rFonts w:hint="eastAsia"/>
          <w:highlight w:val="yellow"/>
        </w:rPr>
        <w:t>自营厅</w:t>
      </w:r>
      <w:r>
        <w:rPr>
          <w:highlight w:val="yellow"/>
        </w:rPr>
        <w:t>判断</w:t>
      </w:r>
      <w:r>
        <w:rPr>
          <w:highlight w:val="yellow"/>
        </w:rPr>
        <w:t>***********************/</w:t>
      </w:r>
    </w:p>
    <w:p w:rsidR="00DB2332" w:rsidRPr="0064618B" w:rsidRDefault="0064618B" w:rsidP="0064618B">
      <w:pPr>
        <w:pStyle w:val="af2"/>
        <w:numPr>
          <w:ilvl w:val="0"/>
          <w:numId w:val="31"/>
        </w:numPr>
        <w:ind w:firstLineChars="0"/>
        <w:rPr>
          <w:highlight w:val="yellow"/>
        </w:rPr>
      </w:pPr>
      <w:r w:rsidRPr="0064618B">
        <w:rPr>
          <w:highlight w:val="yellow"/>
        </w:rPr>
        <w:t>增加</w:t>
      </w:r>
      <w:r w:rsidRPr="0064618B">
        <w:rPr>
          <w:rFonts w:hint="eastAsia"/>
          <w:highlight w:val="yellow"/>
        </w:rPr>
        <w:t>自营厅过滤</w:t>
      </w:r>
      <w:r w:rsidRPr="0064618B">
        <w:rPr>
          <w:highlight w:val="yellow"/>
        </w:rPr>
        <w:t>参数，如果只需要自营厅数据，则可以</w:t>
      </w:r>
      <w:r w:rsidR="00692194">
        <w:rPr>
          <w:rFonts w:hint="eastAsia"/>
          <w:highlight w:val="yellow"/>
        </w:rPr>
        <w:t>使用</w:t>
      </w:r>
      <w:r w:rsidR="00692194">
        <w:rPr>
          <w:highlight w:val="yellow"/>
        </w:rPr>
        <w:t>此参数进行数据</w:t>
      </w:r>
      <w:r w:rsidR="00692194">
        <w:rPr>
          <w:rFonts w:hint="eastAsia"/>
          <w:highlight w:val="yellow"/>
        </w:rPr>
        <w:t>过滤</w:t>
      </w:r>
      <w:r w:rsidR="00692194">
        <w:rPr>
          <w:highlight w:val="yellow"/>
        </w:rPr>
        <w:t>。后台的营业厅数据默认为非自营厅。</w:t>
      </w:r>
    </w:p>
    <w:p w:rsidR="0064618B" w:rsidRPr="0064618B" w:rsidRDefault="009E6402" w:rsidP="0064618B">
      <w:pPr>
        <w:pStyle w:val="af2"/>
        <w:numPr>
          <w:ilvl w:val="0"/>
          <w:numId w:val="31"/>
        </w:numPr>
        <w:ind w:firstLineChars="0"/>
        <w:rPr>
          <w:highlight w:val="yellow"/>
        </w:rPr>
      </w:pPr>
      <w:r>
        <w:rPr>
          <w:rFonts w:hint="eastAsia"/>
          <w:highlight w:val="yellow"/>
        </w:rPr>
        <w:t>自营厅过滤</w:t>
      </w:r>
      <w:r>
        <w:rPr>
          <w:highlight w:val="yellow"/>
        </w:rPr>
        <w:t>参数</w:t>
      </w:r>
      <w:r>
        <w:rPr>
          <w:rFonts w:hint="eastAsia"/>
          <w:highlight w:val="yellow"/>
        </w:rPr>
        <w:t>非必传</w:t>
      </w:r>
      <w:r>
        <w:rPr>
          <w:highlight w:val="yellow"/>
        </w:rPr>
        <w:t>，如果参数的值为</w:t>
      </w:r>
      <w:r>
        <w:rPr>
          <w:rFonts w:hint="eastAsia"/>
          <w:highlight w:val="yellow"/>
        </w:rPr>
        <w:t>1</w:t>
      </w:r>
      <w:r>
        <w:rPr>
          <w:rFonts w:hint="eastAsia"/>
          <w:highlight w:val="yellow"/>
        </w:rPr>
        <w:t>，</w:t>
      </w:r>
      <w:r>
        <w:rPr>
          <w:highlight w:val="yellow"/>
        </w:rPr>
        <w:t>则</w:t>
      </w:r>
      <w:r>
        <w:rPr>
          <w:rFonts w:hint="eastAsia"/>
          <w:highlight w:val="yellow"/>
        </w:rPr>
        <w:t>代表</w:t>
      </w:r>
      <w:r>
        <w:rPr>
          <w:highlight w:val="yellow"/>
        </w:rPr>
        <w:t>要过滤自营厅</w:t>
      </w:r>
      <w:r w:rsidR="00E75A5A">
        <w:rPr>
          <w:rFonts w:hint="eastAsia"/>
          <w:highlight w:val="yellow"/>
        </w:rPr>
        <w:t>，</w:t>
      </w:r>
      <w:r w:rsidR="00E75A5A">
        <w:rPr>
          <w:highlight w:val="yellow"/>
        </w:rPr>
        <w:t>如果参数的值</w:t>
      </w:r>
      <w:r w:rsidR="00E75A5A">
        <w:rPr>
          <w:rFonts w:hint="eastAsia"/>
          <w:highlight w:val="yellow"/>
        </w:rPr>
        <w:t>为</w:t>
      </w:r>
      <w:r w:rsidR="00E75A5A">
        <w:rPr>
          <w:rFonts w:hint="eastAsia"/>
          <w:highlight w:val="yellow"/>
        </w:rPr>
        <w:t>2</w:t>
      </w:r>
      <w:r w:rsidR="00E75A5A">
        <w:rPr>
          <w:rFonts w:hint="eastAsia"/>
          <w:highlight w:val="yellow"/>
        </w:rPr>
        <w:t>，</w:t>
      </w:r>
      <w:r w:rsidR="00E75A5A">
        <w:rPr>
          <w:highlight w:val="yellow"/>
        </w:rPr>
        <w:t>则代表</w:t>
      </w:r>
      <w:r w:rsidR="00220C8D">
        <w:rPr>
          <w:rFonts w:hint="eastAsia"/>
          <w:highlight w:val="yellow"/>
        </w:rPr>
        <w:t>过滤</w:t>
      </w:r>
      <w:r w:rsidR="00E75A5A">
        <w:rPr>
          <w:highlight w:val="yellow"/>
        </w:rPr>
        <w:t>非</w:t>
      </w:r>
      <w:r w:rsidR="00E75A5A">
        <w:rPr>
          <w:rFonts w:hint="eastAsia"/>
          <w:highlight w:val="yellow"/>
        </w:rPr>
        <w:t>自营厅</w:t>
      </w:r>
      <w:r w:rsidR="00E75A5A">
        <w:rPr>
          <w:highlight w:val="yellow"/>
        </w:rPr>
        <w:t>。参数值为空，则代表</w:t>
      </w:r>
      <w:r w:rsidR="00220C8D">
        <w:rPr>
          <w:rFonts w:hint="eastAsia"/>
          <w:highlight w:val="yellow"/>
        </w:rPr>
        <w:t>获取</w:t>
      </w:r>
      <w:r w:rsidR="00220C8D">
        <w:rPr>
          <w:highlight w:val="yellow"/>
        </w:rPr>
        <w:t>全量数据。</w:t>
      </w:r>
    </w:p>
    <w:p w:rsidR="00B97B4C" w:rsidRPr="00B97B4C" w:rsidRDefault="00B97B4C" w:rsidP="00F91DA8">
      <w:pPr>
        <w:pStyle w:val="5"/>
      </w:pPr>
      <w:r>
        <w:rPr>
          <w:rFonts w:hint="eastAsia"/>
        </w:rPr>
        <w:t>接口</w:t>
      </w:r>
      <w:r>
        <w:t>地址</w:t>
      </w:r>
    </w:p>
    <w:p w:rsidR="00970CAA" w:rsidRDefault="00B50774" w:rsidP="00970CAA">
      <w:hyperlink r:id="rId27" w:history="1">
        <w:r w:rsidR="00970CAA">
          <w:rPr>
            <w:rStyle w:val="af0"/>
          </w:rPr>
          <w:t>http://101.95.48.97:8005/public/sjkf/nearcolumn/GetNearColumnList?lng=121.71964</w:t>
        </w:r>
        <w:r w:rsidR="00970CAA">
          <w:rPr>
            <w:rStyle w:val="af0"/>
          </w:rPr>
          <w:lastRenderedPageBreak/>
          <w:t>3&amp;lat=31.069949&amp;distance=100&amp;prov=%E4%B8%8A%E6%B5%B7&amp;city=%E4%B8%8A%E6%B5%B7&amp;PageIndex=1&amp;PageSize=10&amp;columnId=1&amp;iconame=4G</w:t>
        </w:r>
      </w:hyperlink>
    </w:p>
    <w:p w:rsidR="00970CAA" w:rsidRDefault="00970CAA" w:rsidP="00970CAA">
      <w:r>
        <w:rPr>
          <w:rFonts w:hint="eastAsia"/>
        </w:rPr>
        <w:t>根据栏目表接口。可以获得定位的千米数和智能分类标签。</w:t>
      </w:r>
    </w:p>
    <w:p w:rsidR="00970CAA" w:rsidRDefault="009D31D1" w:rsidP="00970CAA">
      <w:ins w:id="19" w:author="沈昉" w:date="2014-07-10T23:16:00Z">
        <w:r>
          <w:rPr>
            <w:noProof/>
          </w:rPr>
          <w:drawing>
            <wp:inline distT="0" distB="0" distL="0" distR="0">
              <wp:extent cx="2510155" cy="44596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0155" cy="4459605"/>
                      </a:xfrm>
                      <a:prstGeom prst="rect">
                        <a:avLst/>
                      </a:prstGeom>
                      <a:noFill/>
                      <a:ln>
                        <a:noFill/>
                      </a:ln>
                    </pic:spPr>
                  </pic:pic>
                </a:graphicData>
              </a:graphic>
            </wp:inline>
          </w:drawing>
        </w:r>
      </w:ins>
    </w:p>
    <w:p w:rsidR="00970CAA" w:rsidRDefault="00970CAA" w:rsidP="00970CAA">
      <w:pPr>
        <w:pStyle w:val="5"/>
      </w:pPr>
      <w:r>
        <w:rPr>
          <w:rFonts w:hint="eastAsia"/>
        </w:rPr>
        <w:t>请求报文</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394"/>
      </w:tblGrid>
      <w:tr w:rsidR="00970CAA" w:rsidTr="00970CAA">
        <w:tc>
          <w:tcPr>
            <w:tcW w:w="1843" w:type="dxa"/>
            <w:shd w:val="clear" w:color="auto" w:fill="BFBFBF"/>
          </w:tcPr>
          <w:p w:rsidR="00970CAA" w:rsidRDefault="00970CAA" w:rsidP="00451CCF">
            <w:r>
              <w:t>Key</w:t>
            </w:r>
          </w:p>
        </w:tc>
        <w:tc>
          <w:tcPr>
            <w:tcW w:w="1559" w:type="dxa"/>
            <w:shd w:val="clear" w:color="auto" w:fill="BFBFBF"/>
          </w:tcPr>
          <w:p w:rsidR="00970CAA" w:rsidRDefault="00970CAA" w:rsidP="00451CCF">
            <w:r>
              <w:rPr>
                <w:rFonts w:hAnsi="宋体"/>
              </w:rPr>
              <w:t>类型</w:t>
            </w:r>
          </w:p>
        </w:tc>
        <w:tc>
          <w:tcPr>
            <w:tcW w:w="709" w:type="dxa"/>
            <w:shd w:val="clear" w:color="auto" w:fill="BFBFBF"/>
          </w:tcPr>
          <w:p w:rsidR="00970CAA" w:rsidRDefault="00970CAA" w:rsidP="00451CCF">
            <w:r>
              <w:rPr>
                <w:rFonts w:hAnsi="宋体"/>
              </w:rPr>
              <w:t>必须</w:t>
            </w:r>
          </w:p>
        </w:tc>
        <w:tc>
          <w:tcPr>
            <w:tcW w:w="4394" w:type="dxa"/>
            <w:shd w:val="clear" w:color="auto" w:fill="BFBFBF"/>
          </w:tcPr>
          <w:p w:rsidR="00970CAA" w:rsidRDefault="00970CAA" w:rsidP="00451CCF">
            <w:r>
              <w:rPr>
                <w:rFonts w:hAnsi="宋体"/>
              </w:rPr>
              <w:t>注释</w:t>
            </w:r>
          </w:p>
        </w:tc>
      </w:tr>
      <w:tr w:rsidR="00970CAA" w:rsidTr="00970CAA">
        <w:tc>
          <w:tcPr>
            <w:tcW w:w="1843" w:type="dxa"/>
            <w:shd w:val="clear" w:color="auto" w:fill="F2F2F2"/>
          </w:tcPr>
          <w:p w:rsidR="00970CAA" w:rsidRDefault="00970CAA" w:rsidP="00451CCF">
            <w:r>
              <w:rPr>
                <w:rFonts w:hint="eastAsia"/>
              </w:rPr>
              <w:t>prov</w:t>
            </w:r>
          </w:p>
        </w:tc>
        <w:tc>
          <w:tcPr>
            <w:tcW w:w="1559" w:type="dxa"/>
          </w:tcPr>
          <w:p w:rsidR="00970CAA" w:rsidRDefault="00970CAA" w:rsidP="00451CCF">
            <w:r>
              <w:t>String</w:t>
            </w:r>
          </w:p>
        </w:tc>
        <w:tc>
          <w:tcPr>
            <w:tcW w:w="709" w:type="dxa"/>
          </w:tcPr>
          <w:p w:rsidR="00970CAA" w:rsidRDefault="00970CAA" w:rsidP="00451CCF">
            <w:r>
              <w:rPr>
                <w:rFonts w:hAnsi="宋体"/>
              </w:rPr>
              <w:t>否</w:t>
            </w:r>
          </w:p>
        </w:tc>
        <w:tc>
          <w:tcPr>
            <w:tcW w:w="4394" w:type="dxa"/>
          </w:tcPr>
          <w:p w:rsidR="00970CAA" w:rsidRDefault="00970CAA" w:rsidP="00451CCF">
            <w:r>
              <w:rPr>
                <w:rFonts w:hAnsi="宋体"/>
              </w:rPr>
              <w:t>省份（可空，空值返回全国级所有数据）</w:t>
            </w:r>
          </w:p>
        </w:tc>
      </w:tr>
      <w:tr w:rsidR="00970CAA" w:rsidTr="00970CAA">
        <w:tc>
          <w:tcPr>
            <w:tcW w:w="1843" w:type="dxa"/>
            <w:shd w:val="clear" w:color="auto" w:fill="F2F2F2"/>
          </w:tcPr>
          <w:p w:rsidR="00970CAA" w:rsidRDefault="00970CAA" w:rsidP="00451CCF">
            <w:r>
              <w:t>city</w:t>
            </w:r>
          </w:p>
        </w:tc>
        <w:tc>
          <w:tcPr>
            <w:tcW w:w="1559" w:type="dxa"/>
          </w:tcPr>
          <w:p w:rsidR="00970CAA" w:rsidRDefault="00970CAA" w:rsidP="00451CCF">
            <w:r>
              <w:t>Stirng</w:t>
            </w:r>
          </w:p>
        </w:tc>
        <w:tc>
          <w:tcPr>
            <w:tcW w:w="709" w:type="dxa"/>
          </w:tcPr>
          <w:p w:rsidR="00970CAA" w:rsidRDefault="00970CAA" w:rsidP="00451CCF">
            <w:r>
              <w:rPr>
                <w:rFonts w:hAnsi="宋体"/>
              </w:rPr>
              <w:t>否</w:t>
            </w:r>
          </w:p>
        </w:tc>
        <w:tc>
          <w:tcPr>
            <w:tcW w:w="4394" w:type="dxa"/>
          </w:tcPr>
          <w:p w:rsidR="00970CAA" w:rsidRDefault="00970CAA" w:rsidP="00451CCF">
            <w:r>
              <w:rPr>
                <w:rFonts w:hAnsi="宋体"/>
              </w:rPr>
              <w:t>城市（可空，空值返回省份级所有数据）</w:t>
            </w:r>
          </w:p>
        </w:tc>
      </w:tr>
      <w:tr w:rsidR="00970CAA" w:rsidTr="00970CAA">
        <w:tc>
          <w:tcPr>
            <w:tcW w:w="1843" w:type="dxa"/>
            <w:shd w:val="clear" w:color="auto" w:fill="F2F2F2"/>
          </w:tcPr>
          <w:p w:rsidR="00970CAA" w:rsidRDefault="00970CAA" w:rsidP="00451CCF">
            <w:r>
              <w:rPr>
                <w:rFonts w:hint="eastAsia"/>
              </w:rPr>
              <w:t>area</w:t>
            </w:r>
          </w:p>
        </w:tc>
        <w:tc>
          <w:tcPr>
            <w:tcW w:w="1559" w:type="dxa"/>
          </w:tcPr>
          <w:p w:rsidR="00970CAA" w:rsidRDefault="00970CAA" w:rsidP="00451CCF">
            <w:r>
              <w:t>Stirng</w:t>
            </w:r>
          </w:p>
        </w:tc>
        <w:tc>
          <w:tcPr>
            <w:tcW w:w="709" w:type="dxa"/>
          </w:tcPr>
          <w:p w:rsidR="00970CAA" w:rsidRDefault="00970CAA" w:rsidP="00451CCF">
            <w:r>
              <w:rPr>
                <w:rFonts w:hAnsi="宋体"/>
              </w:rPr>
              <w:t>否</w:t>
            </w:r>
          </w:p>
        </w:tc>
        <w:tc>
          <w:tcPr>
            <w:tcW w:w="4394" w:type="dxa"/>
          </w:tcPr>
          <w:p w:rsidR="00970CAA" w:rsidRDefault="00970CAA" w:rsidP="00451CCF">
            <w:r>
              <w:rPr>
                <w:rFonts w:hAnsi="宋体"/>
              </w:rPr>
              <w:t>区县（可空，空值返回城市级所有数据）</w:t>
            </w:r>
          </w:p>
        </w:tc>
      </w:tr>
      <w:tr w:rsidR="00970CAA" w:rsidTr="00970CAA">
        <w:tc>
          <w:tcPr>
            <w:tcW w:w="1843" w:type="dxa"/>
            <w:shd w:val="clear" w:color="auto" w:fill="F2F2F2"/>
          </w:tcPr>
          <w:p w:rsidR="00970CAA" w:rsidRDefault="00970CAA" w:rsidP="00451CCF">
            <w:r>
              <w:t>PageSize</w:t>
            </w:r>
          </w:p>
        </w:tc>
        <w:tc>
          <w:tcPr>
            <w:tcW w:w="1559" w:type="dxa"/>
          </w:tcPr>
          <w:p w:rsidR="00970CAA" w:rsidRDefault="00970CAA" w:rsidP="00451CCF">
            <w:r>
              <w:t>String</w:t>
            </w:r>
          </w:p>
        </w:tc>
        <w:tc>
          <w:tcPr>
            <w:tcW w:w="709" w:type="dxa"/>
          </w:tcPr>
          <w:p w:rsidR="00970CAA" w:rsidRDefault="00970CAA" w:rsidP="00451CCF">
            <w:r>
              <w:rPr>
                <w:rFonts w:hAnsi="宋体"/>
              </w:rPr>
              <w:t>否</w:t>
            </w:r>
          </w:p>
        </w:tc>
        <w:tc>
          <w:tcPr>
            <w:tcW w:w="4394" w:type="dxa"/>
          </w:tcPr>
          <w:p w:rsidR="00970CAA" w:rsidRDefault="00970CAA" w:rsidP="00451CCF">
            <w:r>
              <w:rPr>
                <w:rFonts w:hAnsi="宋体"/>
              </w:rPr>
              <w:t>每页数量</w:t>
            </w:r>
            <w:r>
              <w:rPr>
                <w:rFonts w:hAnsi="宋体" w:hint="eastAsia"/>
              </w:rPr>
              <w:t>（默认</w:t>
            </w:r>
            <w:r>
              <w:rPr>
                <w:rFonts w:hAnsi="宋体" w:hint="eastAsia"/>
              </w:rPr>
              <w:t>10</w:t>
            </w:r>
            <w:r>
              <w:rPr>
                <w:rFonts w:hAnsi="宋体" w:hint="eastAsia"/>
              </w:rPr>
              <w:t>条）</w:t>
            </w:r>
          </w:p>
        </w:tc>
      </w:tr>
      <w:tr w:rsidR="00970CAA" w:rsidTr="00970CAA">
        <w:tc>
          <w:tcPr>
            <w:tcW w:w="1843" w:type="dxa"/>
            <w:shd w:val="clear" w:color="auto" w:fill="F2F2F2"/>
          </w:tcPr>
          <w:p w:rsidR="00970CAA" w:rsidRDefault="00970CAA" w:rsidP="00451CCF">
            <w:r>
              <w:t>PageIndex</w:t>
            </w:r>
          </w:p>
        </w:tc>
        <w:tc>
          <w:tcPr>
            <w:tcW w:w="1559" w:type="dxa"/>
          </w:tcPr>
          <w:p w:rsidR="00970CAA" w:rsidRDefault="00970CAA" w:rsidP="00451CCF">
            <w:r>
              <w:t>String</w:t>
            </w:r>
          </w:p>
        </w:tc>
        <w:tc>
          <w:tcPr>
            <w:tcW w:w="709" w:type="dxa"/>
          </w:tcPr>
          <w:p w:rsidR="00970CAA" w:rsidRDefault="00970CAA" w:rsidP="00451CCF">
            <w:r>
              <w:rPr>
                <w:rFonts w:hAnsi="宋体"/>
              </w:rPr>
              <w:t>否</w:t>
            </w:r>
          </w:p>
        </w:tc>
        <w:tc>
          <w:tcPr>
            <w:tcW w:w="4394" w:type="dxa"/>
          </w:tcPr>
          <w:p w:rsidR="00970CAA" w:rsidRDefault="00970CAA" w:rsidP="00451CCF">
            <w:r>
              <w:rPr>
                <w:rFonts w:hAnsi="宋体"/>
              </w:rPr>
              <w:t>页码</w:t>
            </w:r>
            <w:r>
              <w:rPr>
                <w:rFonts w:hAnsi="宋体" w:hint="eastAsia"/>
              </w:rPr>
              <w:t>（默认第一页）</w:t>
            </w:r>
          </w:p>
        </w:tc>
      </w:tr>
      <w:tr w:rsidR="00970CAA" w:rsidTr="00970CAA">
        <w:tc>
          <w:tcPr>
            <w:tcW w:w="1843" w:type="dxa"/>
            <w:shd w:val="clear" w:color="auto" w:fill="F2F2F2"/>
          </w:tcPr>
          <w:p w:rsidR="00970CAA" w:rsidRDefault="00970CAA" w:rsidP="00451CCF">
            <w:r>
              <w:t>column</w:t>
            </w:r>
            <w:r>
              <w:rPr>
                <w:rFonts w:hint="eastAsia"/>
              </w:rPr>
              <w:t>Id</w:t>
            </w:r>
          </w:p>
        </w:tc>
        <w:tc>
          <w:tcPr>
            <w:tcW w:w="1559" w:type="dxa"/>
          </w:tcPr>
          <w:p w:rsidR="00970CAA" w:rsidRDefault="00970CAA" w:rsidP="00451CCF">
            <w:r>
              <w:t>int</w:t>
            </w:r>
          </w:p>
        </w:tc>
        <w:tc>
          <w:tcPr>
            <w:tcW w:w="709" w:type="dxa"/>
          </w:tcPr>
          <w:p w:rsidR="00970CAA" w:rsidRDefault="00970CAA" w:rsidP="00451CCF">
            <w:pPr>
              <w:rPr>
                <w:rFonts w:hAnsi="宋体"/>
              </w:rPr>
            </w:pPr>
            <w:r>
              <w:rPr>
                <w:rFonts w:hAnsi="宋体"/>
              </w:rPr>
              <w:t>否</w:t>
            </w:r>
          </w:p>
        </w:tc>
        <w:tc>
          <w:tcPr>
            <w:tcW w:w="4394" w:type="dxa"/>
          </w:tcPr>
          <w:p w:rsidR="00970CAA" w:rsidRDefault="00970CAA" w:rsidP="00451CCF">
            <w:pPr>
              <w:rPr>
                <w:rFonts w:hAnsi="宋体"/>
              </w:rPr>
            </w:pPr>
            <w:r>
              <w:rPr>
                <w:rFonts w:hAnsi="宋体" w:hint="eastAsia"/>
              </w:rPr>
              <w:t>栏目</w:t>
            </w:r>
            <w:r>
              <w:rPr>
                <w:rFonts w:hAnsi="宋体" w:hint="eastAsia"/>
              </w:rPr>
              <w:t>id</w:t>
            </w:r>
            <w:r>
              <w:rPr>
                <w:rFonts w:hAnsi="宋体" w:hint="eastAsia"/>
              </w:rPr>
              <w:t>：营业厅，</w:t>
            </w:r>
            <w:r>
              <w:rPr>
                <w:rFonts w:hAnsi="宋体" w:hint="eastAsia"/>
              </w:rPr>
              <w:t>wifi</w:t>
            </w:r>
            <w:r>
              <w:rPr>
                <w:rFonts w:hAnsi="宋体" w:hint="eastAsia"/>
              </w:rPr>
              <w:t>，</w:t>
            </w:r>
            <w:r>
              <w:rPr>
                <w:rFonts w:hAnsi="宋体" w:hint="eastAsia"/>
              </w:rPr>
              <w:t>vip</w:t>
            </w:r>
            <w:r>
              <w:rPr>
                <w:rFonts w:hAnsi="宋体" w:hint="eastAsia"/>
              </w:rPr>
              <w:t>贵宾厅，维修网点</w:t>
            </w:r>
          </w:p>
        </w:tc>
      </w:tr>
      <w:tr w:rsidR="00970CAA" w:rsidTr="00970CAA">
        <w:tc>
          <w:tcPr>
            <w:tcW w:w="1843" w:type="dxa"/>
            <w:shd w:val="clear" w:color="auto" w:fill="F2F2F2"/>
          </w:tcPr>
          <w:p w:rsidR="00970CAA" w:rsidRDefault="00970CAA" w:rsidP="00451CCF">
            <w:r w:rsidRPr="000C6430">
              <w:rPr>
                <w:rFonts w:ascii="Courier New" w:hAnsi="Courier New" w:cs="Courier New"/>
                <w:color w:val="000000"/>
                <w:kern w:val="0"/>
                <w:sz w:val="20"/>
                <w:szCs w:val="20"/>
              </w:rPr>
              <w:t>distance</w:t>
            </w:r>
          </w:p>
        </w:tc>
        <w:tc>
          <w:tcPr>
            <w:tcW w:w="1559" w:type="dxa"/>
          </w:tcPr>
          <w:p w:rsidR="00970CAA" w:rsidRDefault="00970CAA" w:rsidP="00451CCF">
            <w:r>
              <w:t>String</w:t>
            </w:r>
          </w:p>
        </w:tc>
        <w:tc>
          <w:tcPr>
            <w:tcW w:w="709" w:type="dxa"/>
          </w:tcPr>
          <w:p w:rsidR="00970CAA" w:rsidRDefault="00970CAA" w:rsidP="00451CCF">
            <w:pPr>
              <w:rPr>
                <w:rFonts w:hAnsi="宋体"/>
              </w:rPr>
            </w:pPr>
            <w:r>
              <w:rPr>
                <w:rFonts w:hAnsi="宋体"/>
              </w:rPr>
              <w:t>否</w:t>
            </w:r>
          </w:p>
        </w:tc>
        <w:tc>
          <w:tcPr>
            <w:tcW w:w="4394" w:type="dxa"/>
          </w:tcPr>
          <w:p w:rsidR="00970CAA" w:rsidRDefault="00970CAA" w:rsidP="00451CCF">
            <w:pPr>
              <w:rPr>
                <w:rFonts w:hAnsi="宋体"/>
              </w:rPr>
            </w:pPr>
            <w:r>
              <w:rPr>
                <w:rFonts w:hAnsi="宋体" w:hint="eastAsia"/>
              </w:rPr>
              <w:t>距离：</w:t>
            </w:r>
            <w:r>
              <w:rPr>
                <w:rFonts w:hAnsi="宋体" w:hint="eastAsia"/>
              </w:rPr>
              <w:t xml:space="preserve">200,300  </w:t>
            </w:r>
            <w:r>
              <w:rPr>
                <w:rFonts w:hAnsi="宋体" w:hint="eastAsia"/>
              </w:rPr>
              <w:t>不要带其他，后台是按照</w:t>
            </w:r>
            <w:r w:rsidRPr="000C6430">
              <w:rPr>
                <w:rFonts w:hAnsi="宋体" w:hint="eastAsia"/>
                <w:color w:val="FF0000"/>
              </w:rPr>
              <w:t>千米</w:t>
            </w:r>
            <w:r>
              <w:rPr>
                <w:rFonts w:hAnsi="宋体" w:hint="eastAsia"/>
              </w:rPr>
              <w:t>算的，请除以</w:t>
            </w:r>
            <w:r>
              <w:rPr>
                <w:rFonts w:hAnsi="宋体" w:hint="eastAsia"/>
              </w:rPr>
              <w:t>1000</w:t>
            </w:r>
            <w:r>
              <w:rPr>
                <w:rFonts w:hAnsi="宋体" w:hint="eastAsia"/>
              </w:rPr>
              <w:t>之后再给我</w:t>
            </w:r>
          </w:p>
        </w:tc>
      </w:tr>
      <w:tr w:rsidR="00970CAA" w:rsidTr="00970CAA">
        <w:tc>
          <w:tcPr>
            <w:tcW w:w="1843" w:type="dxa"/>
            <w:shd w:val="clear" w:color="auto" w:fill="F2F2F2"/>
          </w:tcPr>
          <w:p w:rsidR="00970CAA" w:rsidRPr="000C6430" w:rsidRDefault="00970CAA" w:rsidP="00451CCF">
            <w:r w:rsidRPr="000C6430">
              <w:lastRenderedPageBreak/>
              <w:t>classify</w:t>
            </w:r>
            <w:r w:rsidRPr="000C6430">
              <w:rPr>
                <w:rFonts w:hint="eastAsia"/>
              </w:rPr>
              <w:t>Name</w:t>
            </w:r>
          </w:p>
        </w:tc>
        <w:tc>
          <w:tcPr>
            <w:tcW w:w="1559" w:type="dxa"/>
          </w:tcPr>
          <w:p w:rsidR="00970CAA" w:rsidRDefault="00970CAA" w:rsidP="00451CCF">
            <w:r>
              <w:rPr>
                <w:rFonts w:hint="eastAsia"/>
              </w:rPr>
              <w:t>String</w:t>
            </w:r>
          </w:p>
        </w:tc>
        <w:tc>
          <w:tcPr>
            <w:tcW w:w="709" w:type="dxa"/>
          </w:tcPr>
          <w:p w:rsidR="00970CAA" w:rsidRDefault="00970CAA" w:rsidP="00451CCF">
            <w:pPr>
              <w:rPr>
                <w:rFonts w:hAnsi="宋体"/>
              </w:rPr>
            </w:pPr>
            <w:r>
              <w:rPr>
                <w:rFonts w:hAnsi="宋体"/>
              </w:rPr>
              <w:t>否</w:t>
            </w:r>
          </w:p>
        </w:tc>
        <w:tc>
          <w:tcPr>
            <w:tcW w:w="4394" w:type="dxa"/>
          </w:tcPr>
          <w:p w:rsidR="00970CAA" w:rsidRDefault="00970CAA" w:rsidP="00451CCF">
            <w:pPr>
              <w:rPr>
                <w:rFonts w:hAnsi="宋体"/>
              </w:rPr>
            </w:pPr>
            <w:r>
              <w:rPr>
                <w:rFonts w:hAnsi="宋体" w:hint="eastAsia"/>
              </w:rPr>
              <w:t>智能标签名或者品牌名称</w:t>
            </w:r>
          </w:p>
        </w:tc>
      </w:tr>
      <w:tr w:rsidR="00970CAA" w:rsidTr="00970CAA">
        <w:tc>
          <w:tcPr>
            <w:tcW w:w="1843" w:type="dxa"/>
            <w:shd w:val="clear" w:color="auto" w:fill="F2F2F2"/>
          </w:tcPr>
          <w:p w:rsidR="00970CAA" w:rsidRDefault="00970CAA" w:rsidP="00451CCF">
            <w:r>
              <w:rPr>
                <w:rFonts w:hint="eastAsia"/>
              </w:rPr>
              <w:t>lng</w:t>
            </w:r>
          </w:p>
        </w:tc>
        <w:tc>
          <w:tcPr>
            <w:tcW w:w="1559" w:type="dxa"/>
          </w:tcPr>
          <w:p w:rsidR="00970CAA" w:rsidRDefault="00970CAA" w:rsidP="00451CCF">
            <w:r>
              <w:rPr>
                <w:rFonts w:hint="eastAsia"/>
              </w:rPr>
              <w:t>double</w:t>
            </w:r>
          </w:p>
        </w:tc>
        <w:tc>
          <w:tcPr>
            <w:tcW w:w="709" w:type="dxa"/>
          </w:tcPr>
          <w:p w:rsidR="00970CAA" w:rsidRDefault="00970CAA" w:rsidP="00451CCF">
            <w:r>
              <w:rPr>
                <w:rFonts w:hAnsi="宋体"/>
              </w:rPr>
              <w:t>否</w:t>
            </w:r>
          </w:p>
        </w:tc>
        <w:tc>
          <w:tcPr>
            <w:tcW w:w="4394" w:type="dxa"/>
          </w:tcPr>
          <w:p w:rsidR="00970CAA" w:rsidRDefault="00970CAA" w:rsidP="00451CCF">
            <w:r>
              <w:rPr>
                <w:rFonts w:hint="eastAsia"/>
              </w:rPr>
              <w:t>经度（营业厅和</w:t>
            </w:r>
            <w:r>
              <w:rPr>
                <w:rFonts w:hint="eastAsia"/>
              </w:rPr>
              <w:t>wifi</w:t>
            </w:r>
            <w:r>
              <w:rPr>
                <w:rFonts w:hint="eastAsia"/>
              </w:rPr>
              <w:t>下必传）</w:t>
            </w:r>
          </w:p>
        </w:tc>
      </w:tr>
      <w:tr w:rsidR="00970CAA" w:rsidTr="00970CAA">
        <w:tc>
          <w:tcPr>
            <w:tcW w:w="1843" w:type="dxa"/>
            <w:shd w:val="clear" w:color="auto" w:fill="F2F2F2"/>
          </w:tcPr>
          <w:p w:rsidR="00970CAA" w:rsidRDefault="00970CAA" w:rsidP="00451CCF">
            <w:r>
              <w:rPr>
                <w:rFonts w:hint="eastAsia"/>
              </w:rPr>
              <w:t>lat</w:t>
            </w:r>
          </w:p>
        </w:tc>
        <w:tc>
          <w:tcPr>
            <w:tcW w:w="1559" w:type="dxa"/>
          </w:tcPr>
          <w:p w:rsidR="00970CAA" w:rsidRDefault="00970CAA" w:rsidP="00451CCF">
            <w:r>
              <w:rPr>
                <w:rFonts w:hint="eastAsia"/>
              </w:rPr>
              <w:t>double</w:t>
            </w:r>
          </w:p>
        </w:tc>
        <w:tc>
          <w:tcPr>
            <w:tcW w:w="709" w:type="dxa"/>
          </w:tcPr>
          <w:p w:rsidR="00970CAA" w:rsidRDefault="00970CAA" w:rsidP="00451CCF">
            <w:r>
              <w:rPr>
                <w:rFonts w:hAnsi="宋体"/>
              </w:rPr>
              <w:t>否</w:t>
            </w:r>
          </w:p>
        </w:tc>
        <w:tc>
          <w:tcPr>
            <w:tcW w:w="4394" w:type="dxa"/>
          </w:tcPr>
          <w:p w:rsidR="00970CAA" w:rsidRDefault="00970CAA" w:rsidP="00451CCF">
            <w:r>
              <w:rPr>
                <w:rFonts w:hint="eastAsia"/>
              </w:rPr>
              <w:t>纬度（营业厅和</w:t>
            </w:r>
            <w:r>
              <w:rPr>
                <w:rFonts w:hint="eastAsia"/>
              </w:rPr>
              <w:t>wifi</w:t>
            </w:r>
            <w:r>
              <w:rPr>
                <w:rFonts w:hint="eastAsia"/>
              </w:rPr>
              <w:t>下必传）</w:t>
            </w:r>
          </w:p>
        </w:tc>
      </w:tr>
      <w:tr w:rsidR="007F6DB7" w:rsidTr="00970CAA">
        <w:tc>
          <w:tcPr>
            <w:tcW w:w="1843" w:type="dxa"/>
            <w:shd w:val="clear" w:color="auto" w:fill="F2F2F2"/>
          </w:tcPr>
          <w:p w:rsidR="007F6DB7" w:rsidRPr="00B55D10" w:rsidRDefault="007F6DB7" w:rsidP="00B41790">
            <w:r w:rsidRPr="00B55D10">
              <w:rPr>
                <w:rFonts w:hint="eastAsia"/>
              </w:rPr>
              <w:t>version</w:t>
            </w:r>
          </w:p>
        </w:tc>
        <w:tc>
          <w:tcPr>
            <w:tcW w:w="1559" w:type="dxa"/>
          </w:tcPr>
          <w:p w:rsidR="007F6DB7" w:rsidRPr="00B55D10" w:rsidRDefault="007F6DB7" w:rsidP="00B41790">
            <w:r w:rsidRPr="00B55D10">
              <w:rPr>
                <w:rFonts w:hint="eastAsia"/>
              </w:rPr>
              <w:t>String</w:t>
            </w:r>
          </w:p>
        </w:tc>
        <w:tc>
          <w:tcPr>
            <w:tcW w:w="709" w:type="dxa"/>
          </w:tcPr>
          <w:p w:rsidR="007F6DB7" w:rsidRPr="00B55D10" w:rsidRDefault="007F6DB7" w:rsidP="00B41790">
            <w:r w:rsidRPr="00B55D10">
              <w:rPr>
                <w:rFonts w:hint="eastAsia"/>
              </w:rPr>
              <w:t>是</w:t>
            </w:r>
          </w:p>
        </w:tc>
        <w:tc>
          <w:tcPr>
            <w:tcW w:w="4394" w:type="dxa"/>
          </w:tcPr>
          <w:p w:rsidR="007F6DB7" w:rsidRPr="00B55D10" w:rsidRDefault="007F6DB7" w:rsidP="00B41790">
            <w:r w:rsidRPr="00B55D10">
              <w:rPr>
                <w:rFonts w:hint="eastAsia"/>
              </w:rPr>
              <w:t>新老维修网点的区分</w:t>
            </w:r>
          </w:p>
        </w:tc>
      </w:tr>
      <w:tr w:rsidR="0055291C" w:rsidTr="00970CAA">
        <w:tc>
          <w:tcPr>
            <w:tcW w:w="1843" w:type="dxa"/>
            <w:shd w:val="clear" w:color="auto" w:fill="F2F2F2"/>
          </w:tcPr>
          <w:p w:rsidR="0055291C" w:rsidRPr="00B55D10" w:rsidRDefault="0055291C" w:rsidP="00B41790">
            <w:r w:rsidRPr="00B55D10">
              <w:rPr>
                <w:rFonts w:hint="eastAsia"/>
              </w:rPr>
              <w:t>deviceOS</w:t>
            </w:r>
          </w:p>
        </w:tc>
        <w:tc>
          <w:tcPr>
            <w:tcW w:w="1559" w:type="dxa"/>
          </w:tcPr>
          <w:p w:rsidR="0055291C" w:rsidRPr="00B55D10" w:rsidRDefault="0055291C" w:rsidP="00B41790">
            <w:r w:rsidRPr="00B55D10">
              <w:rPr>
                <w:rFonts w:hint="eastAsia"/>
              </w:rPr>
              <w:t>String</w:t>
            </w:r>
          </w:p>
        </w:tc>
        <w:tc>
          <w:tcPr>
            <w:tcW w:w="709" w:type="dxa"/>
          </w:tcPr>
          <w:p w:rsidR="0055291C" w:rsidRPr="00B55D10" w:rsidRDefault="0055291C" w:rsidP="00B41790">
            <w:r w:rsidRPr="00B55D10">
              <w:rPr>
                <w:rFonts w:hint="eastAsia"/>
              </w:rPr>
              <w:t>是</w:t>
            </w:r>
          </w:p>
        </w:tc>
        <w:tc>
          <w:tcPr>
            <w:tcW w:w="4394" w:type="dxa"/>
          </w:tcPr>
          <w:p w:rsidR="0055291C" w:rsidRPr="00B55D10" w:rsidRDefault="0055291C" w:rsidP="00B41790">
            <w:r w:rsidRPr="00B55D10">
              <w:rPr>
                <w:rFonts w:hint="eastAsia"/>
              </w:rPr>
              <w:t>操作系统</w:t>
            </w:r>
            <w:r w:rsidR="008978F1" w:rsidRPr="00B55D10">
              <w:rPr>
                <w:rFonts w:hint="eastAsia"/>
              </w:rPr>
              <w:t>：</w:t>
            </w:r>
          </w:p>
          <w:p w:rsidR="002A1ED1" w:rsidRPr="00B55D10" w:rsidRDefault="002A1ED1" w:rsidP="00B41790">
            <w:r w:rsidRPr="00B55D10">
              <w:rPr>
                <w:rFonts w:hint="eastAsia"/>
              </w:rPr>
              <w:t>android</w:t>
            </w:r>
          </w:p>
          <w:p w:rsidR="002A1ED1" w:rsidRPr="00B55D10" w:rsidRDefault="002A1ED1" w:rsidP="00B41790">
            <w:r w:rsidRPr="00B55D10">
              <w:rPr>
                <w:rFonts w:hint="eastAsia"/>
              </w:rPr>
              <w:t>iOS</w:t>
            </w:r>
          </w:p>
        </w:tc>
      </w:tr>
      <w:tr w:rsidR="003704D3" w:rsidTr="00970CAA">
        <w:tc>
          <w:tcPr>
            <w:tcW w:w="1843" w:type="dxa"/>
            <w:shd w:val="clear" w:color="auto" w:fill="F2F2F2"/>
          </w:tcPr>
          <w:p w:rsidR="003704D3" w:rsidRPr="004D2592" w:rsidRDefault="003704D3" w:rsidP="00B41790">
            <w:r w:rsidRPr="004D2592">
              <w:t>channelId</w:t>
            </w:r>
          </w:p>
        </w:tc>
        <w:tc>
          <w:tcPr>
            <w:tcW w:w="1559" w:type="dxa"/>
          </w:tcPr>
          <w:p w:rsidR="003704D3" w:rsidRPr="004D2592" w:rsidRDefault="003704D3" w:rsidP="00B41790">
            <w:r w:rsidRPr="004D2592">
              <w:rPr>
                <w:rFonts w:hint="eastAsia"/>
              </w:rPr>
              <w:t>String</w:t>
            </w:r>
          </w:p>
        </w:tc>
        <w:tc>
          <w:tcPr>
            <w:tcW w:w="709" w:type="dxa"/>
          </w:tcPr>
          <w:p w:rsidR="003704D3" w:rsidRPr="004D2592" w:rsidRDefault="003704D3" w:rsidP="00B41790">
            <w:r w:rsidRPr="004D2592">
              <w:rPr>
                <w:rFonts w:hint="eastAsia"/>
              </w:rPr>
              <w:t>是</w:t>
            </w:r>
          </w:p>
        </w:tc>
        <w:tc>
          <w:tcPr>
            <w:tcW w:w="4394" w:type="dxa"/>
          </w:tcPr>
          <w:p w:rsidR="003704D3" w:rsidRPr="004D2592" w:rsidRDefault="003704D3" w:rsidP="00B41790">
            <w:r w:rsidRPr="004D2592">
              <w:rPr>
                <w:rFonts w:hint="eastAsia"/>
              </w:rPr>
              <w:t>天翼客服：</w:t>
            </w:r>
            <w:r w:rsidRPr="004D2592">
              <w:rPr>
                <w:rFonts w:hint="eastAsia"/>
              </w:rPr>
              <w:t>tykf</w:t>
            </w:r>
          </w:p>
          <w:p w:rsidR="003704D3" w:rsidRPr="004D2592" w:rsidRDefault="003704D3" w:rsidP="00B41790">
            <w:r w:rsidRPr="004D2592">
              <w:rPr>
                <w:rFonts w:hint="eastAsia"/>
              </w:rPr>
              <w:t>欢</w:t>
            </w:r>
            <w:r w:rsidRPr="004D2592">
              <w:rPr>
                <w:rFonts w:hint="eastAsia"/>
              </w:rPr>
              <w:t>Go</w:t>
            </w:r>
            <w:r w:rsidRPr="004D2592">
              <w:rPr>
                <w:rFonts w:hint="eastAsia"/>
              </w:rPr>
              <w:t>：</w:t>
            </w:r>
            <w:r w:rsidRPr="004D2592">
              <w:rPr>
                <w:rFonts w:hint="eastAsia"/>
              </w:rPr>
              <w:t>happygo</w:t>
            </w:r>
          </w:p>
        </w:tc>
      </w:tr>
      <w:tr w:rsidR="00DA1828" w:rsidRPr="002C1D75" w:rsidTr="00970CAA">
        <w:tc>
          <w:tcPr>
            <w:tcW w:w="1843" w:type="dxa"/>
            <w:shd w:val="clear" w:color="auto" w:fill="F2F2F2"/>
          </w:tcPr>
          <w:p w:rsidR="00DA1828" w:rsidRPr="004D2592" w:rsidRDefault="00DA1828" w:rsidP="00B41790">
            <w:r w:rsidRPr="004D2592">
              <w:t>yytlevel</w:t>
            </w:r>
          </w:p>
        </w:tc>
        <w:tc>
          <w:tcPr>
            <w:tcW w:w="1559" w:type="dxa"/>
          </w:tcPr>
          <w:p w:rsidR="00DA1828" w:rsidRPr="004D2592" w:rsidRDefault="00DA1828" w:rsidP="00B41790">
            <w:r w:rsidRPr="004D2592">
              <w:t>String</w:t>
            </w:r>
          </w:p>
        </w:tc>
        <w:tc>
          <w:tcPr>
            <w:tcW w:w="709" w:type="dxa"/>
          </w:tcPr>
          <w:p w:rsidR="00DA1828" w:rsidRPr="004D2592" w:rsidRDefault="00DA1828" w:rsidP="00B41790">
            <w:r w:rsidRPr="004D2592">
              <w:rPr>
                <w:rFonts w:hint="eastAsia"/>
              </w:rPr>
              <w:t>否</w:t>
            </w:r>
          </w:p>
        </w:tc>
        <w:tc>
          <w:tcPr>
            <w:tcW w:w="4394" w:type="dxa"/>
          </w:tcPr>
          <w:p w:rsidR="00DA1828" w:rsidRPr="004D2592" w:rsidRDefault="00DA1828" w:rsidP="00B41790">
            <w:r w:rsidRPr="004D2592">
              <w:rPr>
                <w:rFonts w:hint="eastAsia"/>
              </w:rPr>
              <w:t>营业厅级别，如果多个级别</w:t>
            </w:r>
            <w:r w:rsidRPr="004D2592">
              <w:t>，使用英文</w:t>
            </w:r>
            <w:r w:rsidRPr="004D2592">
              <w:rPr>
                <w:rFonts w:hint="eastAsia"/>
              </w:rPr>
              <w:t>,</w:t>
            </w:r>
            <w:r w:rsidRPr="004D2592">
              <w:rPr>
                <w:rFonts w:hint="eastAsia"/>
              </w:rPr>
              <w:t>分隔</w:t>
            </w:r>
            <w:r w:rsidR="00016CAC" w:rsidRPr="004D2592">
              <w:rPr>
                <w:rFonts w:hint="eastAsia"/>
              </w:rPr>
              <w:t>，营业厅级别</w:t>
            </w:r>
            <w:r w:rsidR="00016CAC" w:rsidRPr="004D2592">
              <w:t>为</w:t>
            </w:r>
            <w:r w:rsidR="00016CAC" w:rsidRPr="004D2592">
              <w:rPr>
                <w:rFonts w:hint="eastAsia"/>
              </w:rPr>
              <w:t>数字</w:t>
            </w:r>
            <w:r w:rsidR="0099060B" w:rsidRPr="004D2592">
              <w:rPr>
                <w:rFonts w:hint="eastAsia"/>
              </w:rPr>
              <w:t>1</w:t>
            </w:r>
            <w:r w:rsidR="0099060B" w:rsidRPr="004D2592">
              <w:t>~5</w:t>
            </w:r>
          </w:p>
        </w:tc>
      </w:tr>
      <w:tr w:rsidR="002C1D75" w:rsidRPr="002C1D75" w:rsidTr="00970CAA">
        <w:tc>
          <w:tcPr>
            <w:tcW w:w="1843" w:type="dxa"/>
            <w:shd w:val="clear" w:color="auto" w:fill="F2F2F2"/>
          </w:tcPr>
          <w:p w:rsidR="002C1D75" w:rsidRPr="004D2592" w:rsidRDefault="002C1D75" w:rsidP="00B41790">
            <w:r w:rsidRPr="004D2592">
              <w:t>yytstatus</w:t>
            </w:r>
          </w:p>
        </w:tc>
        <w:tc>
          <w:tcPr>
            <w:tcW w:w="1559" w:type="dxa"/>
          </w:tcPr>
          <w:p w:rsidR="002C1D75" w:rsidRPr="004D2592" w:rsidRDefault="002C1D75" w:rsidP="00B41790">
            <w:r w:rsidRPr="004D2592">
              <w:t>String</w:t>
            </w:r>
          </w:p>
        </w:tc>
        <w:tc>
          <w:tcPr>
            <w:tcW w:w="709" w:type="dxa"/>
          </w:tcPr>
          <w:p w:rsidR="002C1D75" w:rsidRPr="004D2592" w:rsidRDefault="002C1D75" w:rsidP="00B41790">
            <w:r w:rsidRPr="004D2592">
              <w:rPr>
                <w:rFonts w:hint="eastAsia"/>
              </w:rPr>
              <w:t>否</w:t>
            </w:r>
          </w:p>
        </w:tc>
        <w:tc>
          <w:tcPr>
            <w:tcW w:w="4394" w:type="dxa"/>
          </w:tcPr>
          <w:p w:rsidR="002C1D75" w:rsidRPr="004D2592" w:rsidRDefault="002C1D75" w:rsidP="00B41790">
            <w:r w:rsidRPr="004D2592">
              <w:rPr>
                <w:rFonts w:hint="eastAsia"/>
              </w:rPr>
              <w:t>营业厅状态</w:t>
            </w:r>
            <w:r w:rsidRPr="004D2592">
              <w:t>，</w:t>
            </w:r>
            <w:r w:rsidR="00EB44A9" w:rsidRPr="004D2592">
              <w:rPr>
                <w:rFonts w:hint="eastAsia"/>
              </w:rPr>
              <w:t xml:space="preserve">1 </w:t>
            </w:r>
            <w:r w:rsidR="00EB44A9" w:rsidRPr="004D2592">
              <w:rPr>
                <w:rFonts w:hint="eastAsia"/>
              </w:rPr>
              <w:t>正常营业</w:t>
            </w:r>
            <w:r w:rsidR="00EB44A9" w:rsidRPr="004D2592">
              <w:rPr>
                <w:rFonts w:hint="eastAsia"/>
              </w:rPr>
              <w:t xml:space="preserve">  2 </w:t>
            </w:r>
            <w:r w:rsidR="00EB44A9" w:rsidRPr="004D2592">
              <w:rPr>
                <w:rFonts w:hint="eastAsia"/>
              </w:rPr>
              <w:t>暂停营业</w:t>
            </w:r>
            <w:r w:rsidR="00EB44A9" w:rsidRPr="004D2592">
              <w:rPr>
                <w:rFonts w:hint="eastAsia"/>
              </w:rPr>
              <w:t xml:space="preserve"> 3</w:t>
            </w:r>
            <w:r w:rsidR="00EB44A9" w:rsidRPr="004D2592">
              <w:rPr>
                <w:rFonts w:hint="eastAsia"/>
              </w:rPr>
              <w:t>关闭</w:t>
            </w:r>
          </w:p>
        </w:tc>
      </w:tr>
      <w:tr w:rsidR="008F120B" w:rsidRPr="002C1D75" w:rsidTr="00970CAA">
        <w:tc>
          <w:tcPr>
            <w:tcW w:w="1843" w:type="dxa"/>
            <w:shd w:val="clear" w:color="auto" w:fill="F2F2F2"/>
          </w:tcPr>
          <w:p w:rsidR="008F120B" w:rsidRPr="006B1D97" w:rsidRDefault="008F120B" w:rsidP="00B41790">
            <w:bookmarkStart w:id="20" w:name="_GoBack"/>
            <w:bookmarkEnd w:id="20"/>
            <w:r w:rsidRPr="006B1D97">
              <w:rPr>
                <w:rFonts w:hint="eastAsia"/>
              </w:rPr>
              <w:t>self</w:t>
            </w:r>
            <w:r w:rsidR="00AA1189" w:rsidRPr="006B1D97">
              <w:t>Yyt</w:t>
            </w:r>
          </w:p>
        </w:tc>
        <w:tc>
          <w:tcPr>
            <w:tcW w:w="1559" w:type="dxa"/>
          </w:tcPr>
          <w:p w:rsidR="008F120B" w:rsidRPr="006B1D97" w:rsidRDefault="00A33415" w:rsidP="00B41790">
            <w:r w:rsidRPr="006B1D97">
              <w:t>String</w:t>
            </w:r>
          </w:p>
        </w:tc>
        <w:tc>
          <w:tcPr>
            <w:tcW w:w="709" w:type="dxa"/>
          </w:tcPr>
          <w:p w:rsidR="008F120B" w:rsidRPr="006B1D97" w:rsidRDefault="00B62F12" w:rsidP="00B41790">
            <w:r w:rsidRPr="006B1D97">
              <w:rPr>
                <w:rFonts w:hint="eastAsia"/>
              </w:rPr>
              <w:t>否</w:t>
            </w:r>
          </w:p>
        </w:tc>
        <w:tc>
          <w:tcPr>
            <w:tcW w:w="4394" w:type="dxa"/>
          </w:tcPr>
          <w:p w:rsidR="008F120B" w:rsidRPr="006B1D97" w:rsidRDefault="00191C88" w:rsidP="00B41790">
            <w:r w:rsidRPr="006B1D97">
              <w:rPr>
                <w:rFonts w:hint="eastAsia"/>
              </w:rPr>
              <w:t>是否</w:t>
            </w:r>
            <w:r w:rsidRPr="006B1D97">
              <w:t>只需要自营厅</w:t>
            </w:r>
          </w:p>
          <w:p w:rsidR="009E6402" w:rsidRPr="006B1D97" w:rsidRDefault="00A33415" w:rsidP="00B41790">
            <w:r w:rsidRPr="006B1D97">
              <w:t>1</w:t>
            </w:r>
            <w:r w:rsidRPr="006B1D97">
              <w:rPr>
                <w:rFonts w:hint="eastAsia"/>
              </w:rPr>
              <w:t>：只获取</w:t>
            </w:r>
            <w:r w:rsidRPr="006B1D97">
              <w:t>自营厅数据</w:t>
            </w:r>
          </w:p>
          <w:p w:rsidR="00A33415" w:rsidRPr="006B1D97" w:rsidRDefault="009E6402" w:rsidP="00B41790">
            <w:r w:rsidRPr="006B1D97">
              <w:rPr>
                <w:rFonts w:hint="eastAsia"/>
              </w:rPr>
              <w:t>2</w:t>
            </w:r>
            <w:r w:rsidRPr="006B1D97">
              <w:rPr>
                <w:rFonts w:hint="eastAsia"/>
              </w:rPr>
              <w:t>：只</w:t>
            </w:r>
            <w:r w:rsidRPr="006B1D97">
              <w:t>获取非</w:t>
            </w:r>
            <w:r w:rsidRPr="006B1D97">
              <w:rPr>
                <w:rFonts w:hint="eastAsia"/>
              </w:rPr>
              <w:t>自营厅</w:t>
            </w:r>
            <w:r w:rsidRPr="006B1D97">
              <w:t>数据</w:t>
            </w:r>
          </w:p>
          <w:p w:rsidR="009E6402" w:rsidRPr="006B1D97" w:rsidRDefault="009E6402" w:rsidP="00B41790">
            <w:r w:rsidRPr="006B1D97">
              <w:rPr>
                <w:rFonts w:hint="eastAsia"/>
              </w:rPr>
              <w:t>空</w:t>
            </w:r>
            <w:r w:rsidRPr="006B1D97">
              <w:rPr>
                <w:rFonts w:hint="eastAsia"/>
              </w:rPr>
              <w:t>:</w:t>
            </w:r>
            <w:r w:rsidRPr="006B1D97">
              <w:t xml:space="preserve"> </w:t>
            </w:r>
            <w:r w:rsidRPr="006B1D97">
              <w:rPr>
                <w:rFonts w:hint="eastAsia"/>
              </w:rPr>
              <w:t>获取全量</w:t>
            </w:r>
            <w:r w:rsidRPr="006B1D97">
              <w:t>数据</w:t>
            </w:r>
          </w:p>
        </w:tc>
      </w:tr>
    </w:tbl>
    <w:p w:rsidR="00970CAA" w:rsidRDefault="00970CAA" w:rsidP="00970CAA"/>
    <w:p w:rsidR="00970CAA" w:rsidRDefault="00970CAA" w:rsidP="00970CAA">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resCode</w:t>
            </w:r>
          </w:p>
        </w:tc>
        <w:tc>
          <w:tcPr>
            <w:tcW w:w="1696" w:type="dxa"/>
          </w:tcPr>
          <w:p w:rsidR="00970CAA" w:rsidRDefault="00970CAA" w:rsidP="00451CCF">
            <w:r>
              <w:t>String</w:t>
            </w:r>
          </w:p>
        </w:tc>
        <w:tc>
          <w:tcPr>
            <w:tcW w:w="4830" w:type="dxa"/>
          </w:tcPr>
          <w:p w:rsidR="00970CAA" w:rsidRDefault="00970CAA" w:rsidP="00451CCF">
            <w:r>
              <w:rPr>
                <w:rFonts w:hAnsi="宋体"/>
              </w:rPr>
              <w:t>结果码。</w:t>
            </w:r>
            <w:r>
              <w:t>200</w:t>
            </w:r>
            <w:r>
              <w:rPr>
                <w:rFonts w:hAnsi="宋体"/>
              </w:rPr>
              <w:t>表示成功</w:t>
            </w:r>
          </w:p>
        </w:tc>
      </w:tr>
      <w:tr w:rsidR="00970CAA" w:rsidTr="00451CCF">
        <w:tc>
          <w:tcPr>
            <w:tcW w:w="1996" w:type="dxa"/>
            <w:shd w:val="clear" w:color="auto" w:fill="F2F2F2"/>
          </w:tcPr>
          <w:p w:rsidR="00970CAA" w:rsidRDefault="00970CAA" w:rsidP="00451CCF">
            <w:r>
              <w:t>resDesc</w:t>
            </w:r>
          </w:p>
        </w:tc>
        <w:tc>
          <w:tcPr>
            <w:tcW w:w="1696" w:type="dxa"/>
          </w:tcPr>
          <w:p w:rsidR="00970CAA" w:rsidRDefault="00970CAA" w:rsidP="00451CCF">
            <w:r>
              <w:t>String</w:t>
            </w:r>
          </w:p>
        </w:tc>
        <w:tc>
          <w:tcPr>
            <w:tcW w:w="4830" w:type="dxa"/>
          </w:tcPr>
          <w:p w:rsidR="00970CAA" w:rsidRDefault="00970CAA" w:rsidP="00451CCF">
            <w:r>
              <w:rPr>
                <w:rFonts w:hAnsi="宋体"/>
              </w:rPr>
              <w:t>信息返回</w:t>
            </w:r>
          </w:p>
        </w:tc>
      </w:tr>
      <w:tr w:rsidR="00970CAA" w:rsidTr="00451CCF">
        <w:tc>
          <w:tcPr>
            <w:tcW w:w="1996" w:type="dxa"/>
            <w:shd w:val="clear" w:color="auto" w:fill="F2F2F2"/>
          </w:tcPr>
          <w:p w:rsidR="00970CAA" w:rsidRDefault="00970CAA" w:rsidP="00451CCF">
            <w:r>
              <w:t>totalCount</w:t>
            </w:r>
          </w:p>
        </w:tc>
        <w:tc>
          <w:tcPr>
            <w:tcW w:w="1696" w:type="dxa"/>
          </w:tcPr>
          <w:p w:rsidR="00970CAA" w:rsidRDefault="00970CAA" w:rsidP="00451CCF">
            <w:r>
              <w:t>String</w:t>
            </w:r>
          </w:p>
        </w:tc>
        <w:tc>
          <w:tcPr>
            <w:tcW w:w="4830" w:type="dxa"/>
          </w:tcPr>
          <w:p w:rsidR="00970CAA" w:rsidRDefault="00970CAA" w:rsidP="00451CCF">
            <w:r>
              <w:rPr>
                <w:rFonts w:hAnsi="宋体"/>
              </w:rPr>
              <w:t>总条目数</w:t>
            </w:r>
          </w:p>
        </w:tc>
      </w:tr>
      <w:tr w:rsidR="00970CAA" w:rsidTr="00451CCF">
        <w:tc>
          <w:tcPr>
            <w:tcW w:w="1996" w:type="dxa"/>
            <w:shd w:val="clear" w:color="auto" w:fill="F2F2F2"/>
          </w:tcPr>
          <w:p w:rsidR="00970CAA" w:rsidRDefault="00970CAA" w:rsidP="00451CCF">
            <w:r>
              <w:rPr>
                <w:rFonts w:hint="eastAsia"/>
              </w:rPr>
              <w:t>nearList</w:t>
            </w:r>
          </w:p>
        </w:tc>
        <w:tc>
          <w:tcPr>
            <w:tcW w:w="1696" w:type="dxa"/>
          </w:tcPr>
          <w:p w:rsidR="00970CAA" w:rsidRDefault="00970CAA" w:rsidP="00451CCF">
            <w:r>
              <w:t>List</w:t>
            </w:r>
          </w:p>
        </w:tc>
        <w:tc>
          <w:tcPr>
            <w:tcW w:w="4830" w:type="dxa"/>
          </w:tcPr>
          <w:p w:rsidR="00970CAA" w:rsidRDefault="00970CAA" w:rsidP="00451CCF">
            <w:r>
              <w:rPr>
                <w:rFonts w:hAnsi="宋体" w:hint="eastAsia"/>
              </w:rPr>
              <w:t>附近</w:t>
            </w:r>
            <w:r>
              <w:rPr>
                <w:rFonts w:hAnsi="宋体"/>
              </w:rPr>
              <w:t>列表</w:t>
            </w:r>
          </w:p>
        </w:tc>
      </w:tr>
      <w:tr w:rsidR="00970CAA" w:rsidTr="00451CCF">
        <w:tc>
          <w:tcPr>
            <w:tcW w:w="1996" w:type="dxa"/>
            <w:shd w:val="clear" w:color="auto" w:fill="F2F2F2"/>
          </w:tcPr>
          <w:p w:rsidR="00970CAA" w:rsidRPr="00AE1F00" w:rsidRDefault="00970CAA" w:rsidP="00451CCF">
            <w:pPr>
              <w:shd w:val="solid" w:color="F2F2F2" w:fill="auto"/>
              <w:autoSpaceDN w:val="0"/>
              <w:spacing w:line="360" w:lineRule="atLeast"/>
            </w:pPr>
            <w:r w:rsidRPr="00AE1F00">
              <w:rPr>
                <w:sz w:val="27"/>
                <w:szCs w:val="27"/>
              </w:rPr>
              <w:t>column</w:t>
            </w:r>
            <w:r w:rsidRPr="00AE1F00">
              <w:rPr>
                <w:rFonts w:hint="eastAsia"/>
                <w:sz w:val="27"/>
                <w:szCs w:val="27"/>
              </w:rPr>
              <w:t>List</w:t>
            </w:r>
          </w:p>
        </w:tc>
        <w:tc>
          <w:tcPr>
            <w:tcW w:w="1696" w:type="dxa"/>
          </w:tcPr>
          <w:p w:rsidR="00970CAA" w:rsidRPr="00AE1F00" w:rsidRDefault="00970CAA" w:rsidP="00451CCF">
            <w:r w:rsidRPr="00AE1F00">
              <w:rPr>
                <w:rFonts w:hint="eastAsia"/>
              </w:rPr>
              <w:t>List</w:t>
            </w:r>
          </w:p>
        </w:tc>
        <w:tc>
          <w:tcPr>
            <w:tcW w:w="4830" w:type="dxa"/>
          </w:tcPr>
          <w:p w:rsidR="00970CAA" w:rsidRPr="00AE1F00" w:rsidRDefault="00970CAA" w:rsidP="00451CCF">
            <w:pPr>
              <w:rPr>
                <w:rFonts w:hAnsi="宋体"/>
              </w:rPr>
            </w:pPr>
            <w:r w:rsidRPr="00AE1F00">
              <w:rPr>
                <w:rFonts w:hAnsi="宋体" w:hint="eastAsia"/>
              </w:rPr>
              <w:t>栏目</w:t>
            </w:r>
            <w:r w:rsidRPr="00AE1F00">
              <w:rPr>
                <w:rFonts w:hAnsi="宋体" w:hint="eastAsia"/>
              </w:rPr>
              <w:t>list</w:t>
            </w:r>
          </w:p>
        </w:tc>
      </w:tr>
      <w:tr w:rsidR="00970CAA" w:rsidTr="00451CCF">
        <w:tc>
          <w:tcPr>
            <w:tcW w:w="1996" w:type="dxa"/>
            <w:shd w:val="clear" w:color="auto" w:fill="F2F2F2"/>
          </w:tcPr>
          <w:p w:rsidR="00970CAA" w:rsidRPr="00AE1F00" w:rsidRDefault="00970CAA" w:rsidP="00451CCF">
            <w:r w:rsidRPr="00AE1F00">
              <w:rPr>
                <w:rFonts w:hint="eastAsia"/>
              </w:rPr>
              <w:t>distanceList</w:t>
            </w:r>
          </w:p>
        </w:tc>
        <w:tc>
          <w:tcPr>
            <w:tcW w:w="1696" w:type="dxa"/>
          </w:tcPr>
          <w:p w:rsidR="00970CAA" w:rsidRPr="00AE1F00" w:rsidRDefault="00970CAA" w:rsidP="00451CCF">
            <w:r w:rsidRPr="00AE1F00">
              <w:rPr>
                <w:rFonts w:hint="eastAsia"/>
              </w:rPr>
              <w:t>List</w:t>
            </w:r>
          </w:p>
        </w:tc>
        <w:tc>
          <w:tcPr>
            <w:tcW w:w="4830" w:type="dxa"/>
          </w:tcPr>
          <w:p w:rsidR="00970CAA" w:rsidRPr="00AE1F00" w:rsidRDefault="00970CAA" w:rsidP="00451CCF">
            <w:pPr>
              <w:rPr>
                <w:rFonts w:hAnsi="宋体"/>
              </w:rPr>
            </w:pPr>
            <w:r w:rsidRPr="00AE1F00">
              <w:rPr>
                <w:rFonts w:hAnsi="宋体" w:hint="eastAsia"/>
              </w:rPr>
              <w:t>距离</w:t>
            </w:r>
            <w:r w:rsidRPr="00AE1F00">
              <w:rPr>
                <w:rFonts w:hAnsi="宋体" w:hint="eastAsia"/>
              </w:rPr>
              <w:t>list</w:t>
            </w:r>
          </w:p>
        </w:tc>
      </w:tr>
      <w:tr w:rsidR="00970CAA" w:rsidTr="00451CCF">
        <w:tc>
          <w:tcPr>
            <w:tcW w:w="1996" w:type="dxa"/>
            <w:shd w:val="clear" w:color="auto" w:fill="F2F2F2"/>
          </w:tcPr>
          <w:p w:rsidR="00970CAA" w:rsidRPr="00AE1F00" w:rsidRDefault="00970CAA" w:rsidP="00451CCF">
            <w:r w:rsidRPr="00AE1F00">
              <w:t>classify</w:t>
            </w:r>
            <w:r w:rsidRPr="00AE1F00">
              <w:rPr>
                <w:rFonts w:hint="eastAsia"/>
              </w:rPr>
              <w:t>List</w:t>
            </w:r>
          </w:p>
          <w:p w:rsidR="00970CAA" w:rsidRPr="00AE1F00" w:rsidRDefault="00970CAA" w:rsidP="00451CCF"/>
        </w:tc>
        <w:tc>
          <w:tcPr>
            <w:tcW w:w="1696" w:type="dxa"/>
          </w:tcPr>
          <w:p w:rsidR="00970CAA" w:rsidRPr="00AE1F00" w:rsidRDefault="00970CAA" w:rsidP="00451CCF">
            <w:r w:rsidRPr="00AE1F00">
              <w:rPr>
                <w:rFonts w:hint="eastAsia"/>
              </w:rPr>
              <w:t>List</w:t>
            </w:r>
          </w:p>
        </w:tc>
        <w:tc>
          <w:tcPr>
            <w:tcW w:w="4830" w:type="dxa"/>
          </w:tcPr>
          <w:p w:rsidR="00970CAA" w:rsidRPr="00AE1F00" w:rsidRDefault="00970CAA" w:rsidP="00451CCF">
            <w:pPr>
              <w:rPr>
                <w:rFonts w:hAnsi="宋体"/>
              </w:rPr>
            </w:pPr>
            <w:r w:rsidRPr="00AE1F00">
              <w:rPr>
                <w:rFonts w:hAnsi="宋体" w:hint="eastAsia"/>
              </w:rPr>
              <w:t>智能分类</w:t>
            </w:r>
            <w:r w:rsidRPr="00AE1F00">
              <w:rPr>
                <w:rFonts w:hAnsi="宋体" w:hint="eastAsia"/>
              </w:rPr>
              <w:t>List</w:t>
            </w:r>
          </w:p>
        </w:tc>
      </w:tr>
      <w:tr w:rsidR="00970CAA" w:rsidTr="00451CCF">
        <w:tc>
          <w:tcPr>
            <w:tcW w:w="1996" w:type="dxa"/>
            <w:shd w:val="clear" w:color="auto" w:fill="F2F2F2"/>
          </w:tcPr>
          <w:p w:rsidR="00970CAA" w:rsidRDefault="00970CAA" w:rsidP="00451CCF">
            <w:r>
              <w:rPr>
                <w:rFonts w:hint="eastAsia"/>
              </w:rPr>
              <w:t>layoutOfPage</w:t>
            </w:r>
          </w:p>
        </w:tc>
        <w:tc>
          <w:tcPr>
            <w:tcW w:w="1696" w:type="dxa"/>
          </w:tcPr>
          <w:p w:rsidR="00970CAA" w:rsidRDefault="00970CAA" w:rsidP="00451CCF">
            <w:r>
              <w:rPr>
                <w:rFonts w:hint="eastAsia"/>
              </w:rPr>
              <w:t>int</w:t>
            </w:r>
          </w:p>
        </w:tc>
        <w:tc>
          <w:tcPr>
            <w:tcW w:w="4830" w:type="dxa"/>
          </w:tcPr>
          <w:p w:rsidR="00970CAA" w:rsidRDefault="00970CAA" w:rsidP="00451CCF">
            <w:pPr>
              <w:rPr>
                <w:rFonts w:hAnsi="宋体"/>
              </w:rPr>
            </w:pPr>
            <w:r>
              <w:rPr>
                <w:rFonts w:hAnsi="宋体" w:hint="eastAsia"/>
              </w:rPr>
              <w:t>页面布局方式</w:t>
            </w:r>
          </w:p>
          <w:p w:rsidR="00970CAA" w:rsidRDefault="00970CAA" w:rsidP="00451CCF">
            <w:pPr>
              <w:rPr>
                <w:rFonts w:hAnsi="宋体"/>
              </w:rPr>
            </w:pPr>
            <w:r>
              <w:rPr>
                <w:rFonts w:hint="eastAsia"/>
              </w:rPr>
              <w:t>页面布局：</w:t>
            </w:r>
            <w:r>
              <w:rPr>
                <w:rFonts w:hint="eastAsia"/>
              </w:rPr>
              <w:t>1</w:t>
            </w:r>
            <w:r>
              <w:rPr>
                <w:rFonts w:hint="eastAsia"/>
              </w:rPr>
              <w:t>，营业厅；</w:t>
            </w:r>
            <w:r>
              <w:rPr>
                <w:rFonts w:hint="eastAsia"/>
              </w:rPr>
              <w:t>2</w:t>
            </w:r>
            <w:r>
              <w:rPr>
                <w:rFonts w:hint="eastAsia"/>
              </w:rPr>
              <w:t>，</w:t>
            </w:r>
            <w:r>
              <w:rPr>
                <w:rFonts w:hint="eastAsia"/>
              </w:rPr>
              <w:t>vip</w:t>
            </w:r>
            <w:r>
              <w:rPr>
                <w:rFonts w:hint="eastAsia"/>
              </w:rPr>
              <w:t>贵宾厅；</w:t>
            </w:r>
            <w:r>
              <w:rPr>
                <w:rFonts w:hint="eastAsia"/>
              </w:rPr>
              <w:t>3</w:t>
            </w:r>
            <w:r>
              <w:rPr>
                <w:rFonts w:hint="eastAsia"/>
              </w:rPr>
              <w:t>，</w:t>
            </w:r>
            <w:r>
              <w:rPr>
                <w:rFonts w:hint="eastAsia"/>
              </w:rPr>
              <w:t>wifi</w:t>
            </w:r>
            <w:r>
              <w:rPr>
                <w:rFonts w:hint="eastAsia"/>
              </w:rPr>
              <w:t>；</w:t>
            </w:r>
            <w:r>
              <w:rPr>
                <w:rFonts w:hint="eastAsia"/>
              </w:rPr>
              <w:t>4</w:t>
            </w:r>
            <w:r>
              <w:rPr>
                <w:rFonts w:hint="eastAsia"/>
              </w:rPr>
              <w:t>：手机维修点；</w:t>
            </w:r>
            <w:r>
              <w:rPr>
                <w:rFonts w:hint="eastAsia"/>
              </w:rPr>
              <w:t>0</w:t>
            </w:r>
            <w:r>
              <w:rPr>
                <w:rFonts w:hint="eastAsia"/>
              </w:rPr>
              <w:t>，默认</w:t>
            </w:r>
          </w:p>
        </w:tc>
      </w:tr>
    </w:tbl>
    <w:p w:rsidR="00970CAA" w:rsidRDefault="00970CAA" w:rsidP="00970CAA">
      <w:r>
        <w:rPr>
          <w:rFonts w:hint="eastAsia"/>
        </w:rPr>
        <w:lastRenderedPageBreak/>
        <w:t>nearList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599"/>
        <w:gridCol w:w="4830"/>
      </w:tblGrid>
      <w:tr w:rsidR="00970CAA" w:rsidTr="00451CCF">
        <w:tc>
          <w:tcPr>
            <w:tcW w:w="2093" w:type="dxa"/>
            <w:shd w:val="clear" w:color="auto" w:fill="BFBFBF"/>
          </w:tcPr>
          <w:p w:rsidR="00970CAA" w:rsidRDefault="00970CAA" w:rsidP="00451CCF">
            <w:r>
              <w:t>Key</w:t>
            </w:r>
          </w:p>
        </w:tc>
        <w:tc>
          <w:tcPr>
            <w:tcW w:w="1599" w:type="dxa"/>
            <w:shd w:val="clear" w:color="auto" w:fill="BFBFBF"/>
          </w:tcPr>
          <w:p w:rsidR="00970CAA" w:rsidRDefault="00970CAA" w:rsidP="00451CCF">
            <w:r>
              <w:t>类型</w:t>
            </w:r>
          </w:p>
        </w:tc>
        <w:tc>
          <w:tcPr>
            <w:tcW w:w="4830" w:type="dxa"/>
            <w:shd w:val="clear" w:color="auto" w:fill="BFBFBF"/>
          </w:tcPr>
          <w:p w:rsidR="00970CAA" w:rsidRDefault="00970CAA" w:rsidP="00451CCF">
            <w:r>
              <w:t>注释</w:t>
            </w:r>
          </w:p>
        </w:tc>
      </w:tr>
      <w:tr w:rsidR="00970CAA" w:rsidTr="00451CCF">
        <w:tc>
          <w:tcPr>
            <w:tcW w:w="2093" w:type="dxa"/>
            <w:shd w:val="clear" w:color="auto" w:fill="F2F2F2"/>
          </w:tcPr>
          <w:p w:rsidR="00970CAA" w:rsidRDefault="00970CAA" w:rsidP="00451CCF">
            <w:r>
              <w:t>id</w:t>
            </w:r>
          </w:p>
        </w:tc>
        <w:tc>
          <w:tcPr>
            <w:tcW w:w="1599" w:type="dxa"/>
          </w:tcPr>
          <w:p w:rsidR="00970CAA" w:rsidRDefault="00970CAA" w:rsidP="00451CCF">
            <w:r>
              <w:t>String</w:t>
            </w:r>
          </w:p>
        </w:tc>
        <w:tc>
          <w:tcPr>
            <w:tcW w:w="4830" w:type="dxa"/>
          </w:tcPr>
          <w:p w:rsidR="00970CAA" w:rsidRDefault="00970CAA" w:rsidP="00451CCF">
            <w:r>
              <w:t>营业厅</w:t>
            </w:r>
            <w:r>
              <w:t>ID</w:t>
            </w:r>
            <w:r>
              <w:rPr>
                <w:rFonts w:hint="eastAsia"/>
              </w:rPr>
              <w:t>/VIP ID/</w:t>
            </w:r>
            <w:r>
              <w:rPr>
                <w:rFonts w:hint="eastAsia"/>
              </w:rPr>
              <w:t>维修网点</w:t>
            </w:r>
            <w:r>
              <w:rPr>
                <w:rFonts w:hint="eastAsia"/>
              </w:rPr>
              <w:t xml:space="preserve"> ID/WIFI ID</w:t>
            </w:r>
          </w:p>
        </w:tc>
      </w:tr>
      <w:tr w:rsidR="00970CAA" w:rsidTr="00451CCF">
        <w:tc>
          <w:tcPr>
            <w:tcW w:w="2093" w:type="dxa"/>
            <w:shd w:val="clear" w:color="auto" w:fill="F2F2F2"/>
          </w:tcPr>
          <w:p w:rsidR="00970CAA" w:rsidRDefault="00970CAA" w:rsidP="00451CCF">
            <w:r>
              <w:t>yyt_name</w:t>
            </w:r>
          </w:p>
        </w:tc>
        <w:tc>
          <w:tcPr>
            <w:tcW w:w="1599" w:type="dxa"/>
          </w:tcPr>
          <w:p w:rsidR="00970CAA" w:rsidRDefault="00970CAA" w:rsidP="00451CCF">
            <w:r>
              <w:t>String</w:t>
            </w:r>
          </w:p>
        </w:tc>
        <w:tc>
          <w:tcPr>
            <w:tcW w:w="4830" w:type="dxa"/>
          </w:tcPr>
          <w:p w:rsidR="00970CAA" w:rsidRDefault="00970CAA" w:rsidP="00451CCF">
            <w:r>
              <w:t>营业厅名称</w:t>
            </w:r>
            <w:r>
              <w:rPr>
                <w:rFonts w:hint="eastAsia"/>
              </w:rPr>
              <w:t>/VIP</w:t>
            </w:r>
            <w:r>
              <w:rPr>
                <w:rFonts w:hint="eastAsia"/>
              </w:rPr>
              <w:t>网点名称</w:t>
            </w:r>
            <w:r>
              <w:rPr>
                <w:rFonts w:hint="eastAsia"/>
              </w:rPr>
              <w:t xml:space="preserve">/WIFI </w:t>
            </w:r>
            <w:r>
              <w:rPr>
                <w:rFonts w:hint="eastAsia"/>
              </w:rPr>
              <w:t>名称</w:t>
            </w:r>
            <w:r>
              <w:rPr>
                <w:rFonts w:hint="eastAsia"/>
              </w:rPr>
              <w:t>/</w:t>
            </w:r>
            <w:r>
              <w:rPr>
                <w:rFonts w:hint="eastAsia"/>
              </w:rPr>
              <w:t>维修名称</w:t>
            </w:r>
          </w:p>
        </w:tc>
      </w:tr>
      <w:tr w:rsidR="00970CAA" w:rsidTr="00451CCF">
        <w:tc>
          <w:tcPr>
            <w:tcW w:w="2093" w:type="dxa"/>
            <w:shd w:val="clear" w:color="auto" w:fill="F2F2F2"/>
          </w:tcPr>
          <w:p w:rsidR="00970CAA" w:rsidRDefault="00970CAA" w:rsidP="00451CCF">
            <w:r>
              <w:t>yyt_address</w:t>
            </w:r>
          </w:p>
        </w:tc>
        <w:tc>
          <w:tcPr>
            <w:tcW w:w="1599" w:type="dxa"/>
          </w:tcPr>
          <w:p w:rsidR="00970CAA" w:rsidRDefault="00970CAA" w:rsidP="00451CCF">
            <w:r>
              <w:t>String</w:t>
            </w:r>
          </w:p>
        </w:tc>
        <w:tc>
          <w:tcPr>
            <w:tcW w:w="4830" w:type="dxa"/>
          </w:tcPr>
          <w:p w:rsidR="00970CAA" w:rsidRDefault="00970CAA" w:rsidP="00451CCF">
            <w:r>
              <w:t>地址</w:t>
            </w:r>
            <w:r>
              <w:rPr>
                <w:rFonts w:hint="eastAsia"/>
              </w:rPr>
              <w:t>/VIP</w:t>
            </w:r>
            <w:r>
              <w:rPr>
                <w:rFonts w:hint="eastAsia"/>
              </w:rPr>
              <w:t>地址</w:t>
            </w:r>
            <w:r>
              <w:rPr>
                <w:rFonts w:hint="eastAsia"/>
              </w:rPr>
              <w:t xml:space="preserve">/WIFI </w:t>
            </w:r>
            <w:r>
              <w:rPr>
                <w:rFonts w:hint="eastAsia"/>
              </w:rPr>
              <w:t>地址</w:t>
            </w:r>
            <w:r>
              <w:rPr>
                <w:rFonts w:hint="eastAsia"/>
              </w:rPr>
              <w:t>/</w:t>
            </w:r>
            <w:r>
              <w:rPr>
                <w:rFonts w:hint="eastAsia"/>
              </w:rPr>
              <w:t>维修网点地址</w:t>
            </w:r>
          </w:p>
        </w:tc>
      </w:tr>
      <w:tr w:rsidR="00970CAA" w:rsidTr="00451CCF">
        <w:tc>
          <w:tcPr>
            <w:tcW w:w="2093" w:type="dxa"/>
            <w:shd w:val="clear" w:color="auto" w:fill="F2F2F2"/>
          </w:tcPr>
          <w:p w:rsidR="00970CAA" w:rsidRDefault="00970CAA" w:rsidP="00451CCF">
            <w:r>
              <w:t>yyt_tel</w:t>
            </w:r>
          </w:p>
        </w:tc>
        <w:tc>
          <w:tcPr>
            <w:tcW w:w="1599" w:type="dxa"/>
          </w:tcPr>
          <w:p w:rsidR="00970CAA" w:rsidRDefault="00970CAA" w:rsidP="00451CCF">
            <w:r>
              <w:t>String</w:t>
            </w:r>
          </w:p>
        </w:tc>
        <w:tc>
          <w:tcPr>
            <w:tcW w:w="4830" w:type="dxa"/>
          </w:tcPr>
          <w:p w:rsidR="00970CAA" w:rsidRDefault="00970CAA" w:rsidP="00451CCF">
            <w:r>
              <w:t>电话号码</w:t>
            </w:r>
            <w:r>
              <w:rPr>
                <w:rFonts w:hint="eastAsia"/>
              </w:rPr>
              <w:t>/VIP</w:t>
            </w:r>
            <w:r>
              <w:rPr>
                <w:rFonts w:hint="eastAsia"/>
              </w:rPr>
              <w:t>联系电话</w:t>
            </w:r>
            <w:r>
              <w:rPr>
                <w:rFonts w:hint="eastAsia"/>
              </w:rPr>
              <w:t>/</w:t>
            </w:r>
            <w:r>
              <w:rPr>
                <w:rFonts w:hint="eastAsia"/>
              </w:rPr>
              <w:t>维修电话</w:t>
            </w:r>
          </w:p>
        </w:tc>
      </w:tr>
      <w:tr w:rsidR="00970CAA" w:rsidTr="00451CCF">
        <w:tc>
          <w:tcPr>
            <w:tcW w:w="2093" w:type="dxa"/>
            <w:shd w:val="clear" w:color="auto" w:fill="F2F2F2"/>
          </w:tcPr>
          <w:p w:rsidR="00970CAA" w:rsidRDefault="00970CAA" w:rsidP="00451CCF">
            <w:r>
              <w:t>yyt_tradecycle</w:t>
            </w:r>
          </w:p>
        </w:tc>
        <w:tc>
          <w:tcPr>
            <w:tcW w:w="1599" w:type="dxa"/>
          </w:tcPr>
          <w:p w:rsidR="00970CAA" w:rsidRDefault="00970CAA" w:rsidP="00451CCF">
            <w:r>
              <w:t>String</w:t>
            </w:r>
          </w:p>
        </w:tc>
        <w:tc>
          <w:tcPr>
            <w:tcW w:w="4830" w:type="dxa"/>
          </w:tcPr>
          <w:p w:rsidR="00970CAA" w:rsidRDefault="00970CAA" w:rsidP="00451CCF">
            <w:r>
              <w:t>营业周期</w:t>
            </w:r>
          </w:p>
        </w:tc>
      </w:tr>
      <w:tr w:rsidR="00970CAA" w:rsidTr="00451CCF">
        <w:tc>
          <w:tcPr>
            <w:tcW w:w="2093" w:type="dxa"/>
            <w:shd w:val="clear" w:color="auto" w:fill="F2F2F2"/>
          </w:tcPr>
          <w:p w:rsidR="00970CAA" w:rsidRDefault="00970CAA" w:rsidP="00451CCF">
            <w:r>
              <w:t>yyt_tradetime</w:t>
            </w:r>
          </w:p>
        </w:tc>
        <w:tc>
          <w:tcPr>
            <w:tcW w:w="1599" w:type="dxa"/>
          </w:tcPr>
          <w:p w:rsidR="00970CAA" w:rsidRDefault="00970CAA" w:rsidP="00451CCF">
            <w:r>
              <w:t>String</w:t>
            </w:r>
          </w:p>
        </w:tc>
        <w:tc>
          <w:tcPr>
            <w:tcW w:w="4830" w:type="dxa"/>
          </w:tcPr>
          <w:p w:rsidR="00970CAA" w:rsidRDefault="00970CAA" w:rsidP="00451CCF">
            <w:r>
              <w:t>营业时间</w:t>
            </w:r>
          </w:p>
        </w:tc>
      </w:tr>
      <w:tr w:rsidR="00970CAA" w:rsidTr="00451CCF">
        <w:tc>
          <w:tcPr>
            <w:tcW w:w="2093" w:type="dxa"/>
            <w:shd w:val="clear" w:color="auto" w:fill="F2F2F2"/>
          </w:tcPr>
          <w:p w:rsidR="00970CAA" w:rsidRDefault="00970CAA" w:rsidP="00451CCF">
            <w:r>
              <w:t>yyt_logo</w:t>
            </w:r>
          </w:p>
        </w:tc>
        <w:tc>
          <w:tcPr>
            <w:tcW w:w="1599" w:type="dxa"/>
          </w:tcPr>
          <w:p w:rsidR="00970CAA" w:rsidRDefault="00970CAA" w:rsidP="00451CCF">
            <w:r>
              <w:t>String</w:t>
            </w:r>
          </w:p>
        </w:tc>
        <w:tc>
          <w:tcPr>
            <w:tcW w:w="4830" w:type="dxa"/>
          </w:tcPr>
          <w:p w:rsidR="00970CAA" w:rsidRDefault="00970CAA" w:rsidP="00451CCF">
            <w:r>
              <w:t>图片地址</w:t>
            </w:r>
            <w:r>
              <w:rPr>
                <w:rFonts w:hint="eastAsia"/>
              </w:rPr>
              <w:t>/VIP</w:t>
            </w:r>
            <w:r>
              <w:rPr>
                <w:rFonts w:hint="eastAsia"/>
              </w:rPr>
              <w:t>图片</w:t>
            </w:r>
          </w:p>
        </w:tc>
      </w:tr>
      <w:tr w:rsidR="00A87FD5" w:rsidTr="00451CCF">
        <w:tc>
          <w:tcPr>
            <w:tcW w:w="2093" w:type="dxa"/>
            <w:shd w:val="clear" w:color="auto" w:fill="F2F2F2"/>
          </w:tcPr>
          <w:p w:rsidR="00A87FD5" w:rsidRPr="00A00330" w:rsidRDefault="00A87FD5" w:rsidP="00A87FD5">
            <w:pPr>
              <w:rPr>
                <w:highlight w:val="yellow"/>
              </w:rPr>
            </w:pPr>
            <w:r w:rsidRPr="00A00330">
              <w:rPr>
                <w:highlight w:val="yellow"/>
              </w:rPr>
              <w:t>yyt_</w:t>
            </w:r>
            <w:r w:rsidRPr="00A00330">
              <w:rPr>
                <w:rFonts w:hint="eastAsia"/>
                <w:highlight w:val="yellow"/>
              </w:rPr>
              <w:t>4k</w:t>
            </w:r>
            <w:r w:rsidRPr="00A00330">
              <w:rPr>
                <w:highlight w:val="yellow"/>
              </w:rPr>
              <w:t>logo</w:t>
            </w:r>
          </w:p>
        </w:tc>
        <w:tc>
          <w:tcPr>
            <w:tcW w:w="1599" w:type="dxa"/>
          </w:tcPr>
          <w:p w:rsidR="00A87FD5" w:rsidRPr="00A00330" w:rsidRDefault="00A87FD5" w:rsidP="00A87FD5">
            <w:pPr>
              <w:rPr>
                <w:highlight w:val="yellow"/>
              </w:rPr>
            </w:pPr>
            <w:r w:rsidRPr="00A00330">
              <w:rPr>
                <w:highlight w:val="yellow"/>
              </w:rPr>
              <w:t>String</w:t>
            </w:r>
          </w:p>
        </w:tc>
        <w:tc>
          <w:tcPr>
            <w:tcW w:w="4830" w:type="dxa"/>
          </w:tcPr>
          <w:p w:rsidR="00A87FD5" w:rsidRPr="00A00330" w:rsidRDefault="00A87FD5" w:rsidP="00A87FD5">
            <w:pPr>
              <w:rPr>
                <w:highlight w:val="yellow"/>
              </w:rPr>
            </w:pPr>
            <w:r w:rsidRPr="00A00330">
              <w:rPr>
                <w:highlight w:val="yellow"/>
              </w:rPr>
              <w:t>图片地址</w:t>
            </w:r>
            <w:r w:rsidRPr="00A00330">
              <w:rPr>
                <w:highlight w:val="yellow"/>
              </w:rPr>
              <w:t xml:space="preserve">  </w:t>
            </w:r>
            <w:r w:rsidRPr="00A00330">
              <w:rPr>
                <w:rFonts w:hint="eastAsia"/>
                <w:highlight w:val="yellow"/>
              </w:rPr>
              <w:t>4k</w:t>
            </w:r>
          </w:p>
        </w:tc>
      </w:tr>
      <w:tr w:rsidR="00A87FD5" w:rsidTr="00451CCF">
        <w:tc>
          <w:tcPr>
            <w:tcW w:w="2093" w:type="dxa"/>
            <w:shd w:val="clear" w:color="auto" w:fill="F2F2F2"/>
          </w:tcPr>
          <w:p w:rsidR="00A87FD5" w:rsidRDefault="00A87FD5" w:rsidP="00A87FD5">
            <w:r>
              <w:t>yyt_type</w:t>
            </w:r>
          </w:p>
        </w:tc>
        <w:tc>
          <w:tcPr>
            <w:tcW w:w="1599" w:type="dxa"/>
          </w:tcPr>
          <w:p w:rsidR="00A87FD5" w:rsidRDefault="00A87FD5" w:rsidP="00A87FD5">
            <w:r>
              <w:rPr>
                <w:rFonts w:hint="eastAsia"/>
              </w:rPr>
              <w:t>int</w:t>
            </w:r>
          </w:p>
        </w:tc>
        <w:tc>
          <w:tcPr>
            <w:tcW w:w="4830" w:type="dxa"/>
          </w:tcPr>
          <w:p w:rsidR="00A87FD5" w:rsidRDefault="00A87FD5" w:rsidP="00A87FD5">
            <w:r>
              <w:rPr>
                <w:rFonts w:hint="eastAsia"/>
              </w:rPr>
              <w:t>1</w:t>
            </w:r>
            <w:r>
              <w:rPr>
                <w:rFonts w:hint="eastAsia"/>
              </w:rPr>
              <w:t>正常营业</w:t>
            </w:r>
            <w:r>
              <w:rPr>
                <w:rFonts w:hint="eastAsia"/>
              </w:rPr>
              <w:t xml:space="preserve"> 2</w:t>
            </w:r>
            <w:r>
              <w:rPr>
                <w:rFonts w:hint="eastAsia"/>
              </w:rPr>
              <w:t>暂停营业</w:t>
            </w:r>
            <w:r>
              <w:rPr>
                <w:rFonts w:hint="eastAsia"/>
              </w:rPr>
              <w:t xml:space="preserve"> 3</w:t>
            </w:r>
            <w:r>
              <w:rPr>
                <w:rFonts w:hint="eastAsia"/>
              </w:rPr>
              <w:t>关闭</w:t>
            </w:r>
          </w:p>
        </w:tc>
      </w:tr>
      <w:tr w:rsidR="00A87FD5" w:rsidTr="00451CCF">
        <w:tc>
          <w:tcPr>
            <w:tcW w:w="2093" w:type="dxa"/>
            <w:shd w:val="clear" w:color="auto" w:fill="F2F2F2"/>
          </w:tcPr>
          <w:p w:rsidR="00A87FD5" w:rsidRDefault="00A87FD5" w:rsidP="00A87FD5">
            <w:r>
              <w:t>start</w:t>
            </w:r>
          </w:p>
        </w:tc>
        <w:tc>
          <w:tcPr>
            <w:tcW w:w="1599" w:type="dxa"/>
          </w:tcPr>
          <w:p w:rsidR="00A87FD5" w:rsidRDefault="00A87FD5" w:rsidP="00A87FD5">
            <w:r>
              <w:rPr>
                <w:rFonts w:hint="eastAsia"/>
              </w:rPr>
              <w:t>String</w:t>
            </w:r>
          </w:p>
        </w:tc>
        <w:tc>
          <w:tcPr>
            <w:tcW w:w="4830" w:type="dxa"/>
          </w:tcPr>
          <w:p w:rsidR="00A87FD5" w:rsidRDefault="00A87FD5" w:rsidP="00A87FD5">
            <w:r>
              <w:t>yyyy</w:t>
            </w:r>
            <w:r>
              <w:rPr>
                <w:rFonts w:hint="eastAsia"/>
              </w:rPr>
              <w:t>-MM-dd</w:t>
            </w:r>
          </w:p>
        </w:tc>
      </w:tr>
      <w:tr w:rsidR="00A87FD5" w:rsidTr="00451CCF">
        <w:tc>
          <w:tcPr>
            <w:tcW w:w="2093" w:type="dxa"/>
            <w:shd w:val="clear" w:color="auto" w:fill="F2F2F2"/>
          </w:tcPr>
          <w:p w:rsidR="00A87FD5" w:rsidRDefault="00A87FD5" w:rsidP="00A87FD5">
            <w:r>
              <w:t>end</w:t>
            </w:r>
          </w:p>
        </w:tc>
        <w:tc>
          <w:tcPr>
            <w:tcW w:w="1599" w:type="dxa"/>
          </w:tcPr>
          <w:p w:rsidR="00A87FD5" w:rsidRDefault="00A87FD5" w:rsidP="00A87FD5">
            <w:r>
              <w:rPr>
                <w:rFonts w:hint="eastAsia"/>
              </w:rPr>
              <w:t>String</w:t>
            </w:r>
          </w:p>
        </w:tc>
        <w:tc>
          <w:tcPr>
            <w:tcW w:w="4830" w:type="dxa"/>
          </w:tcPr>
          <w:p w:rsidR="00A87FD5" w:rsidRDefault="00A87FD5" w:rsidP="00A87FD5">
            <w:r>
              <w:t>yyyy</w:t>
            </w:r>
            <w:r>
              <w:rPr>
                <w:rFonts w:hint="eastAsia"/>
              </w:rPr>
              <w:t>-MM-dd</w:t>
            </w:r>
          </w:p>
        </w:tc>
      </w:tr>
      <w:tr w:rsidR="00A87FD5" w:rsidTr="00451CCF">
        <w:tc>
          <w:tcPr>
            <w:tcW w:w="2093" w:type="dxa"/>
            <w:shd w:val="clear" w:color="auto" w:fill="F2F2F2"/>
          </w:tcPr>
          <w:p w:rsidR="00A87FD5" w:rsidRDefault="00A87FD5" w:rsidP="00A87FD5">
            <w:r>
              <w:t>brandname</w:t>
            </w:r>
          </w:p>
        </w:tc>
        <w:tc>
          <w:tcPr>
            <w:tcW w:w="1599" w:type="dxa"/>
          </w:tcPr>
          <w:p w:rsidR="00A87FD5" w:rsidRDefault="00A87FD5" w:rsidP="00A87FD5">
            <w:r>
              <w:rPr>
                <w:rFonts w:hint="eastAsia"/>
              </w:rPr>
              <w:t>String</w:t>
            </w:r>
          </w:p>
        </w:tc>
        <w:tc>
          <w:tcPr>
            <w:tcW w:w="4830" w:type="dxa"/>
          </w:tcPr>
          <w:p w:rsidR="00A87FD5" w:rsidRDefault="00A87FD5" w:rsidP="00A87FD5">
            <w:r>
              <w:rPr>
                <w:rFonts w:hint="eastAsia"/>
              </w:rPr>
              <w:t>品牌名称</w:t>
            </w:r>
          </w:p>
        </w:tc>
      </w:tr>
      <w:tr w:rsidR="00A87FD5" w:rsidTr="00451CCF">
        <w:tc>
          <w:tcPr>
            <w:tcW w:w="2093" w:type="dxa"/>
            <w:shd w:val="clear" w:color="auto" w:fill="F2F2F2"/>
          </w:tcPr>
          <w:p w:rsidR="00A87FD5" w:rsidRDefault="00A87FD5" w:rsidP="00A87FD5">
            <w:r>
              <w:t>yyt_level</w:t>
            </w:r>
          </w:p>
        </w:tc>
        <w:tc>
          <w:tcPr>
            <w:tcW w:w="1599" w:type="dxa"/>
          </w:tcPr>
          <w:p w:rsidR="00A87FD5" w:rsidRDefault="00A87FD5" w:rsidP="00A87FD5">
            <w:r>
              <w:rPr>
                <w:rFonts w:hint="eastAsia"/>
              </w:rPr>
              <w:t>String</w:t>
            </w:r>
          </w:p>
        </w:tc>
        <w:tc>
          <w:tcPr>
            <w:tcW w:w="4830" w:type="dxa"/>
          </w:tcPr>
          <w:p w:rsidR="00A87FD5" w:rsidRDefault="00A87FD5" w:rsidP="00A87FD5">
            <w:r>
              <w:rPr>
                <w:rFonts w:hint="eastAsia"/>
              </w:rPr>
              <w:t>等级</w:t>
            </w:r>
            <w:r>
              <w:rPr>
                <w:rFonts w:hint="eastAsia"/>
              </w:rPr>
              <w:t>/VIP</w:t>
            </w:r>
            <w:r>
              <w:rPr>
                <w:rFonts w:hint="eastAsia"/>
              </w:rPr>
              <w:t>等级</w:t>
            </w:r>
          </w:p>
        </w:tc>
      </w:tr>
      <w:tr w:rsidR="00A87FD5" w:rsidTr="00451CCF">
        <w:tc>
          <w:tcPr>
            <w:tcW w:w="2093" w:type="dxa"/>
            <w:shd w:val="clear" w:color="auto" w:fill="F2F2F2"/>
          </w:tcPr>
          <w:p w:rsidR="00A87FD5" w:rsidRDefault="00A87FD5" w:rsidP="00A87FD5">
            <w:r>
              <w:rPr>
                <w:rFonts w:hint="eastAsia"/>
              </w:rPr>
              <w:t>distance</w:t>
            </w:r>
          </w:p>
        </w:tc>
        <w:tc>
          <w:tcPr>
            <w:tcW w:w="1599" w:type="dxa"/>
          </w:tcPr>
          <w:p w:rsidR="00A87FD5" w:rsidRDefault="00A87FD5" w:rsidP="00A87FD5">
            <w:r>
              <w:rPr>
                <w:rFonts w:hint="eastAsia"/>
              </w:rPr>
              <w:t>double</w:t>
            </w:r>
          </w:p>
        </w:tc>
        <w:tc>
          <w:tcPr>
            <w:tcW w:w="4830" w:type="dxa"/>
          </w:tcPr>
          <w:p w:rsidR="00A87FD5" w:rsidRDefault="00A87FD5" w:rsidP="00A87FD5">
            <w:r>
              <w:rPr>
                <w:rFonts w:hint="eastAsia"/>
              </w:rPr>
              <w:t>距离</w:t>
            </w:r>
          </w:p>
        </w:tc>
      </w:tr>
      <w:tr w:rsidR="00A87FD5" w:rsidTr="00451CCF">
        <w:tc>
          <w:tcPr>
            <w:tcW w:w="2093" w:type="dxa"/>
            <w:shd w:val="clear" w:color="auto" w:fill="F2F2F2"/>
          </w:tcPr>
          <w:p w:rsidR="00A87FD5" w:rsidRDefault="00A87FD5" w:rsidP="00A87FD5">
            <w:r>
              <w:rPr>
                <w:rFonts w:hint="eastAsia"/>
              </w:rPr>
              <w:t>lat</w:t>
            </w:r>
          </w:p>
        </w:tc>
        <w:tc>
          <w:tcPr>
            <w:tcW w:w="1599" w:type="dxa"/>
          </w:tcPr>
          <w:p w:rsidR="00A87FD5" w:rsidRDefault="00A87FD5" w:rsidP="00A87FD5">
            <w:r>
              <w:rPr>
                <w:rFonts w:hint="eastAsia"/>
              </w:rPr>
              <w:t>double</w:t>
            </w:r>
          </w:p>
        </w:tc>
        <w:tc>
          <w:tcPr>
            <w:tcW w:w="4830" w:type="dxa"/>
          </w:tcPr>
          <w:p w:rsidR="00A87FD5" w:rsidRDefault="00A87FD5" w:rsidP="00A87FD5">
            <w:r>
              <w:rPr>
                <w:rFonts w:hint="eastAsia"/>
              </w:rPr>
              <w:t>纬度</w:t>
            </w:r>
          </w:p>
        </w:tc>
      </w:tr>
      <w:tr w:rsidR="00A87FD5" w:rsidTr="00451CCF">
        <w:tc>
          <w:tcPr>
            <w:tcW w:w="2093" w:type="dxa"/>
            <w:shd w:val="clear" w:color="auto" w:fill="F2F2F2"/>
          </w:tcPr>
          <w:p w:rsidR="00A87FD5" w:rsidRDefault="00A87FD5" w:rsidP="00A87FD5">
            <w:r>
              <w:rPr>
                <w:rFonts w:hint="eastAsia"/>
              </w:rPr>
              <w:t>lng</w:t>
            </w:r>
          </w:p>
        </w:tc>
        <w:tc>
          <w:tcPr>
            <w:tcW w:w="1599" w:type="dxa"/>
          </w:tcPr>
          <w:p w:rsidR="00A87FD5" w:rsidRDefault="00A87FD5" w:rsidP="00A87FD5">
            <w:r>
              <w:rPr>
                <w:rFonts w:hint="eastAsia"/>
              </w:rPr>
              <w:t>double</w:t>
            </w:r>
          </w:p>
        </w:tc>
        <w:tc>
          <w:tcPr>
            <w:tcW w:w="4830" w:type="dxa"/>
          </w:tcPr>
          <w:p w:rsidR="00A87FD5" w:rsidRDefault="00A87FD5" w:rsidP="00A87FD5">
            <w:r>
              <w:rPr>
                <w:rFonts w:hint="eastAsia"/>
              </w:rPr>
              <w:t>经度</w:t>
            </w:r>
          </w:p>
        </w:tc>
      </w:tr>
      <w:tr w:rsidR="00A87FD5" w:rsidTr="00451CCF">
        <w:tc>
          <w:tcPr>
            <w:tcW w:w="2093" w:type="dxa"/>
            <w:shd w:val="clear" w:color="auto" w:fill="F2F2F2"/>
          </w:tcPr>
          <w:p w:rsidR="00A87FD5" w:rsidRDefault="00A87FD5" w:rsidP="00A87FD5">
            <w:r>
              <w:t>listHomeIco</w:t>
            </w:r>
          </w:p>
        </w:tc>
        <w:tc>
          <w:tcPr>
            <w:tcW w:w="1599" w:type="dxa"/>
          </w:tcPr>
          <w:p w:rsidR="00A87FD5" w:rsidRDefault="00A87FD5" w:rsidP="00A87FD5">
            <w:r>
              <w:rPr>
                <w:rFonts w:hint="eastAsia"/>
              </w:rPr>
              <w:t>List</w:t>
            </w:r>
          </w:p>
        </w:tc>
        <w:tc>
          <w:tcPr>
            <w:tcW w:w="4830" w:type="dxa"/>
          </w:tcPr>
          <w:p w:rsidR="00A87FD5" w:rsidRDefault="00A87FD5" w:rsidP="00A87FD5">
            <w:r>
              <w:rPr>
                <w:rFonts w:hint="eastAsia"/>
              </w:rPr>
              <w:t>小标签集合</w:t>
            </w:r>
          </w:p>
        </w:tc>
      </w:tr>
      <w:tr w:rsidR="00A87FD5" w:rsidTr="00451CCF">
        <w:tc>
          <w:tcPr>
            <w:tcW w:w="2093" w:type="dxa"/>
            <w:shd w:val="clear" w:color="auto" w:fill="F2F2F2"/>
          </w:tcPr>
          <w:p w:rsidR="00A87FD5" w:rsidRDefault="00A87FD5" w:rsidP="00A87FD5">
            <w:r>
              <w:rPr>
                <w:rFonts w:hint="eastAsia"/>
              </w:rPr>
              <w:t>wapUrl</w:t>
            </w:r>
          </w:p>
        </w:tc>
        <w:tc>
          <w:tcPr>
            <w:tcW w:w="1599" w:type="dxa"/>
          </w:tcPr>
          <w:p w:rsidR="00A87FD5" w:rsidRDefault="00A87FD5" w:rsidP="00A87FD5">
            <w:r>
              <w:rPr>
                <w:rFonts w:hint="eastAsia"/>
              </w:rPr>
              <w:t>String</w:t>
            </w:r>
          </w:p>
        </w:tc>
        <w:tc>
          <w:tcPr>
            <w:tcW w:w="4830" w:type="dxa"/>
          </w:tcPr>
          <w:p w:rsidR="00A87FD5" w:rsidRDefault="00A87FD5" w:rsidP="00A87FD5">
            <w:r>
              <w:rPr>
                <w:rFonts w:hint="eastAsia"/>
              </w:rPr>
              <w:t>当以</w:t>
            </w:r>
            <w:r>
              <w:rPr>
                <w:rFonts w:hint="eastAsia"/>
              </w:rPr>
              <w:t>HTML</w:t>
            </w:r>
            <w:r>
              <w:rPr>
                <w:rFonts w:hint="eastAsia"/>
              </w:rPr>
              <w:t>显示的时候，此链接是地址</w:t>
            </w:r>
          </w:p>
        </w:tc>
      </w:tr>
      <w:tr w:rsidR="00A87FD5" w:rsidRPr="001F5103" w:rsidTr="00AD53F6">
        <w:tc>
          <w:tcPr>
            <w:tcW w:w="2093" w:type="dxa"/>
            <w:tcBorders>
              <w:top w:val="single" w:sz="6" w:space="0" w:color="auto"/>
              <w:left w:val="single" w:sz="6" w:space="0" w:color="auto"/>
              <w:bottom w:val="single" w:sz="6" w:space="0" w:color="auto"/>
              <w:right w:val="single" w:sz="6" w:space="0" w:color="auto"/>
            </w:tcBorders>
            <w:shd w:val="clear" w:color="auto" w:fill="F2F2F2"/>
          </w:tcPr>
          <w:p w:rsidR="00A87FD5" w:rsidRPr="0045150E" w:rsidRDefault="00A87FD5" w:rsidP="00A87FD5">
            <w:r w:rsidRPr="0045150E">
              <w:t>weshopNotice</w:t>
            </w:r>
          </w:p>
        </w:tc>
        <w:tc>
          <w:tcPr>
            <w:tcW w:w="1599" w:type="dxa"/>
            <w:tcBorders>
              <w:top w:val="single" w:sz="6" w:space="0" w:color="auto"/>
              <w:left w:val="single" w:sz="6" w:space="0" w:color="auto"/>
              <w:bottom w:val="single" w:sz="6" w:space="0" w:color="auto"/>
              <w:right w:val="single" w:sz="6" w:space="0" w:color="auto"/>
            </w:tcBorders>
          </w:tcPr>
          <w:p w:rsidR="00A87FD5" w:rsidRPr="0045150E" w:rsidRDefault="00A87FD5" w:rsidP="00A87FD5">
            <w:r w:rsidRPr="0045150E">
              <w:t>J</w:t>
            </w:r>
            <w:r w:rsidRPr="0045150E">
              <w:rPr>
                <w:rFonts w:hint="eastAsia"/>
              </w:rPr>
              <w:t>s</w:t>
            </w:r>
            <w:r w:rsidRPr="0045150E">
              <w:t>onObject</w:t>
            </w:r>
          </w:p>
        </w:tc>
        <w:tc>
          <w:tcPr>
            <w:tcW w:w="4830" w:type="dxa"/>
            <w:tcBorders>
              <w:top w:val="single" w:sz="6" w:space="0" w:color="auto"/>
              <w:left w:val="single" w:sz="6" w:space="0" w:color="auto"/>
              <w:bottom w:val="single" w:sz="6" w:space="0" w:color="auto"/>
              <w:right w:val="single" w:sz="6" w:space="0" w:color="auto"/>
            </w:tcBorders>
          </w:tcPr>
          <w:p w:rsidR="00A87FD5" w:rsidRPr="0045150E" w:rsidRDefault="00A87FD5" w:rsidP="00A87FD5">
            <w:r w:rsidRPr="0045150E">
              <w:rPr>
                <w:rFonts w:hint="eastAsia"/>
              </w:rPr>
              <w:t>微店首条</w:t>
            </w:r>
            <w:r w:rsidRPr="0045150E">
              <w:t>公告信息</w:t>
            </w:r>
          </w:p>
          <w:p w:rsidR="00A87FD5" w:rsidRPr="0045150E" w:rsidRDefault="00A87FD5" w:rsidP="00A87FD5">
            <w:r w:rsidRPr="0045150E">
              <w:rPr>
                <w:rFonts w:hint="eastAsia"/>
              </w:rPr>
              <w:t>参数</w:t>
            </w:r>
            <w:r w:rsidRPr="0045150E">
              <w:t>格式</w:t>
            </w:r>
            <w:r w:rsidRPr="0045150E">
              <w:rPr>
                <w:rFonts w:hint="eastAsia"/>
              </w:rPr>
              <w:t>{</w:t>
            </w:r>
            <w:r w:rsidRPr="0045150E">
              <w:t>“noticeTitle”:”</w:t>
            </w:r>
            <w:r w:rsidRPr="0045150E">
              <w:rPr>
                <w:rFonts w:hint="eastAsia"/>
              </w:rPr>
              <w:t>华为</w:t>
            </w:r>
            <w:r w:rsidRPr="0045150E">
              <w:rPr>
                <w:rFonts w:hint="eastAsia"/>
              </w:rPr>
              <w:t>P7</w:t>
            </w:r>
            <w:r w:rsidRPr="0045150E">
              <w:rPr>
                <w:rFonts w:hint="eastAsia"/>
              </w:rPr>
              <w:t>热卖</w:t>
            </w:r>
            <w:r w:rsidRPr="0045150E">
              <w:t>中</w:t>
            </w:r>
            <w:r w:rsidRPr="0045150E">
              <w:t>”,”noticeUrl”:”</w:t>
            </w:r>
            <w:r w:rsidRPr="0045150E">
              <w:rPr>
                <w:rFonts w:hint="eastAsia"/>
              </w:rPr>
              <w:t>点击</w:t>
            </w:r>
            <w:r w:rsidRPr="0045150E">
              <w:t>公告跳转链接</w:t>
            </w:r>
            <w:r w:rsidRPr="0045150E">
              <w:t>”</w:t>
            </w:r>
            <w:r w:rsidRPr="0045150E">
              <w:rPr>
                <w:rFonts w:hint="eastAsia"/>
              </w:rPr>
              <w:t>}</w:t>
            </w:r>
          </w:p>
        </w:tc>
      </w:tr>
      <w:tr w:rsidR="00A87FD5" w:rsidRPr="001F5103" w:rsidTr="00AD53F6">
        <w:tc>
          <w:tcPr>
            <w:tcW w:w="2093" w:type="dxa"/>
            <w:tcBorders>
              <w:top w:val="single" w:sz="6" w:space="0" w:color="auto"/>
              <w:left w:val="single" w:sz="6" w:space="0" w:color="auto"/>
              <w:bottom w:val="single" w:sz="6" w:space="0" w:color="auto"/>
              <w:right w:val="single" w:sz="6" w:space="0" w:color="auto"/>
            </w:tcBorders>
            <w:shd w:val="clear" w:color="auto" w:fill="F2F2F2"/>
          </w:tcPr>
          <w:p w:rsidR="00A87FD5" w:rsidRPr="0045150E" w:rsidRDefault="00A87FD5" w:rsidP="00A87FD5">
            <w:r w:rsidRPr="0045150E">
              <w:t>weshopID</w:t>
            </w:r>
          </w:p>
        </w:tc>
        <w:tc>
          <w:tcPr>
            <w:tcW w:w="1599" w:type="dxa"/>
            <w:tcBorders>
              <w:top w:val="single" w:sz="6" w:space="0" w:color="auto"/>
              <w:left w:val="single" w:sz="6" w:space="0" w:color="auto"/>
              <w:bottom w:val="single" w:sz="6" w:space="0" w:color="auto"/>
              <w:right w:val="single" w:sz="6" w:space="0" w:color="auto"/>
            </w:tcBorders>
          </w:tcPr>
          <w:p w:rsidR="00A87FD5" w:rsidRPr="0045150E" w:rsidRDefault="00A87FD5" w:rsidP="00A87FD5">
            <w:r w:rsidRPr="0045150E">
              <w:rPr>
                <w:rFonts w:hint="eastAsia"/>
              </w:rPr>
              <w:t>S</w:t>
            </w:r>
            <w:r w:rsidRPr="0045150E">
              <w:t>tring</w:t>
            </w:r>
          </w:p>
        </w:tc>
        <w:tc>
          <w:tcPr>
            <w:tcW w:w="4830" w:type="dxa"/>
            <w:tcBorders>
              <w:top w:val="single" w:sz="6" w:space="0" w:color="auto"/>
              <w:left w:val="single" w:sz="6" w:space="0" w:color="auto"/>
              <w:bottom w:val="single" w:sz="6" w:space="0" w:color="auto"/>
              <w:right w:val="single" w:sz="6" w:space="0" w:color="auto"/>
            </w:tcBorders>
          </w:tcPr>
          <w:p w:rsidR="00A87FD5" w:rsidRPr="0045150E" w:rsidRDefault="00A87FD5" w:rsidP="00A87FD5">
            <w:r w:rsidRPr="0045150E">
              <w:rPr>
                <w:rFonts w:hint="eastAsia"/>
              </w:rPr>
              <w:t>微店</w:t>
            </w:r>
            <w:r w:rsidRPr="0045150E">
              <w:rPr>
                <w:rFonts w:hint="eastAsia"/>
              </w:rPr>
              <w:t>ID</w:t>
            </w:r>
          </w:p>
        </w:tc>
      </w:tr>
      <w:tr w:rsidR="00A87FD5" w:rsidTr="00AD53F6">
        <w:tc>
          <w:tcPr>
            <w:tcW w:w="2093" w:type="dxa"/>
            <w:tcBorders>
              <w:top w:val="single" w:sz="6" w:space="0" w:color="auto"/>
              <w:left w:val="single" w:sz="6" w:space="0" w:color="auto"/>
              <w:bottom w:val="single" w:sz="6" w:space="0" w:color="auto"/>
              <w:right w:val="single" w:sz="6" w:space="0" w:color="auto"/>
            </w:tcBorders>
            <w:shd w:val="clear" w:color="auto" w:fill="F2F2F2"/>
          </w:tcPr>
          <w:p w:rsidR="00A87FD5" w:rsidRPr="0045150E" w:rsidRDefault="00A87FD5" w:rsidP="00A87FD5">
            <w:r w:rsidRPr="0045150E">
              <w:t>weshopUrl</w:t>
            </w:r>
          </w:p>
        </w:tc>
        <w:tc>
          <w:tcPr>
            <w:tcW w:w="1599" w:type="dxa"/>
            <w:tcBorders>
              <w:top w:val="single" w:sz="6" w:space="0" w:color="auto"/>
              <w:left w:val="single" w:sz="6" w:space="0" w:color="auto"/>
              <w:bottom w:val="single" w:sz="6" w:space="0" w:color="auto"/>
              <w:right w:val="single" w:sz="6" w:space="0" w:color="auto"/>
            </w:tcBorders>
          </w:tcPr>
          <w:p w:rsidR="00A87FD5" w:rsidRPr="0045150E" w:rsidRDefault="00A87FD5" w:rsidP="00A87FD5">
            <w:r w:rsidRPr="0045150E">
              <w:rPr>
                <w:rFonts w:hint="eastAsia"/>
              </w:rPr>
              <w:t>S</w:t>
            </w:r>
            <w:r w:rsidRPr="0045150E">
              <w:t>tring</w:t>
            </w:r>
          </w:p>
        </w:tc>
        <w:tc>
          <w:tcPr>
            <w:tcW w:w="4830" w:type="dxa"/>
            <w:tcBorders>
              <w:top w:val="single" w:sz="6" w:space="0" w:color="auto"/>
              <w:left w:val="single" w:sz="6" w:space="0" w:color="auto"/>
              <w:bottom w:val="single" w:sz="6" w:space="0" w:color="auto"/>
              <w:right w:val="single" w:sz="6" w:space="0" w:color="auto"/>
            </w:tcBorders>
          </w:tcPr>
          <w:p w:rsidR="00A87FD5" w:rsidRPr="0045150E" w:rsidRDefault="00A87FD5" w:rsidP="00A87FD5">
            <w:r w:rsidRPr="0045150E">
              <w:rPr>
                <w:rFonts w:hint="eastAsia"/>
              </w:rPr>
              <w:t>微店跳转</w:t>
            </w:r>
            <w:r w:rsidRPr="0045150E">
              <w:t>链接</w:t>
            </w:r>
          </w:p>
        </w:tc>
      </w:tr>
      <w:tr w:rsidR="00A87FD5" w:rsidTr="00AD53F6">
        <w:tc>
          <w:tcPr>
            <w:tcW w:w="2093" w:type="dxa"/>
            <w:tcBorders>
              <w:top w:val="single" w:sz="6" w:space="0" w:color="auto"/>
              <w:left w:val="single" w:sz="6" w:space="0" w:color="auto"/>
              <w:bottom w:val="single" w:sz="6" w:space="0" w:color="auto"/>
              <w:right w:val="single" w:sz="6" w:space="0" w:color="auto"/>
            </w:tcBorders>
            <w:shd w:val="clear" w:color="auto" w:fill="F2F2F2"/>
          </w:tcPr>
          <w:p w:rsidR="00A87FD5" w:rsidRPr="00A00330" w:rsidRDefault="00A87FD5" w:rsidP="00A87FD5">
            <w:pPr>
              <w:rPr>
                <w:rFonts w:ascii="宋体" w:hAnsi="宋体"/>
                <w:szCs w:val="21"/>
              </w:rPr>
            </w:pPr>
            <w:r w:rsidRPr="00A00330">
              <w:rPr>
                <w:rFonts w:ascii="宋体" w:hAnsi="宋体"/>
                <w:szCs w:val="21"/>
              </w:rPr>
              <w:t>yyt_score</w:t>
            </w:r>
          </w:p>
        </w:tc>
        <w:tc>
          <w:tcPr>
            <w:tcW w:w="1599" w:type="dxa"/>
            <w:tcBorders>
              <w:top w:val="single" w:sz="6" w:space="0" w:color="auto"/>
              <w:left w:val="single" w:sz="6" w:space="0" w:color="auto"/>
              <w:bottom w:val="single" w:sz="6" w:space="0" w:color="auto"/>
              <w:right w:val="single" w:sz="6" w:space="0" w:color="auto"/>
            </w:tcBorders>
          </w:tcPr>
          <w:p w:rsidR="00A87FD5" w:rsidRPr="00A00330" w:rsidRDefault="00A87FD5" w:rsidP="00A87FD5">
            <w:pPr>
              <w:rPr>
                <w:rFonts w:ascii="宋体" w:hAnsi="宋体"/>
                <w:szCs w:val="21"/>
              </w:rPr>
            </w:pPr>
            <w:r w:rsidRPr="00A00330">
              <w:rPr>
                <w:rFonts w:ascii="宋体" w:hAnsi="宋体" w:hint="eastAsia"/>
                <w:szCs w:val="21"/>
              </w:rPr>
              <w:t>String</w:t>
            </w:r>
          </w:p>
        </w:tc>
        <w:tc>
          <w:tcPr>
            <w:tcW w:w="4830" w:type="dxa"/>
            <w:tcBorders>
              <w:top w:val="single" w:sz="6" w:space="0" w:color="auto"/>
              <w:left w:val="single" w:sz="6" w:space="0" w:color="auto"/>
              <w:bottom w:val="single" w:sz="6" w:space="0" w:color="auto"/>
              <w:right w:val="single" w:sz="6" w:space="0" w:color="auto"/>
            </w:tcBorders>
          </w:tcPr>
          <w:p w:rsidR="00A87FD5" w:rsidRPr="00A00330" w:rsidRDefault="00A87FD5" w:rsidP="00A87FD5">
            <w:pPr>
              <w:rPr>
                <w:rFonts w:ascii="宋体" w:hAnsi="宋体"/>
                <w:szCs w:val="21"/>
              </w:rPr>
            </w:pPr>
            <w:r w:rsidRPr="00A00330">
              <w:rPr>
                <w:rFonts w:ascii="宋体" w:hAnsi="宋体" w:hint="eastAsia"/>
                <w:szCs w:val="21"/>
              </w:rPr>
              <w:t>营业厅</w:t>
            </w:r>
            <w:r w:rsidRPr="00A00330">
              <w:rPr>
                <w:rFonts w:ascii="宋体" w:hAnsi="宋体"/>
                <w:szCs w:val="21"/>
              </w:rPr>
              <w:t>星级</w:t>
            </w:r>
          </w:p>
        </w:tc>
      </w:tr>
      <w:tr w:rsidR="00A87FD5" w:rsidTr="00AD53F6">
        <w:tc>
          <w:tcPr>
            <w:tcW w:w="2093" w:type="dxa"/>
            <w:tcBorders>
              <w:top w:val="single" w:sz="6" w:space="0" w:color="auto"/>
              <w:left w:val="single" w:sz="6" w:space="0" w:color="auto"/>
              <w:bottom w:val="single" w:sz="6" w:space="0" w:color="auto"/>
              <w:right w:val="single" w:sz="6" w:space="0" w:color="auto"/>
            </w:tcBorders>
            <w:shd w:val="clear" w:color="auto" w:fill="F2F2F2"/>
          </w:tcPr>
          <w:p w:rsidR="00A87FD5" w:rsidRPr="00160DAB" w:rsidRDefault="00A87FD5" w:rsidP="00A87FD5">
            <w:pPr>
              <w:rPr>
                <w:rFonts w:ascii="宋体" w:hAnsi="宋体"/>
                <w:szCs w:val="21"/>
              </w:rPr>
            </w:pPr>
            <w:r w:rsidRPr="00160DAB">
              <w:rPr>
                <w:rFonts w:ascii="Consolas" w:eastAsiaTheme="minorEastAsia" w:hAnsi="Consolas" w:cs="Consolas"/>
                <w:kern w:val="0"/>
                <w:sz w:val="22"/>
                <w:szCs w:val="22"/>
              </w:rPr>
              <w:t>weshopBlackboardID</w:t>
            </w:r>
          </w:p>
        </w:tc>
        <w:tc>
          <w:tcPr>
            <w:tcW w:w="1599" w:type="dxa"/>
            <w:tcBorders>
              <w:top w:val="single" w:sz="6" w:space="0" w:color="auto"/>
              <w:left w:val="single" w:sz="6" w:space="0" w:color="auto"/>
              <w:bottom w:val="single" w:sz="6" w:space="0" w:color="auto"/>
              <w:right w:val="single" w:sz="6" w:space="0" w:color="auto"/>
            </w:tcBorders>
          </w:tcPr>
          <w:p w:rsidR="00A87FD5" w:rsidRPr="00D97E89" w:rsidRDefault="00A87FD5" w:rsidP="00A87FD5">
            <w:pPr>
              <w:rPr>
                <w:rFonts w:ascii="宋体" w:hAnsi="宋体"/>
                <w:color w:val="000000" w:themeColor="text1"/>
                <w:szCs w:val="21"/>
              </w:rPr>
            </w:pPr>
            <w:r w:rsidRPr="00D97E89">
              <w:rPr>
                <w:rFonts w:ascii="宋体" w:hAnsi="宋体" w:hint="eastAsia"/>
                <w:color w:val="000000" w:themeColor="text1"/>
                <w:szCs w:val="21"/>
              </w:rPr>
              <w:t>String</w:t>
            </w:r>
          </w:p>
        </w:tc>
        <w:tc>
          <w:tcPr>
            <w:tcW w:w="4830" w:type="dxa"/>
            <w:tcBorders>
              <w:top w:val="single" w:sz="6" w:space="0" w:color="auto"/>
              <w:left w:val="single" w:sz="6" w:space="0" w:color="auto"/>
              <w:bottom w:val="single" w:sz="6" w:space="0" w:color="auto"/>
              <w:right w:val="single" w:sz="6" w:space="0" w:color="auto"/>
            </w:tcBorders>
          </w:tcPr>
          <w:p w:rsidR="00A87FD5" w:rsidRPr="00D97E89" w:rsidRDefault="00A87FD5" w:rsidP="00A87FD5">
            <w:pPr>
              <w:rPr>
                <w:rFonts w:ascii="宋体" w:hAnsi="宋体"/>
                <w:color w:val="000000" w:themeColor="text1"/>
                <w:szCs w:val="21"/>
              </w:rPr>
            </w:pPr>
            <w:r w:rsidRPr="00D97E89">
              <w:rPr>
                <w:rFonts w:ascii="宋体" w:hAnsi="宋体" w:hint="eastAsia"/>
                <w:color w:val="000000" w:themeColor="text1"/>
                <w:szCs w:val="21"/>
              </w:rPr>
              <w:t>微店小黑板公告</w:t>
            </w:r>
            <w:r>
              <w:rPr>
                <w:rFonts w:ascii="宋体" w:hAnsi="宋体" w:hint="eastAsia"/>
                <w:color w:val="000000" w:themeColor="text1"/>
                <w:szCs w:val="21"/>
              </w:rPr>
              <w:t>ID</w:t>
            </w:r>
          </w:p>
        </w:tc>
      </w:tr>
    </w:tbl>
    <w:p w:rsidR="00AD53F6" w:rsidRDefault="00AD53F6" w:rsidP="00970CAA"/>
    <w:p w:rsidR="00970CAA" w:rsidRDefault="00970CAA" w:rsidP="00970CAA">
      <w:r>
        <w:t>listHomeIco</w:t>
      </w:r>
      <w:r>
        <w:t>是一个</w:t>
      </w:r>
      <w:r>
        <w:t>List</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970CAA" w:rsidTr="00451CCF">
        <w:tc>
          <w:tcPr>
            <w:tcW w:w="1919" w:type="dxa"/>
            <w:shd w:val="clear" w:color="auto" w:fill="BFBFBF"/>
          </w:tcPr>
          <w:p w:rsidR="00970CAA" w:rsidRDefault="00970CAA" w:rsidP="00451CCF">
            <w:pPr>
              <w:rPr>
                <w:b/>
              </w:rPr>
            </w:pPr>
            <w:r>
              <w:rPr>
                <w:b/>
              </w:rPr>
              <w:t>Key</w:t>
            </w:r>
          </w:p>
        </w:tc>
        <w:tc>
          <w:tcPr>
            <w:tcW w:w="1589" w:type="dxa"/>
            <w:shd w:val="clear" w:color="auto" w:fill="BFBFBF"/>
          </w:tcPr>
          <w:p w:rsidR="00970CAA" w:rsidRDefault="00970CAA" w:rsidP="00451CCF">
            <w:pPr>
              <w:rPr>
                <w:b/>
              </w:rPr>
            </w:pPr>
            <w:r>
              <w:rPr>
                <w:b/>
              </w:rPr>
              <w:t>类型</w:t>
            </w:r>
          </w:p>
        </w:tc>
        <w:tc>
          <w:tcPr>
            <w:tcW w:w="4821" w:type="dxa"/>
            <w:shd w:val="clear" w:color="auto" w:fill="BFBFBF"/>
          </w:tcPr>
          <w:p w:rsidR="00970CAA" w:rsidRDefault="00970CAA" w:rsidP="00451CCF">
            <w:pPr>
              <w:rPr>
                <w:b/>
              </w:rPr>
            </w:pPr>
            <w:r>
              <w:rPr>
                <w:b/>
              </w:rPr>
              <w:t>注释</w:t>
            </w:r>
          </w:p>
        </w:tc>
      </w:tr>
      <w:tr w:rsidR="00970CAA" w:rsidTr="00451CCF">
        <w:tc>
          <w:tcPr>
            <w:tcW w:w="1919" w:type="dxa"/>
            <w:shd w:val="clear" w:color="auto" w:fill="F2F2F2"/>
          </w:tcPr>
          <w:p w:rsidR="00970CAA" w:rsidRDefault="00970CAA" w:rsidP="00451CCF">
            <w:r>
              <w:t>url</w:t>
            </w:r>
          </w:p>
        </w:tc>
        <w:tc>
          <w:tcPr>
            <w:tcW w:w="1589" w:type="dxa"/>
          </w:tcPr>
          <w:p w:rsidR="00970CAA" w:rsidRDefault="00970CAA" w:rsidP="00451CCF">
            <w:r>
              <w:t>String</w:t>
            </w:r>
          </w:p>
        </w:tc>
        <w:tc>
          <w:tcPr>
            <w:tcW w:w="4821" w:type="dxa"/>
          </w:tcPr>
          <w:p w:rsidR="00970CAA" w:rsidRDefault="00970CAA" w:rsidP="00451CCF">
            <w:r>
              <w:rPr>
                <w:rFonts w:hint="eastAsia"/>
              </w:rPr>
              <w:t>图片地址</w:t>
            </w:r>
          </w:p>
        </w:tc>
      </w:tr>
      <w:tr w:rsidR="00B55D10" w:rsidTr="00451CCF">
        <w:tc>
          <w:tcPr>
            <w:tcW w:w="1919" w:type="dxa"/>
            <w:shd w:val="clear" w:color="auto" w:fill="F2F2F2"/>
          </w:tcPr>
          <w:p w:rsidR="00B55D10" w:rsidRPr="00BF717C" w:rsidRDefault="00B55D10" w:rsidP="00451CCF">
            <w:r w:rsidRPr="00BF717C">
              <w:lastRenderedPageBreak/>
              <w:t>happygo_imgurl</w:t>
            </w:r>
          </w:p>
        </w:tc>
        <w:tc>
          <w:tcPr>
            <w:tcW w:w="1589" w:type="dxa"/>
          </w:tcPr>
          <w:p w:rsidR="00B55D10" w:rsidRPr="00BF717C" w:rsidRDefault="00B55D10" w:rsidP="00451CCF">
            <w:r w:rsidRPr="00BF717C">
              <w:rPr>
                <w:rFonts w:hint="eastAsia"/>
              </w:rPr>
              <w:t>String</w:t>
            </w:r>
          </w:p>
        </w:tc>
        <w:tc>
          <w:tcPr>
            <w:tcW w:w="4821" w:type="dxa"/>
          </w:tcPr>
          <w:p w:rsidR="00B55D10" w:rsidRPr="00BF717C" w:rsidRDefault="00B55D10" w:rsidP="00451CCF">
            <w:r w:rsidRPr="00BF717C">
              <w:rPr>
                <w:rFonts w:hint="eastAsia"/>
              </w:rPr>
              <w:t>欢</w:t>
            </w:r>
            <w:r w:rsidRPr="00BF717C">
              <w:rPr>
                <w:rFonts w:hint="eastAsia"/>
              </w:rPr>
              <w:t>go</w:t>
            </w:r>
            <w:r w:rsidRPr="00BF717C">
              <w:rPr>
                <w:rFonts w:hint="eastAsia"/>
              </w:rPr>
              <w:t>下小标签的地址</w:t>
            </w:r>
          </w:p>
        </w:tc>
      </w:tr>
      <w:tr w:rsidR="001C4381" w:rsidTr="00451CCF">
        <w:tc>
          <w:tcPr>
            <w:tcW w:w="1919" w:type="dxa"/>
            <w:shd w:val="clear" w:color="auto" w:fill="F2F2F2"/>
          </w:tcPr>
          <w:p w:rsidR="001C4381" w:rsidRPr="00A00330" w:rsidRDefault="001C4381" w:rsidP="001C4381">
            <w:pPr>
              <w:rPr>
                <w:highlight w:val="yellow"/>
              </w:rPr>
            </w:pPr>
            <w:r w:rsidRPr="00A00330">
              <w:rPr>
                <w:highlight w:val="yellow"/>
              </w:rPr>
              <w:t>happygo_4kimgurl</w:t>
            </w:r>
          </w:p>
        </w:tc>
        <w:tc>
          <w:tcPr>
            <w:tcW w:w="1589" w:type="dxa"/>
          </w:tcPr>
          <w:p w:rsidR="001C4381" w:rsidRPr="00A00330" w:rsidRDefault="001C4381" w:rsidP="001C4381">
            <w:pPr>
              <w:rPr>
                <w:highlight w:val="yellow"/>
              </w:rPr>
            </w:pPr>
            <w:r w:rsidRPr="00A00330">
              <w:rPr>
                <w:rFonts w:hint="eastAsia"/>
                <w:highlight w:val="yellow"/>
              </w:rPr>
              <w:t>String</w:t>
            </w:r>
          </w:p>
        </w:tc>
        <w:tc>
          <w:tcPr>
            <w:tcW w:w="4821" w:type="dxa"/>
          </w:tcPr>
          <w:p w:rsidR="001C4381" w:rsidRPr="00A00330" w:rsidRDefault="001C4381" w:rsidP="001C4381">
            <w:pPr>
              <w:rPr>
                <w:highlight w:val="yellow"/>
              </w:rPr>
            </w:pPr>
            <w:r w:rsidRPr="00A00330">
              <w:rPr>
                <w:rFonts w:hint="eastAsia"/>
                <w:highlight w:val="yellow"/>
              </w:rPr>
              <w:t>欢</w:t>
            </w:r>
            <w:r w:rsidRPr="00A00330">
              <w:rPr>
                <w:rFonts w:hint="eastAsia"/>
                <w:highlight w:val="yellow"/>
              </w:rPr>
              <w:t>go</w:t>
            </w:r>
            <w:r w:rsidRPr="00A00330">
              <w:rPr>
                <w:rFonts w:hint="eastAsia"/>
                <w:highlight w:val="yellow"/>
              </w:rPr>
              <w:t>下小标签的地址</w:t>
            </w:r>
            <w:r w:rsidRPr="00A00330">
              <w:rPr>
                <w:highlight w:val="yellow"/>
              </w:rPr>
              <w:t>4k</w:t>
            </w:r>
          </w:p>
        </w:tc>
      </w:tr>
      <w:tr w:rsidR="001C4381" w:rsidTr="00451CCF">
        <w:tc>
          <w:tcPr>
            <w:tcW w:w="1919" w:type="dxa"/>
            <w:shd w:val="clear" w:color="auto" w:fill="F2F2F2"/>
          </w:tcPr>
          <w:p w:rsidR="001C4381" w:rsidRDefault="001C4381" w:rsidP="001C4381">
            <w:r>
              <w:t>id</w:t>
            </w:r>
          </w:p>
        </w:tc>
        <w:tc>
          <w:tcPr>
            <w:tcW w:w="1589" w:type="dxa"/>
          </w:tcPr>
          <w:p w:rsidR="001C4381" w:rsidRDefault="001C4381" w:rsidP="001C4381">
            <w:r>
              <w:rPr>
                <w:rFonts w:hint="eastAsia"/>
              </w:rPr>
              <w:t>String</w:t>
            </w:r>
          </w:p>
        </w:tc>
        <w:tc>
          <w:tcPr>
            <w:tcW w:w="4821" w:type="dxa"/>
          </w:tcPr>
          <w:p w:rsidR="001C4381" w:rsidRDefault="001C4381" w:rsidP="001C4381">
            <w:r>
              <w:t>I</w:t>
            </w:r>
            <w:r>
              <w:rPr>
                <w:rFonts w:hint="eastAsia"/>
              </w:rPr>
              <w:t>d</w:t>
            </w:r>
          </w:p>
        </w:tc>
      </w:tr>
      <w:tr w:rsidR="001C4381" w:rsidTr="00451CCF">
        <w:tc>
          <w:tcPr>
            <w:tcW w:w="1919" w:type="dxa"/>
            <w:shd w:val="clear" w:color="auto" w:fill="F2F2F2"/>
          </w:tcPr>
          <w:p w:rsidR="001C4381" w:rsidRDefault="001C4381" w:rsidP="001C4381">
            <w:r>
              <w:t>iconame</w:t>
            </w:r>
          </w:p>
        </w:tc>
        <w:tc>
          <w:tcPr>
            <w:tcW w:w="1589" w:type="dxa"/>
          </w:tcPr>
          <w:p w:rsidR="001C4381" w:rsidRDefault="001C4381" w:rsidP="001C4381">
            <w:r>
              <w:rPr>
                <w:rFonts w:hint="eastAsia"/>
              </w:rPr>
              <w:t>String</w:t>
            </w:r>
          </w:p>
        </w:tc>
        <w:tc>
          <w:tcPr>
            <w:tcW w:w="4821" w:type="dxa"/>
          </w:tcPr>
          <w:p w:rsidR="001C4381" w:rsidRDefault="001C4381" w:rsidP="001C4381">
            <w:r>
              <w:rPr>
                <w:rFonts w:hint="eastAsia"/>
              </w:rPr>
              <w:t>名称</w:t>
            </w:r>
          </w:p>
        </w:tc>
      </w:tr>
      <w:tr w:rsidR="001C4381" w:rsidTr="00451CCF">
        <w:tc>
          <w:tcPr>
            <w:tcW w:w="1919" w:type="dxa"/>
            <w:shd w:val="clear" w:color="auto" w:fill="F2F2F2"/>
          </w:tcPr>
          <w:p w:rsidR="001C4381" w:rsidRDefault="001C4381" w:rsidP="001C4381">
            <w:r>
              <w:t>summary</w:t>
            </w:r>
          </w:p>
        </w:tc>
        <w:tc>
          <w:tcPr>
            <w:tcW w:w="1589" w:type="dxa"/>
          </w:tcPr>
          <w:p w:rsidR="001C4381" w:rsidRDefault="001C4381" w:rsidP="001C4381">
            <w:r>
              <w:rPr>
                <w:rFonts w:hint="eastAsia"/>
              </w:rPr>
              <w:t>String</w:t>
            </w:r>
          </w:p>
        </w:tc>
        <w:tc>
          <w:tcPr>
            <w:tcW w:w="4821" w:type="dxa"/>
          </w:tcPr>
          <w:p w:rsidR="001C4381" w:rsidRDefault="001C4381" w:rsidP="001C4381">
            <w:r>
              <w:rPr>
                <w:rFonts w:hint="eastAsia"/>
              </w:rPr>
              <w:t>描述</w:t>
            </w:r>
          </w:p>
        </w:tc>
      </w:tr>
    </w:tbl>
    <w:p w:rsidR="00970CAA" w:rsidRDefault="00970CAA" w:rsidP="00970CAA">
      <w:r w:rsidRPr="00A00330">
        <w:rPr>
          <w:sz w:val="27"/>
          <w:szCs w:val="27"/>
        </w:rPr>
        <w:t>column</w:t>
      </w:r>
      <w:r w:rsidRPr="00A00330">
        <w:rPr>
          <w:rFonts w:hint="eastAsia"/>
          <w:sz w:val="27"/>
          <w:szCs w:val="27"/>
        </w:rPr>
        <w:t>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id</w:t>
            </w:r>
          </w:p>
        </w:tc>
        <w:tc>
          <w:tcPr>
            <w:tcW w:w="1696" w:type="dxa"/>
          </w:tcPr>
          <w:p w:rsidR="00970CAA" w:rsidRDefault="00970CAA" w:rsidP="00451CCF">
            <w:r>
              <w:rPr>
                <w:rFonts w:hint="eastAsia"/>
              </w:rPr>
              <w:t>int</w:t>
            </w:r>
          </w:p>
        </w:tc>
        <w:tc>
          <w:tcPr>
            <w:tcW w:w="4830" w:type="dxa"/>
          </w:tcPr>
          <w:p w:rsidR="00970CAA" w:rsidRDefault="00970CAA" w:rsidP="00451CCF">
            <w:r>
              <w:rPr>
                <w:rFonts w:hint="eastAsia"/>
              </w:rPr>
              <w:t>栏目的</w:t>
            </w:r>
            <w:r>
              <w:rPr>
                <w:rFonts w:hint="eastAsia"/>
              </w:rPr>
              <w:t>id</w:t>
            </w:r>
          </w:p>
        </w:tc>
      </w:tr>
      <w:tr w:rsidR="00970CAA" w:rsidTr="00451CCF">
        <w:tc>
          <w:tcPr>
            <w:tcW w:w="1996" w:type="dxa"/>
            <w:shd w:val="clear" w:color="auto" w:fill="F2F2F2"/>
          </w:tcPr>
          <w:p w:rsidR="00970CAA" w:rsidRDefault="00970CAA" w:rsidP="00451CCF">
            <w:r>
              <w:t>name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栏目的名称</w:t>
            </w:r>
          </w:p>
        </w:tc>
      </w:tr>
      <w:tr w:rsidR="00970CAA" w:rsidTr="00451CCF">
        <w:tc>
          <w:tcPr>
            <w:tcW w:w="1996" w:type="dxa"/>
            <w:shd w:val="clear" w:color="auto" w:fill="F2F2F2"/>
          </w:tcPr>
          <w:p w:rsidR="00970CAA" w:rsidRDefault="00970CAA" w:rsidP="00451CCF">
            <w:r>
              <w:t>type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控制选择哪种布局</w:t>
            </w:r>
          </w:p>
          <w:p w:rsidR="00970CAA" w:rsidRDefault="00970CAA" w:rsidP="00451CCF">
            <w:r>
              <w:rPr>
                <w:rFonts w:hint="eastAsia"/>
              </w:rPr>
              <w:t>页面布局：</w:t>
            </w:r>
            <w:r>
              <w:rPr>
                <w:rFonts w:hint="eastAsia"/>
              </w:rPr>
              <w:t>1</w:t>
            </w:r>
            <w:r>
              <w:rPr>
                <w:rFonts w:hint="eastAsia"/>
              </w:rPr>
              <w:t>，营业厅；</w:t>
            </w:r>
            <w:r>
              <w:rPr>
                <w:rFonts w:hint="eastAsia"/>
              </w:rPr>
              <w:t>2</w:t>
            </w:r>
            <w:r>
              <w:rPr>
                <w:rFonts w:hint="eastAsia"/>
              </w:rPr>
              <w:t>，</w:t>
            </w:r>
            <w:r>
              <w:rPr>
                <w:rFonts w:hint="eastAsia"/>
              </w:rPr>
              <w:t>vip</w:t>
            </w:r>
            <w:r>
              <w:rPr>
                <w:rFonts w:hint="eastAsia"/>
              </w:rPr>
              <w:t>贵宾厅；</w:t>
            </w:r>
            <w:r>
              <w:rPr>
                <w:rFonts w:hint="eastAsia"/>
              </w:rPr>
              <w:t>3</w:t>
            </w:r>
            <w:r>
              <w:rPr>
                <w:rFonts w:hint="eastAsia"/>
              </w:rPr>
              <w:t>，</w:t>
            </w:r>
            <w:r>
              <w:rPr>
                <w:rFonts w:hint="eastAsia"/>
              </w:rPr>
              <w:t>wifi</w:t>
            </w:r>
            <w:r>
              <w:rPr>
                <w:rFonts w:hint="eastAsia"/>
              </w:rPr>
              <w:t>；</w:t>
            </w:r>
            <w:r>
              <w:rPr>
                <w:rFonts w:hint="eastAsia"/>
              </w:rPr>
              <w:t>4</w:t>
            </w:r>
            <w:r>
              <w:rPr>
                <w:rFonts w:hint="eastAsia"/>
              </w:rPr>
              <w:t>：手机维修点；</w:t>
            </w:r>
            <w:r>
              <w:rPr>
                <w:rFonts w:hint="eastAsia"/>
              </w:rPr>
              <w:t>0</w:t>
            </w:r>
            <w:r>
              <w:rPr>
                <w:rFonts w:hint="eastAsia"/>
              </w:rPr>
              <w:t>，默认</w:t>
            </w:r>
          </w:p>
        </w:tc>
      </w:tr>
      <w:tr w:rsidR="00970CAA" w:rsidTr="00451CCF">
        <w:tc>
          <w:tcPr>
            <w:tcW w:w="1996" w:type="dxa"/>
            <w:shd w:val="clear" w:color="auto" w:fill="F2F2F2"/>
          </w:tcPr>
          <w:p w:rsidR="00970CAA" w:rsidRDefault="00970CAA" w:rsidP="00451CCF">
            <w:r>
              <w:rPr>
                <w:rFonts w:hint="eastAsia"/>
              </w:rPr>
              <w:t>isSSQ</w:t>
            </w:r>
          </w:p>
        </w:tc>
        <w:tc>
          <w:tcPr>
            <w:tcW w:w="1696" w:type="dxa"/>
          </w:tcPr>
          <w:p w:rsidR="00970CAA" w:rsidRDefault="00970CAA" w:rsidP="00451CCF">
            <w:r>
              <w:rPr>
                <w:rFonts w:hint="eastAsia"/>
              </w:rPr>
              <w:t>int</w:t>
            </w:r>
          </w:p>
        </w:tc>
        <w:tc>
          <w:tcPr>
            <w:tcW w:w="4830" w:type="dxa"/>
          </w:tcPr>
          <w:p w:rsidR="00970CAA" w:rsidRDefault="00970CAA" w:rsidP="00451CCF">
            <w:r>
              <w:rPr>
                <w:rFonts w:hint="eastAsia"/>
              </w:rPr>
              <w:t>0</w:t>
            </w:r>
            <w:r>
              <w:rPr>
                <w:rFonts w:hint="eastAsia"/>
              </w:rPr>
              <w:t>：无省市区；</w:t>
            </w:r>
            <w:r>
              <w:rPr>
                <w:rFonts w:hint="eastAsia"/>
              </w:rPr>
              <w:t>1</w:t>
            </w:r>
            <w:r>
              <w:rPr>
                <w:rFonts w:hint="eastAsia"/>
              </w:rPr>
              <w:t>：省市区；</w:t>
            </w:r>
            <w:r>
              <w:rPr>
                <w:rFonts w:hint="eastAsia"/>
              </w:rPr>
              <w:t>2</w:t>
            </w:r>
            <w:r>
              <w:rPr>
                <w:rFonts w:hint="eastAsia"/>
              </w:rPr>
              <w:t>：省市</w:t>
            </w:r>
          </w:p>
        </w:tc>
      </w:tr>
      <w:tr w:rsidR="00970CAA" w:rsidTr="00451CCF">
        <w:tc>
          <w:tcPr>
            <w:tcW w:w="1996" w:type="dxa"/>
            <w:shd w:val="clear" w:color="auto" w:fill="F2F2F2"/>
          </w:tcPr>
          <w:p w:rsidR="00970CAA" w:rsidRDefault="00970CAA" w:rsidP="00451CCF">
            <w:r>
              <w:rPr>
                <w:rFonts w:hint="eastAsia"/>
              </w:rPr>
              <w:t>listShowType</w:t>
            </w:r>
          </w:p>
        </w:tc>
        <w:tc>
          <w:tcPr>
            <w:tcW w:w="1696" w:type="dxa"/>
          </w:tcPr>
          <w:p w:rsidR="00970CAA" w:rsidRDefault="00970CAA" w:rsidP="00451CCF">
            <w:r>
              <w:t>I</w:t>
            </w:r>
            <w:r>
              <w:rPr>
                <w:rFonts w:hint="eastAsia"/>
              </w:rPr>
              <w:t>nt</w:t>
            </w:r>
          </w:p>
        </w:tc>
        <w:tc>
          <w:tcPr>
            <w:tcW w:w="4830" w:type="dxa"/>
          </w:tcPr>
          <w:p w:rsidR="00970CAA" w:rsidRDefault="00970CAA" w:rsidP="00451CCF">
            <w:r>
              <w:rPr>
                <w:rFonts w:hint="eastAsia"/>
              </w:rPr>
              <w:t>0</w:t>
            </w:r>
            <w:r>
              <w:rPr>
                <w:rFonts w:hint="eastAsia"/>
              </w:rPr>
              <w:t>：客户端显示；</w:t>
            </w:r>
            <w:r>
              <w:rPr>
                <w:rFonts w:hint="eastAsia"/>
              </w:rPr>
              <w:t>1</w:t>
            </w:r>
            <w:r>
              <w:rPr>
                <w:rFonts w:hint="eastAsia"/>
              </w:rPr>
              <w:t>：</w:t>
            </w:r>
            <w:r>
              <w:rPr>
                <w:rFonts w:hint="eastAsia"/>
              </w:rPr>
              <w:t>HTML</w:t>
            </w:r>
            <w:r>
              <w:rPr>
                <w:rFonts w:hint="eastAsia"/>
              </w:rPr>
              <w:t>显示</w:t>
            </w:r>
          </w:p>
        </w:tc>
      </w:tr>
      <w:tr w:rsidR="0018570A" w:rsidTr="00451CCF">
        <w:tc>
          <w:tcPr>
            <w:tcW w:w="1996" w:type="dxa"/>
            <w:shd w:val="clear" w:color="auto" w:fill="F2F2F2"/>
          </w:tcPr>
          <w:p w:rsidR="0018570A" w:rsidRPr="00B55D10" w:rsidRDefault="0018570A" w:rsidP="00B41790">
            <w:r w:rsidRPr="00B55D10">
              <w:rPr>
                <w:rFonts w:hint="eastAsia"/>
              </w:rPr>
              <w:t>listWapUrl</w:t>
            </w:r>
          </w:p>
        </w:tc>
        <w:tc>
          <w:tcPr>
            <w:tcW w:w="1696" w:type="dxa"/>
          </w:tcPr>
          <w:p w:rsidR="0018570A" w:rsidRPr="00B55D10" w:rsidRDefault="0018570A" w:rsidP="00B41790">
            <w:r w:rsidRPr="00B55D10">
              <w:rPr>
                <w:rFonts w:hint="eastAsia"/>
              </w:rPr>
              <w:t>String</w:t>
            </w:r>
          </w:p>
        </w:tc>
        <w:tc>
          <w:tcPr>
            <w:tcW w:w="4830" w:type="dxa"/>
          </w:tcPr>
          <w:p w:rsidR="0018570A" w:rsidRPr="00B55D10" w:rsidRDefault="0018570A" w:rsidP="00B41790">
            <w:r w:rsidRPr="00B55D10">
              <w:rPr>
                <w:rFonts w:hint="eastAsia"/>
              </w:rPr>
              <w:t>如果配置为</w:t>
            </w:r>
            <w:r w:rsidRPr="00B55D10">
              <w:rPr>
                <w:rFonts w:hint="eastAsia"/>
              </w:rPr>
              <w:t>HTML</w:t>
            </w:r>
            <w:r w:rsidRPr="00B55D10">
              <w:rPr>
                <w:rFonts w:hint="eastAsia"/>
              </w:rPr>
              <w:t>显示，</w:t>
            </w:r>
            <w:r w:rsidRPr="00B55D10">
              <w:rPr>
                <w:rFonts w:hint="eastAsia"/>
              </w:rPr>
              <w:t>listWapUrl</w:t>
            </w:r>
            <w:r w:rsidRPr="00B55D10">
              <w:rPr>
                <w:rFonts w:hint="eastAsia"/>
              </w:rPr>
              <w:t>为对应的地址</w:t>
            </w:r>
          </w:p>
        </w:tc>
      </w:tr>
      <w:tr w:rsidR="00332B3B" w:rsidRPr="00332B3B" w:rsidTr="00451CCF">
        <w:tc>
          <w:tcPr>
            <w:tcW w:w="1996" w:type="dxa"/>
            <w:shd w:val="clear" w:color="auto" w:fill="F2F2F2"/>
          </w:tcPr>
          <w:p w:rsidR="00332B3B" w:rsidRPr="00B55D10" w:rsidRDefault="00332B3B" w:rsidP="00B41790">
            <w:r w:rsidRPr="00B55D10">
              <w:t>isParaPwd</w:t>
            </w:r>
          </w:p>
        </w:tc>
        <w:tc>
          <w:tcPr>
            <w:tcW w:w="1696" w:type="dxa"/>
          </w:tcPr>
          <w:p w:rsidR="00332B3B" w:rsidRPr="00B55D10" w:rsidRDefault="00332B3B" w:rsidP="00B41790">
            <w:r w:rsidRPr="00B55D10">
              <w:rPr>
                <w:rFonts w:hint="eastAsia"/>
              </w:rPr>
              <w:t>int</w:t>
            </w:r>
          </w:p>
        </w:tc>
        <w:tc>
          <w:tcPr>
            <w:tcW w:w="4830" w:type="dxa"/>
          </w:tcPr>
          <w:p w:rsidR="00332B3B" w:rsidRPr="00B55D10" w:rsidRDefault="00332B3B" w:rsidP="00B41790">
            <w:r w:rsidRPr="00B55D10">
              <w:rPr>
                <w:rFonts w:hint="eastAsia"/>
              </w:rPr>
              <w:t>是否需要参数，参数是否加密：</w:t>
            </w:r>
            <w:r w:rsidRPr="00B55D10">
              <w:rPr>
                <w:rFonts w:hint="eastAsia"/>
              </w:rPr>
              <w:t>0</w:t>
            </w:r>
            <w:r w:rsidRPr="00B55D10">
              <w:rPr>
                <w:rFonts w:hint="eastAsia"/>
              </w:rPr>
              <w:t>，否；</w:t>
            </w:r>
            <w:r w:rsidRPr="00B55D10">
              <w:rPr>
                <w:rFonts w:hint="eastAsia"/>
              </w:rPr>
              <w:t>1</w:t>
            </w:r>
            <w:r w:rsidRPr="00B55D10">
              <w:rPr>
                <w:rFonts w:hint="eastAsia"/>
              </w:rPr>
              <w:t>，需要参数不加密；</w:t>
            </w:r>
            <w:r w:rsidRPr="00B55D10">
              <w:rPr>
                <w:rFonts w:hint="eastAsia"/>
              </w:rPr>
              <w:t>2</w:t>
            </w:r>
            <w:r w:rsidRPr="00B55D10">
              <w:rPr>
                <w:rFonts w:hint="eastAsia"/>
              </w:rPr>
              <w:t>，需要参数需要加密</w:t>
            </w:r>
          </w:p>
        </w:tc>
      </w:tr>
      <w:tr w:rsidR="00332B3B" w:rsidRPr="00332B3B" w:rsidTr="00451CCF">
        <w:tc>
          <w:tcPr>
            <w:tcW w:w="1996" w:type="dxa"/>
            <w:shd w:val="clear" w:color="auto" w:fill="F2F2F2"/>
          </w:tcPr>
          <w:p w:rsidR="00332B3B" w:rsidRPr="00B55D10" w:rsidRDefault="00332B3B" w:rsidP="00B41790">
            <w:r w:rsidRPr="00B55D10">
              <w:t>mSecretKey</w:t>
            </w:r>
          </w:p>
        </w:tc>
        <w:tc>
          <w:tcPr>
            <w:tcW w:w="1696" w:type="dxa"/>
          </w:tcPr>
          <w:p w:rsidR="00332B3B" w:rsidRPr="00B55D10" w:rsidRDefault="00332B3B" w:rsidP="00B41790">
            <w:r w:rsidRPr="00B55D10">
              <w:rPr>
                <w:rFonts w:hint="eastAsia"/>
              </w:rPr>
              <w:t>String</w:t>
            </w:r>
          </w:p>
        </w:tc>
        <w:tc>
          <w:tcPr>
            <w:tcW w:w="4830" w:type="dxa"/>
          </w:tcPr>
          <w:p w:rsidR="00332B3B" w:rsidRPr="00B55D10" w:rsidRDefault="00332B3B" w:rsidP="00B41790">
            <w:r w:rsidRPr="00B55D10">
              <w:rPr>
                <w:rFonts w:hint="eastAsia"/>
              </w:rPr>
              <w:t xml:space="preserve">// </w:t>
            </w:r>
            <w:r w:rsidRPr="00B55D10">
              <w:rPr>
                <w:rFonts w:hint="eastAsia"/>
              </w:rPr>
              <w:t>外链手机号码加密密钥</w:t>
            </w:r>
          </w:p>
        </w:tc>
      </w:tr>
      <w:tr w:rsidR="00332B3B" w:rsidRPr="00332B3B" w:rsidTr="00451CCF">
        <w:tc>
          <w:tcPr>
            <w:tcW w:w="1996" w:type="dxa"/>
            <w:shd w:val="clear" w:color="auto" w:fill="F2F2F2"/>
          </w:tcPr>
          <w:p w:rsidR="00332B3B" w:rsidRPr="00B55D10" w:rsidRDefault="00332B3B" w:rsidP="00B41790">
            <w:r w:rsidRPr="00B55D10">
              <w:t>mIv</w:t>
            </w:r>
          </w:p>
        </w:tc>
        <w:tc>
          <w:tcPr>
            <w:tcW w:w="1696" w:type="dxa"/>
          </w:tcPr>
          <w:p w:rsidR="00332B3B" w:rsidRPr="00B55D10" w:rsidRDefault="00332B3B" w:rsidP="00B41790">
            <w:r w:rsidRPr="00B55D10">
              <w:rPr>
                <w:rFonts w:hint="eastAsia"/>
              </w:rPr>
              <w:t>String</w:t>
            </w:r>
          </w:p>
        </w:tc>
        <w:tc>
          <w:tcPr>
            <w:tcW w:w="4830" w:type="dxa"/>
          </w:tcPr>
          <w:p w:rsidR="00332B3B" w:rsidRPr="00B55D10" w:rsidRDefault="00332B3B" w:rsidP="00B41790">
            <w:r w:rsidRPr="00B55D10">
              <w:rPr>
                <w:rFonts w:hint="eastAsia"/>
              </w:rPr>
              <w:t xml:space="preserve">// </w:t>
            </w:r>
            <w:r w:rsidRPr="00B55D10">
              <w:rPr>
                <w:rFonts w:hint="eastAsia"/>
              </w:rPr>
              <w:t>外链手机号码加密</w:t>
            </w:r>
            <w:r w:rsidR="00422155" w:rsidRPr="00B55D10">
              <w:rPr>
                <w:rFonts w:hint="eastAsia"/>
              </w:rPr>
              <w:t>向量</w:t>
            </w:r>
          </w:p>
        </w:tc>
      </w:tr>
      <w:tr w:rsidR="00332B3B" w:rsidRPr="00332B3B" w:rsidTr="00451CCF">
        <w:tc>
          <w:tcPr>
            <w:tcW w:w="1996" w:type="dxa"/>
            <w:shd w:val="clear" w:color="auto" w:fill="F2F2F2"/>
          </w:tcPr>
          <w:p w:rsidR="00332B3B" w:rsidRPr="00B55D10" w:rsidRDefault="00422155" w:rsidP="00B41790">
            <w:r w:rsidRPr="00B55D10">
              <w:t>e</w:t>
            </w:r>
            <w:r w:rsidR="00332B3B" w:rsidRPr="00B55D10">
              <w:t>ncoding</w:t>
            </w:r>
            <w:r w:rsidRPr="00B55D10">
              <w:rPr>
                <w:rFonts w:hint="eastAsia"/>
              </w:rPr>
              <w:t>1</w:t>
            </w:r>
          </w:p>
        </w:tc>
        <w:tc>
          <w:tcPr>
            <w:tcW w:w="1696" w:type="dxa"/>
          </w:tcPr>
          <w:p w:rsidR="00332B3B" w:rsidRPr="00B55D10" w:rsidRDefault="00332B3B" w:rsidP="00B41790">
            <w:r w:rsidRPr="00B55D10">
              <w:rPr>
                <w:rFonts w:hint="eastAsia"/>
              </w:rPr>
              <w:t>String</w:t>
            </w:r>
          </w:p>
        </w:tc>
        <w:tc>
          <w:tcPr>
            <w:tcW w:w="4830" w:type="dxa"/>
          </w:tcPr>
          <w:p w:rsidR="00332B3B" w:rsidRPr="00B55D10" w:rsidRDefault="00332B3B" w:rsidP="00B41790">
            <w:r w:rsidRPr="00B55D10">
              <w:rPr>
                <w:rFonts w:hint="eastAsia"/>
              </w:rPr>
              <w:t>//</w:t>
            </w:r>
            <w:r w:rsidRPr="00B55D10">
              <w:rPr>
                <w:rFonts w:hint="eastAsia"/>
              </w:rPr>
              <w:t>编码格式</w:t>
            </w:r>
          </w:p>
        </w:tc>
      </w:tr>
      <w:tr w:rsidR="0018570A" w:rsidTr="00451CCF">
        <w:tc>
          <w:tcPr>
            <w:tcW w:w="1996" w:type="dxa"/>
            <w:shd w:val="clear" w:color="auto" w:fill="F2F2F2"/>
          </w:tcPr>
          <w:p w:rsidR="0018570A" w:rsidRDefault="0018570A" w:rsidP="00451CCF">
            <w:r>
              <w:rPr>
                <w:rFonts w:hint="eastAsia"/>
              </w:rPr>
              <w:t>infoShowType</w:t>
            </w:r>
          </w:p>
        </w:tc>
        <w:tc>
          <w:tcPr>
            <w:tcW w:w="1696" w:type="dxa"/>
          </w:tcPr>
          <w:p w:rsidR="0018570A" w:rsidRDefault="0018570A" w:rsidP="00451CCF">
            <w:r>
              <w:rPr>
                <w:rFonts w:hint="eastAsia"/>
              </w:rPr>
              <w:t>int</w:t>
            </w:r>
          </w:p>
        </w:tc>
        <w:tc>
          <w:tcPr>
            <w:tcW w:w="4830" w:type="dxa"/>
          </w:tcPr>
          <w:p w:rsidR="0018570A" w:rsidRDefault="0018570A" w:rsidP="00451CCF">
            <w:r>
              <w:rPr>
                <w:rFonts w:hint="eastAsia"/>
              </w:rPr>
              <w:t>0</w:t>
            </w:r>
            <w:r>
              <w:rPr>
                <w:rFonts w:hint="eastAsia"/>
              </w:rPr>
              <w:t>：客户端显示；</w:t>
            </w:r>
            <w:r>
              <w:rPr>
                <w:rFonts w:hint="eastAsia"/>
              </w:rPr>
              <w:t>1</w:t>
            </w:r>
            <w:r>
              <w:rPr>
                <w:rFonts w:hint="eastAsia"/>
              </w:rPr>
              <w:t>：</w:t>
            </w:r>
            <w:r>
              <w:rPr>
                <w:rFonts w:hint="eastAsia"/>
              </w:rPr>
              <w:t>HTML</w:t>
            </w:r>
            <w:r>
              <w:rPr>
                <w:rFonts w:hint="eastAsia"/>
              </w:rPr>
              <w:t>显示</w:t>
            </w:r>
          </w:p>
        </w:tc>
      </w:tr>
      <w:tr w:rsidR="0018570A" w:rsidTr="00451CCF">
        <w:tc>
          <w:tcPr>
            <w:tcW w:w="1996" w:type="dxa"/>
            <w:shd w:val="clear" w:color="auto" w:fill="F2F2F2"/>
          </w:tcPr>
          <w:p w:rsidR="0018570A" w:rsidRPr="00AE1F00" w:rsidRDefault="0018570A" w:rsidP="00451CCF">
            <w:r w:rsidRPr="00AE1F00">
              <w:rPr>
                <w:rFonts w:hint="eastAsia"/>
              </w:rPr>
              <w:t>CircularImg</w:t>
            </w:r>
          </w:p>
        </w:tc>
        <w:tc>
          <w:tcPr>
            <w:tcW w:w="1696" w:type="dxa"/>
          </w:tcPr>
          <w:p w:rsidR="0018570A" w:rsidRPr="00AE1F00" w:rsidRDefault="0018570A" w:rsidP="00451CCF">
            <w:r w:rsidRPr="00AE1F00">
              <w:rPr>
                <w:rFonts w:hint="eastAsia"/>
              </w:rPr>
              <w:t>String</w:t>
            </w:r>
          </w:p>
        </w:tc>
        <w:tc>
          <w:tcPr>
            <w:tcW w:w="4830" w:type="dxa"/>
          </w:tcPr>
          <w:p w:rsidR="0018570A" w:rsidRPr="00AE1F00" w:rsidRDefault="0018570A" w:rsidP="00451CCF">
            <w:r w:rsidRPr="00AE1F00">
              <w:rPr>
                <w:rFonts w:hint="eastAsia"/>
              </w:rPr>
              <w:t>圆图</w:t>
            </w:r>
            <w:r w:rsidRPr="00AE1F00">
              <w:rPr>
                <w:rFonts w:hint="eastAsia"/>
              </w:rPr>
              <w:t>(</w:t>
            </w:r>
            <w:r w:rsidRPr="00AE1F00">
              <w:rPr>
                <w:rFonts w:hint="eastAsia"/>
              </w:rPr>
              <w:t>新</w:t>
            </w:r>
            <w:r w:rsidRPr="00AE1F00">
              <w:rPr>
                <w:rFonts w:hint="eastAsia"/>
              </w:rPr>
              <w:t>)</w:t>
            </w:r>
          </w:p>
        </w:tc>
      </w:tr>
      <w:tr w:rsidR="0018570A" w:rsidTr="00451CCF">
        <w:tc>
          <w:tcPr>
            <w:tcW w:w="1996" w:type="dxa"/>
            <w:shd w:val="clear" w:color="auto" w:fill="F2F2F2"/>
          </w:tcPr>
          <w:p w:rsidR="0018570A" w:rsidRPr="00AE1F00" w:rsidRDefault="0018570A" w:rsidP="00451CCF">
            <w:r w:rsidRPr="00AE1F00">
              <w:rPr>
                <w:rFonts w:hint="eastAsia"/>
              </w:rPr>
              <w:t>SquareImg</w:t>
            </w:r>
          </w:p>
        </w:tc>
        <w:tc>
          <w:tcPr>
            <w:tcW w:w="1696" w:type="dxa"/>
          </w:tcPr>
          <w:p w:rsidR="0018570A" w:rsidRPr="00AE1F00" w:rsidRDefault="0018570A" w:rsidP="00451CCF">
            <w:r w:rsidRPr="00AE1F00">
              <w:rPr>
                <w:rFonts w:hint="eastAsia"/>
              </w:rPr>
              <w:t>String</w:t>
            </w:r>
          </w:p>
        </w:tc>
        <w:tc>
          <w:tcPr>
            <w:tcW w:w="4830" w:type="dxa"/>
          </w:tcPr>
          <w:p w:rsidR="0018570A" w:rsidRPr="00AE1F00" w:rsidRDefault="0018570A" w:rsidP="00451CCF">
            <w:r w:rsidRPr="00AE1F00">
              <w:rPr>
                <w:rFonts w:hint="eastAsia"/>
              </w:rPr>
              <w:t>方图</w:t>
            </w:r>
            <w:r w:rsidRPr="00AE1F00">
              <w:rPr>
                <w:rFonts w:hint="eastAsia"/>
              </w:rPr>
              <w:t>(</w:t>
            </w:r>
            <w:r w:rsidRPr="00AE1F00">
              <w:rPr>
                <w:rFonts w:hint="eastAsia"/>
              </w:rPr>
              <w:t>新</w:t>
            </w:r>
            <w:r w:rsidRPr="00AE1F00">
              <w:rPr>
                <w:rFonts w:hint="eastAsia"/>
              </w:rPr>
              <w:t>)</w:t>
            </w:r>
          </w:p>
        </w:tc>
      </w:tr>
      <w:tr w:rsidR="00B55D10" w:rsidTr="00451CCF">
        <w:tc>
          <w:tcPr>
            <w:tcW w:w="1996" w:type="dxa"/>
            <w:shd w:val="clear" w:color="auto" w:fill="F2F2F2"/>
          </w:tcPr>
          <w:p w:rsidR="00B55D10" w:rsidRPr="00EB7F28" w:rsidRDefault="00B55D10" w:rsidP="00451CCF">
            <w:pPr>
              <w:rPr>
                <w:b/>
                <w:color w:val="FF0000"/>
                <w:highlight w:val="yellow"/>
              </w:rPr>
            </w:pPr>
            <w:r w:rsidRPr="00EB7F28">
              <w:rPr>
                <w:b/>
                <w:color w:val="FF0000"/>
                <w:highlight w:val="yellow"/>
              </w:rPr>
              <w:t>HappygoImg</w:t>
            </w:r>
          </w:p>
        </w:tc>
        <w:tc>
          <w:tcPr>
            <w:tcW w:w="1696" w:type="dxa"/>
          </w:tcPr>
          <w:p w:rsidR="00B55D10" w:rsidRPr="00EB7F28" w:rsidRDefault="00B55D10" w:rsidP="00451CCF">
            <w:pPr>
              <w:rPr>
                <w:b/>
                <w:color w:val="FF0000"/>
                <w:highlight w:val="yellow"/>
              </w:rPr>
            </w:pPr>
            <w:r w:rsidRPr="00EB7F28">
              <w:rPr>
                <w:rFonts w:hint="eastAsia"/>
                <w:b/>
                <w:color w:val="FF0000"/>
                <w:highlight w:val="yellow"/>
              </w:rPr>
              <w:t>String</w:t>
            </w:r>
          </w:p>
        </w:tc>
        <w:tc>
          <w:tcPr>
            <w:tcW w:w="4830" w:type="dxa"/>
          </w:tcPr>
          <w:p w:rsidR="00B55D10" w:rsidRPr="00EB7F28" w:rsidRDefault="00B55D10" w:rsidP="00451CCF">
            <w:pPr>
              <w:rPr>
                <w:b/>
                <w:color w:val="FF0000"/>
                <w:highlight w:val="yellow"/>
              </w:rPr>
            </w:pPr>
            <w:r w:rsidRPr="00EB7F28">
              <w:rPr>
                <w:rFonts w:hint="eastAsia"/>
                <w:b/>
                <w:color w:val="FF0000"/>
                <w:highlight w:val="yellow"/>
              </w:rPr>
              <w:t>欢</w:t>
            </w:r>
            <w:r w:rsidRPr="00EB7F28">
              <w:rPr>
                <w:rFonts w:hint="eastAsia"/>
                <w:b/>
                <w:color w:val="FF0000"/>
                <w:highlight w:val="yellow"/>
              </w:rPr>
              <w:t>go</w:t>
            </w:r>
            <w:r w:rsidRPr="00EB7F28">
              <w:rPr>
                <w:rFonts w:hint="eastAsia"/>
                <w:b/>
                <w:color w:val="FF0000"/>
                <w:highlight w:val="yellow"/>
              </w:rPr>
              <w:t>下栏目的配图</w:t>
            </w:r>
          </w:p>
        </w:tc>
      </w:tr>
      <w:tr w:rsidR="0018570A" w:rsidTr="00451CCF">
        <w:tc>
          <w:tcPr>
            <w:tcW w:w="1996" w:type="dxa"/>
            <w:shd w:val="clear" w:color="auto" w:fill="F2F2F2"/>
          </w:tcPr>
          <w:p w:rsidR="0018570A" w:rsidRPr="00AE1F00" w:rsidRDefault="0018570A" w:rsidP="00451CCF">
            <w:r w:rsidRPr="00AE1F00">
              <w:rPr>
                <w:rFonts w:hint="eastAsia"/>
              </w:rPr>
              <w:t>appId</w:t>
            </w:r>
          </w:p>
        </w:tc>
        <w:tc>
          <w:tcPr>
            <w:tcW w:w="1696" w:type="dxa"/>
          </w:tcPr>
          <w:p w:rsidR="0018570A" w:rsidRPr="00AE1F00" w:rsidRDefault="0018570A" w:rsidP="00451CCF">
            <w:r w:rsidRPr="00AE1F00">
              <w:rPr>
                <w:rFonts w:hint="eastAsia"/>
              </w:rPr>
              <w:t>int</w:t>
            </w:r>
          </w:p>
        </w:tc>
        <w:tc>
          <w:tcPr>
            <w:tcW w:w="4830" w:type="dxa"/>
          </w:tcPr>
          <w:p w:rsidR="0018570A" w:rsidRPr="00AE1F00" w:rsidRDefault="0018570A" w:rsidP="00451CCF">
            <w:r w:rsidRPr="00AE1F00">
              <w:rPr>
                <w:rFonts w:hint="eastAsia"/>
              </w:rPr>
              <w:t>管理平台</w:t>
            </w:r>
            <w:r w:rsidRPr="00AE1F00">
              <w:rPr>
                <w:rFonts w:hint="eastAsia"/>
              </w:rPr>
              <w:t>appId</w:t>
            </w:r>
          </w:p>
        </w:tc>
      </w:tr>
    </w:tbl>
    <w:p w:rsidR="00970CAA" w:rsidRDefault="00970CAA" w:rsidP="00970CAA">
      <w:r>
        <w:rPr>
          <w:rFonts w:hint="eastAsia"/>
          <w:highlight w:val="yellow"/>
        </w:rPr>
        <w:t>distanceList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name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距离</w:t>
            </w:r>
          </w:p>
        </w:tc>
      </w:tr>
    </w:tbl>
    <w:p w:rsidR="00970CAA" w:rsidRPr="00BF2182" w:rsidRDefault="00970CAA" w:rsidP="00970CAA"/>
    <w:p w:rsidR="00970CAA" w:rsidRDefault="00970CAA" w:rsidP="00970CAA">
      <w:r>
        <w:rPr>
          <w:highlight w:val="yellow"/>
        </w:rPr>
        <w:t>classify</w:t>
      </w:r>
      <w:r>
        <w:rPr>
          <w:rFonts w:hint="eastAsia"/>
          <w:highlight w:val="yellow"/>
        </w:rPr>
        <w:t>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lastRenderedPageBreak/>
              <w:t>name</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智能分类的名称</w:t>
            </w:r>
          </w:p>
        </w:tc>
      </w:tr>
    </w:tbl>
    <w:p w:rsidR="00970CAA" w:rsidRPr="00970CAA" w:rsidRDefault="00970CAA" w:rsidP="00970CAA"/>
    <w:p w:rsidR="005A63D7" w:rsidRDefault="005A63D7" w:rsidP="002B116C">
      <w:pPr>
        <w:pStyle w:val="30"/>
        <w:numPr>
          <w:ilvl w:val="0"/>
          <w:numId w:val="3"/>
        </w:numPr>
      </w:pPr>
      <w:bookmarkStart w:id="21" w:name="_Toc405551094"/>
      <w:r>
        <w:rPr>
          <w:rFonts w:hint="eastAsia"/>
        </w:rPr>
        <w:t>网点附近详情</w:t>
      </w:r>
      <w:bookmarkEnd w:id="21"/>
    </w:p>
    <w:p w:rsidR="00970CAA" w:rsidRDefault="00970CAA" w:rsidP="00970CAA">
      <w:pPr>
        <w:pStyle w:val="5"/>
      </w:pPr>
      <w:r>
        <w:rPr>
          <w:rFonts w:hint="eastAsia"/>
        </w:rPr>
        <w:t>接口描述</w:t>
      </w:r>
    </w:p>
    <w:p w:rsidR="00970CAA" w:rsidRDefault="00B50774" w:rsidP="00970CAA">
      <w:hyperlink r:id="rId29" w:history="1">
        <w:r w:rsidR="00970CAA">
          <w:rPr>
            <w:rStyle w:val="af0"/>
          </w:rPr>
          <w:t>http://101.95.48.97:8005/public/sjkf/nearcolumn/GetNearColumnInfo.jspx?id=24057&amp;columnId=4</w:t>
        </w:r>
      </w:hyperlink>
    </w:p>
    <w:p w:rsidR="00970CAA" w:rsidRDefault="00970CAA" w:rsidP="00970CAA">
      <w:r>
        <w:rPr>
          <w:rFonts w:hint="eastAsia"/>
        </w:rPr>
        <w:t>栏目下某条记录的详情</w:t>
      </w:r>
    </w:p>
    <w:p w:rsidR="00970CAA" w:rsidRDefault="00970CAA" w:rsidP="00970CAA">
      <w:pPr>
        <w:pStyle w:val="5"/>
      </w:pPr>
      <w:r>
        <w:rPr>
          <w:rFonts w:hint="eastAsia"/>
        </w:rPr>
        <w:t>请求报文</w:t>
      </w:r>
    </w:p>
    <w:tbl>
      <w:tblPr>
        <w:tblW w:w="822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970CAA" w:rsidTr="00C21FD6">
        <w:tc>
          <w:tcPr>
            <w:tcW w:w="1843" w:type="dxa"/>
            <w:shd w:val="clear" w:color="auto" w:fill="BFBFBF"/>
          </w:tcPr>
          <w:p w:rsidR="00970CAA" w:rsidRDefault="00970CAA" w:rsidP="00451CCF">
            <w:r>
              <w:t>Key</w:t>
            </w:r>
          </w:p>
        </w:tc>
        <w:tc>
          <w:tcPr>
            <w:tcW w:w="1559" w:type="dxa"/>
            <w:shd w:val="clear" w:color="auto" w:fill="BFBFBF"/>
          </w:tcPr>
          <w:p w:rsidR="00970CAA" w:rsidRDefault="00970CAA" w:rsidP="00451CCF">
            <w:r>
              <w:rPr>
                <w:rFonts w:hAnsi="宋体"/>
              </w:rPr>
              <w:t>类型</w:t>
            </w:r>
          </w:p>
        </w:tc>
        <w:tc>
          <w:tcPr>
            <w:tcW w:w="709" w:type="dxa"/>
            <w:shd w:val="clear" w:color="auto" w:fill="BFBFBF"/>
          </w:tcPr>
          <w:p w:rsidR="00970CAA" w:rsidRDefault="00970CAA" w:rsidP="00451CCF">
            <w:r>
              <w:rPr>
                <w:rFonts w:hAnsi="宋体"/>
              </w:rPr>
              <w:t>必须</w:t>
            </w:r>
          </w:p>
        </w:tc>
        <w:tc>
          <w:tcPr>
            <w:tcW w:w="4111" w:type="dxa"/>
            <w:shd w:val="clear" w:color="auto" w:fill="BFBFBF"/>
          </w:tcPr>
          <w:p w:rsidR="00970CAA" w:rsidRDefault="00970CAA" w:rsidP="00451CCF">
            <w:r>
              <w:rPr>
                <w:rFonts w:hAnsi="宋体"/>
              </w:rPr>
              <w:t>注释</w:t>
            </w:r>
          </w:p>
        </w:tc>
      </w:tr>
      <w:tr w:rsidR="00970CAA" w:rsidTr="00C21FD6">
        <w:tc>
          <w:tcPr>
            <w:tcW w:w="1843" w:type="dxa"/>
            <w:shd w:val="clear" w:color="auto" w:fill="F2F2F2"/>
          </w:tcPr>
          <w:p w:rsidR="00970CAA" w:rsidRDefault="00970CAA" w:rsidP="00451CCF">
            <w:r>
              <w:rPr>
                <w:rFonts w:hint="eastAsia"/>
              </w:rPr>
              <w:t>id</w:t>
            </w:r>
          </w:p>
        </w:tc>
        <w:tc>
          <w:tcPr>
            <w:tcW w:w="1559" w:type="dxa"/>
          </w:tcPr>
          <w:p w:rsidR="00970CAA" w:rsidRDefault="00970CAA" w:rsidP="00451CCF">
            <w:r>
              <w:t>I</w:t>
            </w:r>
            <w:r>
              <w:rPr>
                <w:rFonts w:hint="eastAsia"/>
              </w:rPr>
              <w:t>nt</w:t>
            </w:r>
          </w:p>
        </w:tc>
        <w:tc>
          <w:tcPr>
            <w:tcW w:w="709" w:type="dxa"/>
          </w:tcPr>
          <w:p w:rsidR="00970CAA" w:rsidRDefault="00970CAA" w:rsidP="00451CCF">
            <w:r>
              <w:rPr>
                <w:rFonts w:hAnsi="宋体"/>
              </w:rPr>
              <w:t>是</w:t>
            </w:r>
          </w:p>
        </w:tc>
        <w:tc>
          <w:tcPr>
            <w:tcW w:w="4111" w:type="dxa"/>
          </w:tcPr>
          <w:p w:rsidR="00970CAA" w:rsidRDefault="00970CAA" w:rsidP="00451CCF">
            <w:r>
              <w:rPr>
                <w:rFonts w:hAnsi="宋体"/>
              </w:rPr>
              <w:t>具体某个</w:t>
            </w:r>
            <w:r>
              <w:rPr>
                <w:rFonts w:hAnsi="宋体" w:hint="eastAsia"/>
              </w:rPr>
              <w:t>详情</w:t>
            </w:r>
            <w:r>
              <w:rPr>
                <w:rFonts w:hAnsi="宋体"/>
              </w:rPr>
              <w:t>的</w:t>
            </w:r>
            <w:r>
              <w:t>ID</w:t>
            </w:r>
          </w:p>
        </w:tc>
      </w:tr>
      <w:tr w:rsidR="00970CAA" w:rsidTr="00C21FD6">
        <w:tc>
          <w:tcPr>
            <w:tcW w:w="1843" w:type="dxa"/>
            <w:shd w:val="clear" w:color="auto" w:fill="F2F2F2"/>
          </w:tcPr>
          <w:p w:rsidR="00970CAA" w:rsidRDefault="00970CAA" w:rsidP="00451CCF">
            <w:r>
              <w:rPr>
                <w:rFonts w:hint="eastAsia"/>
              </w:rPr>
              <w:t>columnId</w:t>
            </w:r>
          </w:p>
        </w:tc>
        <w:tc>
          <w:tcPr>
            <w:tcW w:w="1559" w:type="dxa"/>
          </w:tcPr>
          <w:p w:rsidR="00970CAA" w:rsidRDefault="00970CAA" w:rsidP="00451CCF">
            <w:r>
              <w:rPr>
                <w:rFonts w:hint="eastAsia"/>
              </w:rPr>
              <w:t>int</w:t>
            </w:r>
          </w:p>
        </w:tc>
        <w:tc>
          <w:tcPr>
            <w:tcW w:w="709" w:type="dxa"/>
          </w:tcPr>
          <w:p w:rsidR="00970CAA" w:rsidRDefault="00970CAA" w:rsidP="00451CCF">
            <w:pPr>
              <w:rPr>
                <w:rFonts w:hAnsi="宋体"/>
              </w:rPr>
            </w:pPr>
            <w:r>
              <w:rPr>
                <w:rFonts w:hAnsi="宋体" w:hint="eastAsia"/>
              </w:rPr>
              <w:t>是</w:t>
            </w:r>
          </w:p>
        </w:tc>
        <w:tc>
          <w:tcPr>
            <w:tcW w:w="4111" w:type="dxa"/>
          </w:tcPr>
          <w:p w:rsidR="00970CAA" w:rsidRDefault="00970CAA" w:rsidP="00451CCF">
            <w:pPr>
              <w:rPr>
                <w:rFonts w:hAnsi="宋体"/>
              </w:rPr>
            </w:pPr>
            <w:r>
              <w:rPr>
                <w:rFonts w:hAnsi="宋体" w:hint="eastAsia"/>
              </w:rPr>
              <w:t>栏目</w:t>
            </w:r>
            <w:r>
              <w:rPr>
                <w:rFonts w:hAnsi="宋体" w:hint="eastAsia"/>
              </w:rPr>
              <w:t>id</w:t>
            </w:r>
          </w:p>
        </w:tc>
      </w:tr>
      <w:tr w:rsidR="006B7573" w:rsidRPr="00BD1DC4" w:rsidTr="00C21FD6">
        <w:tc>
          <w:tcPr>
            <w:tcW w:w="1843" w:type="dxa"/>
            <w:shd w:val="clear" w:color="auto" w:fill="F2F2F2"/>
          </w:tcPr>
          <w:p w:rsidR="006B7573" w:rsidRPr="00BD1DC4" w:rsidRDefault="006B7573" w:rsidP="00B41790">
            <w:pPr>
              <w:rPr>
                <w:b/>
                <w:color w:val="FF0000"/>
                <w:highlight w:val="yellow"/>
              </w:rPr>
            </w:pPr>
            <w:r w:rsidRPr="00BD1DC4">
              <w:rPr>
                <w:b/>
                <w:color w:val="FF0000"/>
                <w:highlight w:val="yellow"/>
              </w:rPr>
              <w:t>channelId</w:t>
            </w:r>
          </w:p>
        </w:tc>
        <w:tc>
          <w:tcPr>
            <w:tcW w:w="1559" w:type="dxa"/>
          </w:tcPr>
          <w:p w:rsidR="006B7573" w:rsidRPr="00BD1DC4" w:rsidRDefault="006B7573" w:rsidP="00B41790">
            <w:pPr>
              <w:rPr>
                <w:b/>
                <w:color w:val="FF0000"/>
                <w:highlight w:val="yellow"/>
              </w:rPr>
            </w:pPr>
            <w:r w:rsidRPr="00BD1DC4">
              <w:rPr>
                <w:rFonts w:hint="eastAsia"/>
                <w:b/>
                <w:color w:val="FF0000"/>
                <w:highlight w:val="yellow"/>
              </w:rPr>
              <w:t>String</w:t>
            </w:r>
          </w:p>
        </w:tc>
        <w:tc>
          <w:tcPr>
            <w:tcW w:w="709" w:type="dxa"/>
          </w:tcPr>
          <w:p w:rsidR="006B7573" w:rsidRPr="00BD1DC4" w:rsidRDefault="006B7573" w:rsidP="00B41790">
            <w:pPr>
              <w:rPr>
                <w:b/>
                <w:color w:val="FF0000"/>
                <w:highlight w:val="yellow"/>
              </w:rPr>
            </w:pPr>
            <w:r w:rsidRPr="00BD1DC4">
              <w:rPr>
                <w:rFonts w:hint="eastAsia"/>
                <w:b/>
                <w:color w:val="FF0000"/>
                <w:highlight w:val="yellow"/>
              </w:rPr>
              <w:t>是</w:t>
            </w:r>
          </w:p>
        </w:tc>
        <w:tc>
          <w:tcPr>
            <w:tcW w:w="4111" w:type="dxa"/>
          </w:tcPr>
          <w:p w:rsidR="006B7573" w:rsidRPr="00BD1DC4" w:rsidRDefault="006B7573" w:rsidP="00B41790">
            <w:pPr>
              <w:rPr>
                <w:b/>
                <w:color w:val="FF0000"/>
                <w:highlight w:val="yellow"/>
              </w:rPr>
            </w:pPr>
            <w:r w:rsidRPr="00BD1DC4">
              <w:rPr>
                <w:rFonts w:hint="eastAsia"/>
                <w:b/>
                <w:color w:val="FF0000"/>
                <w:highlight w:val="yellow"/>
              </w:rPr>
              <w:t>天翼客服：</w:t>
            </w:r>
            <w:r w:rsidRPr="00BD1DC4">
              <w:rPr>
                <w:rFonts w:hint="eastAsia"/>
                <w:b/>
                <w:color w:val="FF0000"/>
                <w:highlight w:val="yellow"/>
              </w:rPr>
              <w:t>tykf</w:t>
            </w:r>
          </w:p>
          <w:p w:rsidR="006B7573" w:rsidRPr="00BD1DC4" w:rsidRDefault="006B7573" w:rsidP="00B41790">
            <w:pPr>
              <w:rPr>
                <w:b/>
                <w:color w:val="FF0000"/>
                <w:highlight w:val="yellow"/>
              </w:rPr>
            </w:pPr>
            <w:r w:rsidRPr="00BD1DC4">
              <w:rPr>
                <w:rFonts w:hint="eastAsia"/>
                <w:b/>
                <w:color w:val="FF0000"/>
                <w:highlight w:val="yellow"/>
              </w:rPr>
              <w:t>欢</w:t>
            </w:r>
            <w:r w:rsidRPr="00BD1DC4">
              <w:rPr>
                <w:rFonts w:hint="eastAsia"/>
                <w:b/>
                <w:color w:val="FF0000"/>
                <w:highlight w:val="yellow"/>
              </w:rPr>
              <w:t>Go</w:t>
            </w:r>
            <w:r w:rsidRPr="00BD1DC4">
              <w:rPr>
                <w:rFonts w:hint="eastAsia"/>
                <w:b/>
                <w:color w:val="FF0000"/>
                <w:highlight w:val="yellow"/>
              </w:rPr>
              <w:t>：</w:t>
            </w:r>
            <w:r w:rsidRPr="00BD1DC4">
              <w:rPr>
                <w:rFonts w:hint="eastAsia"/>
                <w:b/>
                <w:color w:val="FF0000"/>
                <w:highlight w:val="yellow"/>
              </w:rPr>
              <w:t>happygo</w:t>
            </w:r>
          </w:p>
        </w:tc>
      </w:tr>
    </w:tbl>
    <w:p w:rsidR="00970CAA" w:rsidRDefault="00970CAA" w:rsidP="00970CAA"/>
    <w:p w:rsidR="00970CAA" w:rsidRDefault="00970CAA" w:rsidP="00970CAA">
      <w:pPr>
        <w:pStyle w:val="5"/>
      </w:pPr>
      <w:r>
        <w:rPr>
          <w:rFonts w:hint="eastAsia"/>
        </w:rPr>
        <w:t>响应报文</w:t>
      </w:r>
    </w:p>
    <w:p w:rsidR="00970CAA" w:rsidRDefault="00970CAA" w:rsidP="00970CAA">
      <w:r>
        <w:t>I</w:t>
      </w:r>
      <w:r>
        <w:rPr>
          <w:rFonts w:hint="eastAsia"/>
        </w:rPr>
        <w:t>nfo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t>resCode</w:t>
            </w:r>
          </w:p>
        </w:tc>
        <w:tc>
          <w:tcPr>
            <w:tcW w:w="1696" w:type="dxa"/>
          </w:tcPr>
          <w:p w:rsidR="00970CAA" w:rsidRDefault="00970CAA" w:rsidP="00451CCF">
            <w:r>
              <w:t>Integer</w:t>
            </w:r>
          </w:p>
        </w:tc>
        <w:tc>
          <w:tcPr>
            <w:tcW w:w="4830" w:type="dxa"/>
          </w:tcPr>
          <w:p w:rsidR="00970CAA" w:rsidRDefault="00970CAA" w:rsidP="00451CCF">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970CAA" w:rsidTr="00451CCF">
        <w:tc>
          <w:tcPr>
            <w:tcW w:w="1996" w:type="dxa"/>
            <w:shd w:val="clear" w:color="auto" w:fill="F2F2F2"/>
          </w:tcPr>
          <w:p w:rsidR="00970CAA" w:rsidRDefault="00970CAA" w:rsidP="00451CCF">
            <w:r>
              <w:rPr>
                <w:rFonts w:hint="eastAsia"/>
              </w:rPr>
              <w:t>r</w:t>
            </w:r>
            <w:r>
              <w:t>esInfo</w:t>
            </w:r>
          </w:p>
        </w:tc>
        <w:tc>
          <w:tcPr>
            <w:tcW w:w="1696" w:type="dxa"/>
          </w:tcPr>
          <w:p w:rsidR="00970CAA" w:rsidRDefault="00970CAA" w:rsidP="00451CCF">
            <w:r>
              <w:t>JSONArray</w:t>
            </w:r>
          </w:p>
        </w:tc>
        <w:tc>
          <w:tcPr>
            <w:tcW w:w="4830" w:type="dxa"/>
          </w:tcPr>
          <w:p w:rsidR="00970CAA" w:rsidRDefault="00970CAA" w:rsidP="00451CCF">
            <w:r>
              <w:rPr>
                <w:rFonts w:hAnsi="宋体" w:hint="eastAsia"/>
              </w:rPr>
              <w:t>网点</w:t>
            </w:r>
            <w:r>
              <w:rPr>
                <w:rFonts w:hAnsi="宋体"/>
              </w:rPr>
              <w:t>详情</w:t>
            </w:r>
          </w:p>
        </w:tc>
      </w:tr>
    </w:tbl>
    <w:p w:rsidR="00970CAA" w:rsidRDefault="00970CAA" w:rsidP="00970CAA"/>
    <w:p w:rsidR="00970CAA" w:rsidRDefault="00970CAA" w:rsidP="00970CAA">
      <w:r>
        <w:rPr>
          <w:rFonts w:hint="eastAsia"/>
        </w:rPr>
        <w:t>r</w:t>
      </w:r>
      <w:r>
        <w:t>esInfo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70CAA" w:rsidTr="00451CCF">
        <w:tc>
          <w:tcPr>
            <w:tcW w:w="1996" w:type="dxa"/>
            <w:shd w:val="clear" w:color="auto" w:fill="BFBFBF"/>
          </w:tcPr>
          <w:p w:rsidR="00970CAA" w:rsidRDefault="00970CAA" w:rsidP="00451CCF">
            <w:r>
              <w:t>Key</w:t>
            </w:r>
          </w:p>
        </w:tc>
        <w:tc>
          <w:tcPr>
            <w:tcW w:w="1696" w:type="dxa"/>
            <w:shd w:val="clear" w:color="auto" w:fill="BFBFBF"/>
          </w:tcPr>
          <w:p w:rsidR="00970CAA" w:rsidRDefault="00970CAA" w:rsidP="00451CCF">
            <w:r>
              <w:rPr>
                <w:rFonts w:hAnsi="宋体"/>
              </w:rPr>
              <w:t>类型</w:t>
            </w:r>
          </w:p>
        </w:tc>
        <w:tc>
          <w:tcPr>
            <w:tcW w:w="4830" w:type="dxa"/>
            <w:shd w:val="clear" w:color="auto" w:fill="BFBFBF"/>
          </w:tcPr>
          <w:p w:rsidR="00970CAA" w:rsidRDefault="00970CAA" w:rsidP="00451CCF">
            <w:r>
              <w:rPr>
                <w:rFonts w:hAnsi="宋体"/>
              </w:rPr>
              <w:t>注释</w:t>
            </w:r>
          </w:p>
        </w:tc>
      </w:tr>
      <w:tr w:rsidR="00970CAA" w:rsidTr="00451CCF">
        <w:tc>
          <w:tcPr>
            <w:tcW w:w="1996" w:type="dxa"/>
            <w:shd w:val="clear" w:color="auto" w:fill="F2F2F2"/>
          </w:tcPr>
          <w:p w:rsidR="00970CAA" w:rsidRDefault="00970CAA" w:rsidP="00451CCF">
            <w:r>
              <w:rPr>
                <w:rFonts w:hint="eastAsia"/>
              </w:rPr>
              <w:t>id</w:t>
            </w:r>
          </w:p>
        </w:tc>
        <w:tc>
          <w:tcPr>
            <w:tcW w:w="1696" w:type="dxa"/>
          </w:tcPr>
          <w:p w:rsidR="00970CAA" w:rsidRDefault="00970CAA" w:rsidP="00451CCF">
            <w:r>
              <w:rPr>
                <w:rFonts w:hint="eastAsia"/>
              </w:rPr>
              <w:t>int</w:t>
            </w:r>
          </w:p>
        </w:tc>
        <w:tc>
          <w:tcPr>
            <w:tcW w:w="4830" w:type="dxa"/>
          </w:tcPr>
          <w:p w:rsidR="00970CAA" w:rsidRDefault="00970CAA" w:rsidP="00451CCF">
            <w:pPr>
              <w:rPr>
                <w:rFonts w:hAnsi="宋体"/>
              </w:rPr>
            </w:pPr>
            <w:r>
              <w:rPr>
                <w:rFonts w:hAnsi="宋体" w:hint="eastAsia"/>
              </w:rPr>
              <w:t>id</w:t>
            </w:r>
          </w:p>
        </w:tc>
      </w:tr>
      <w:tr w:rsidR="00970CAA" w:rsidTr="00451CCF">
        <w:tc>
          <w:tcPr>
            <w:tcW w:w="1996" w:type="dxa"/>
            <w:shd w:val="clear" w:color="auto" w:fill="F2F2F2"/>
          </w:tcPr>
          <w:p w:rsidR="00970CAA" w:rsidRDefault="00970CAA" w:rsidP="00451CCF">
            <w:r>
              <w:rPr>
                <w:rFonts w:hint="eastAsia"/>
              </w:rPr>
              <w:t>yytName</w:t>
            </w:r>
          </w:p>
        </w:tc>
        <w:tc>
          <w:tcPr>
            <w:tcW w:w="1696" w:type="dxa"/>
          </w:tcPr>
          <w:p w:rsidR="00970CAA" w:rsidRDefault="00970CAA" w:rsidP="00451CCF">
            <w:r>
              <w:t>String</w:t>
            </w:r>
          </w:p>
        </w:tc>
        <w:tc>
          <w:tcPr>
            <w:tcW w:w="4830" w:type="dxa"/>
          </w:tcPr>
          <w:p w:rsidR="00970CAA" w:rsidRDefault="00970CAA" w:rsidP="00451CCF">
            <w:r>
              <w:rPr>
                <w:rFonts w:hAnsi="宋体" w:hint="eastAsia"/>
              </w:rPr>
              <w:t>网点名称</w:t>
            </w:r>
          </w:p>
        </w:tc>
      </w:tr>
      <w:tr w:rsidR="00970CAA" w:rsidTr="00451CCF">
        <w:tc>
          <w:tcPr>
            <w:tcW w:w="1996" w:type="dxa"/>
            <w:shd w:val="clear" w:color="auto" w:fill="F2F2F2"/>
          </w:tcPr>
          <w:p w:rsidR="00970CAA" w:rsidRDefault="00970CAA" w:rsidP="00451CCF">
            <w:r>
              <w:rPr>
                <w:rFonts w:hint="eastAsia"/>
              </w:rPr>
              <w:t>yytAddress</w:t>
            </w:r>
          </w:p>
        </w:tc>
        <w:tc>
          <w:tcPr>
            <w:tcW w:w="1696" w:type="dxa"/>
          </w:tcPr>
          <w:p w:rsidR="00970CAA" w:rsidRDefault="00970CAA" w:rsidP="00451CCF">
            <w:r>
              <w:t>String</w:t>
            </w:r>
          </w:p>
        </w:tc>
        <w:tc>
          <w:tcPr>
            <w:tcW w:w="4830" w:type="dxa"/>
          </w:tcPr>
          <w:p w:rsidR="00970CAA" w:rsidRDefault="00970CAA" w:rsidP="00451CCF">
            <w:r>
              <w:rPr>
                <w:rFonts w:hAnsi="宋体" w:hint="eastAsia"/>
              </w:rPr>
              <w:t>地址</w:t>
            </w:r>
          </w:p>
        </w:tc>
      </w:tr>
      <w:tr w:rsidR="00970CAA" w:rsidTr="00451CCF">
        <w:tc>
          <w:tcPr>
            <w:tcW w:w="1996" w:type="dxa"/>
            <w:shd w:val="clear" w:color="auto" w:fill="F2F2F2"/>
          </w:tcPr>
          <w:p w:rsidR="00970CAA" w:rsidRDefault="00970CAA" w:rsidP="00451CCF">
            <w:r>
              <w:rPr>
                <w:rFonts w:hint="eastAsia"/>
              </w:rPr>
              <w:lastRenderedPageBreak/>
              <w:t>yytTel</w:t>
            </w:r>
          </w:p>
        </w:tc>
        <w:tc>
          <w:tcPr>
            <w:tcW w:w="1696" w:type="dxa"/>
          </w:tcPr>
          <w:p w:rsidR="00970CAA" w:rsidRDefault="00970CAA" w:rsidP="00451CCF">
            <w:r>
              <w:t>String</w:t>
            </w:r>
          </w:p>
        </w:tc>
        <w:tc>
          <w:tcPr>
            <w:tcW w:w="4830" w:type="dxa"/>
          </w:tcPr>
          <w:p w:rsidR="00970CAA" w:rsidRDefault="00970CAA" w:rsidP="00451CCF">
            <w:r>
              <w:rPr>
                <w:rFonts w:hAnsi="宋体" w:hint="eastAsia"/>
              </w:rPr>
              <w:t>电话</w:t>
            </w:r>
          </w:p>
        </w:tc>
      </w:tr>
      <w:tr w:rsidR="00970CAA" w:rsidTr="00451CCF">
        <w:tc>
          <w:tcPr>
            <w:tcW w:w="1996" w:type="dxa"/>
            <w:shd w:val="clear" w:color="auto" w:fill="F2F2F2"/>
          </w:tcPr>
          <w:p w:rsidR="00970CAA" w:rsidRDefault="00970CAA" w:rsidP="00451CCF">
            <w:r>
              <w:rPr>
                <w:rFonts w:hint="eastAsia"/>
              </w:rPr>
              <w:t>yytLogo</w:t>
            </w:r>
          </w:p>
        </w:tc>
        <w:tc>
          <w:tcPr>
            <w:tcW w:w="1696" w:type="dxa"/>
          </w:tcPr>
          <w:p w:rsidR="00970CAA" w:rsidRDefault="00970CAA" w:rsidP="00451CCF">
            <w:r>
              <w:t>String</w:t>
            </w:r>
          </w:p>
        </w:tc>
        <w:tc>
          <w:tcPr>
            <w:tcW w:w="4830" w:type="dxa"/>
          </w:tcPr>
          <w:p w:rsidR="00970CAA" w:rsidRDefault="00970CAA" w:rsidP="00451CCF">
            <w:r>
              <w:rPr>
                <w:rFonts w:hAnsi="宋体" w:hint="eastAsia"/>
              </w:rPr>
              <w:t>网点图片</w:t>
            </w:r>
          </w:p>
        </w:tc>
      </w:tr>
      <w:tr w:rsidR="00970CAA" w:rsidTr="00451CCF">
        <w:tc>
          <w:tcPr>
            <w:tcW w:w="1996" w:type="dxa"/>
            <w:shd w:val="clear" w:color="auto" w:fill="F2F2F2"/>
          </w:tcPr>
          <w:p w:rsidR="00970CAA" w:rsidRDefault="00970CAA" w:rsidP="00451CCF">
            <w:r>
              <w:rPr>
                <w:rFonts w:hint="eastAsia"/>
              </w:rPr>
              <w:t>yytProvence</w:t>
            </w:r>
          </w:p>
        </w:tc>
        <w:tc>
          <w:tcPr>
            <w:tcW w:w="1696" w:type="dxa"/>
          </w:tcPr>
          <w:p w:rsidR="00970CAA" w:rsidRDefault="00970CAA" w:rsidP="00451CCF">
            <w:r>
              <w:t>String</w:t>
            </w:r>
          </w:p>
        </w:tc>
        <w:tc>
          <w:tcPr>
            <w:tcW w:w="4830" w:type="dxa"/>
          </w:tcPr>
          <w:p w:rsidR="00970CAA" w:rsidRDefault="00970CAA" w:rsidP="00451CCF">
            <w:r>
              <w:rPr>
                <w:rFonts w:hAnsi="宋体" w:hint="eastAsia"/>
              </w:rPr>
              <w:t>省</w:t>
            </w:r>
          </w:p>
        </w:tc>
      </w:tr>
      <w:tr w:rsidR="00970CAA" w:rsidTr="00451CCF">
        <w:tc>
          <w:tcPr>
            <w:tcW w:w="1996" w:type="dxa"/>
            <w:shd w:val="clear" w:color="auto" w:fill="F2F2F2"/>
          </w:tcPr>
          <w:p w:rsidR="00970CAA" w:rsidRDefault="00970CAA" w:rsidP="00451CCF">
            <w:r>
              <w:rPr>
                <w:rFonts w:hint="eastAsia"/>
              </w:rPr>
              <w:t>yytCity</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市</w:t>
            </w:r>
          </w:p>
        </w:tc>
      </w:tr>
      <w:tr w:rsidR="00970CAA" w:rsidTr="00451CCF">
        <w:tc>
          <w:tcPr>
            <w:tcW w:w="1996" w:type="dxa"/>
            <w:shd w:val="clear" w:color="auto" w:fill="F2F2F2"/>
          </w:tcPr>
          <w:p w:rsidR="00970CAA" w:rsidRDefault="00970CAA" w:rsidP="00451CCF">
            <w:r>
              <w:rPr>
                <w:rFonts w:hint="eastAsia"/>
              </w:rPr>
              <w:t>yytDistrict</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区</w:t>
            </w:r>
          </w:p>
        </w:tc>
      </w:tr>
      <w:tr w:rsidR="00970CAA" w:rsidTr="00451CCF">
        <w:tc>
          <w:tcPr>
            <w:tcW w:w="1996" w:type="dxa"/>
            <w:shd w:val="clear" w:color="auto" w:fill="F2F2F2"/>
          </w:tcPr>
          <w:p w:rsidR="00970CAA" w:rsidRPr="00655296" w:rsidRDefault="00970CAA" w:rsidP="00451CCF">
            <w:r w:rsidRPr="00655296">
              <w:rPr>
                <w:rFonts w:hint="eastAsia"/>
              </w:rPr>
              <w:t>listHoomeIco</w:t>
            </w:r>
          </w:p>
        </w:tc>
        <w:tc>
          <w:tcPr>
            <w:tcW w:w="1696" w:type="dxa"/>
          </w:tcPr>
          <w:p w:rsidR="00970CAA" w:rsidRPr="00655296" w:rsidRDefault="00970CAA" w:rsidP="00451CCF">
            <w:r w:rsidRPr="00655296">
              <w:rPr>
                <w:rFonts w:hint="eastAsia"/>
              </w:rPr>
              <w:t>List</w:t>
            </w:r>
          </w:p>
        </w:tc>
        <w:tc>
          <w:tcPr>
            <w:tcW w:w="4830" w:type="dxa"/>
          </w:tcPr>
          <w:p w:rsidR="00970CAA" w:rsidRPr="00655296" w:rsidRDefault="00970CAA" w:rsidP="00451CCF">
            <w:r w:rsidRPr="00655296">
              <w:rPr>
                <w:rFonts w:hint="eastAsia"/>
              </w:rPr>
              <w:t>小标签列表</w:t>
            </w:r>
          </w:p>
        </w:tc>
      </w:tr>
      <w:tr w:rsidR="00970CAA" w:rsidTr="00451CCF">
        <w:tc>
          <w:tcPr>
            <w:tcW w:w="1996" w:type="dxa"/>
            <w:shd w:val="clear" w:color="auto" w:fill="F2F2F2"/>
          </w:tcPr>
          <w:p w:rsidR="00970CAA" w:rsidRDefault="00970CAA" w:rsidP="00451CCF">
            <w:r>
              <w:rPr>
                <w:rFonts w:hint="eastAsia"/>
              </w:rPr>
              <w:t>layoutOfPage</w:t>
            </w:r>
          </w:p>
        </w:tc>
        <w:tc>
          <w:tcPr>
            <w:tcW w:w="1696" w:type="dxa"/>
          </w:tcPr>
          <w:p w:rsidR="00970CAA" w:rsidRDefault="00970CAA" w:rsidP="00451CCF">
            <w:r>
              <w:rPr>
                <w:rFonts w:hint="eastAsia"/>
              </w:rPr>
              <w:t>int</w:t>
            </w:r>
          </w:p>
        </w:tc>
        <w:tc>
          <w:tcPr>
            <w:tcW w:w="4830" w:type="dxa"/>
          </w:tcPr>
          <w:p w:rsidR="00970CAA" w:rsidRDefault="00970CAA" w:rsidP="00451CCF">
            <w:pPr>
              <w:rPr>
                <w:rFonts w:hAnsi="宋体"/>
              </w:rPr>
            </w:pPr>
            <w:r>
              <w:rPr>
                <w:rFonts w:hAnsi="宋体" w:hint="eastAsia"/>
              </w:rPr>
              <w:t>页面布局方式</w:t>
            </w:r>
          </w:p>
          <w:p w:rsidR="00970CAA" w:rsidRDefault="00970CAA" w:rsidP="00451CCF">
            <w:pPr>
              <w:rPr>
                <w:rFonts w:hAnsi="宋体"/>
              </w:rPr>
            </w:pPr>
            <w:r>
              <w:rPr>
                <w:rFonts w:hint="eastAsia"/>
              </w:rPr>
              <w:t>页面布局：</w:t>
            </w:r>
            <w:r>
              <w:rPr>
                <w:rFonts w:hint="eastAsia"/>
              </w:rPr>
              <w:t>1</w:t>
            </w:r>
            <w:r>
              <w:rPr>
                <w:rFonts w:hint="eastAsia"/>
              </w:rPr>
              <w:t>，营业厅；</w:t>
            </w:r>
            <w:r>
              <w:rPr>
                <w:rFonts w:hint="eastAsia"/>
              </w:rPr>
              <w:t>2</w:t>
            </w:r>
            <w:r>
              <w:rPr>
                <w:rFonts w:hint="eastAsia"/>
              </w:rPr>
              <w:t>，</w:t>
            </w:r>
            <w:r>
              <w:rPr>
                <w:rFonts w:hint="eastAsia"/>
              </w:rPr>
              <w:t>vip</w:t>
            </w:r>
            <w:r>
              <w:rPr>
                <w:rFonts w:hint="eastAsia"/>
              </w:rPr>
              <w:t>贵宾厅；</w:t>
            </w:r>
            <w:r>
              <w:rPr>
                <w:rFonts w:hint="eastAsia"/>
              </w:rPr>
              <w:t>3</w:t>
            </w:r>
            <w:r>
              <w:rPr>
                <w:rFonts w:hint="eastAsia"/>
              </w:rPr>
              <w:t>，</w:t>
            </w:r>
            <w:r>
              <w:rPr>
                <w:rFonts w:hint="eastAsia"/>
              </w:rPr>
              <w:t>wifi</w:t>
            </w:r>
            <w:r>
              <w:rPr>
                <w:rFonts w:hint="eastAsia"/>
              </w:rPr>
              <w:t>；</w:t>
            </w:r>
            <w:r>
              <w:rPr>
                <w:rFonts w:hint="eastAsia"/>
              </w:rPr>
              <w:t>4</w:t>
            </w:r>
            <w:r>
              <w:rPr>
                <w:rFonts w:hint="eastAsia"/>
              </w:rPr>
              <w:t>：手机维修点；</w:t>
            </w:r>
            <w:r>
              <w:rPr>
                <w:rFonts w:hint="eastAsia"/>
              </w:rPr>
              <w:t>0</w:t>
            </w:r>
            <w:r>
              <w:rPr>
                <w:rFonts w:hint="eastAsia"/>
              </w:rPr>
              <w:t>，默认</w:t>
            </w:r>
          </w:p>
        </w:tc>
      </w:tr>
      <w:tr w:rsidR="00970CAA" w:rsidTr="00451CCF">
        <w:tc>
          <w:tcPr>
            <w:tcW w:w="1996" w:type="dxa"/>
            <w:shd w:val="clear" w:color="auto" w:fill="F2F2F2"/>
          </w:tcPr>
          <w:p w:rsidR="00970CAA" w:rsidRPr="00950168" w:rsidRDefault="00970CAA" w:rsidP="00451CCF">
            <w:r w:rsidRPr="00950168">
              <w:rPr>
                <w:rFonts w:hint="eastAsia"/>
              </w:rPr>
              <w:t>serviceobj</w:t>
            </w:r>
          </w:p>
        </w:tc>
        <w:tc>
          <w:tcPr>
            <w:tcW w:w="1696" w:type="dxa"/>
          </w:tcPr>
          <w:p w:rsidR="00970CAA" w:rsidRPr="00950168" w:rsidRDefault="00970CAA" w:rsidP="00451CCF">
            <w:r w:rsidRPr="00950168">
              <w:rPr>
                <w:rFonts w:hint="eastAsia"/>
              </w:rPr>
              <w:t>String</w:t>
            </w:r>
          </w:p>
        </w:tc>
        <w:tc>
          <w:tcPr>
            <w:tcW w:w="4830" w:type="dxa"/>
          </w:tcPr>
          <w:p w:rsidR="00970CAA" w:rsidRPr="00950168" w:rsidRDefault="00970CAA" w:rsidP="00451CCF">
            <w:r w:rsidRPr="00950168">
              <w:rPr>
                <w:rFonts w:hint="eastAsia"/>
              </w:rPr>
              <w:t>服务对象</w:t>
            </w:r>
          </w:p>
        </w:tc>
      </w:tr>
      <w:tr w:rsidR="00970CAA" w:rsidTr="00451CCF">
        <w:tc>
          <w:tcPr>
            <w:tcW w:w="1996" w:type="dxa"/>
            <w:shd w:val="clear" w:color="auto" w:fill="F2F2F2"/>
          </w:tcPr>
          <w:p w:rsidR="00970CAA" w:rsidRPr="00950168" w:rsidRDefault="00970CAA" w:rsidP="00451CCF">
            <w:r w:rsidRPr="00950168">
              <w:rPr>
                <w:rFonts w:hint="eastAsia"/>
              </w:rPr>
              <w:t>servicepro</w:t>
            </w:r>
          </w:p>
        </w:tc>
        <w:tc>
          <w:tcPr>
            <w:tcW w:w="1696" w:type="dxa"/>
          </w:tcPr>
          <w:p w:rsidR="00970CAA" w:rsidRPr="00950168" w:rsidRDefault="00970CAA" w:rsidP="00451CCF">
            <w:r w:rsidRPr="00950168">
              <w:rPr>
                <w:rFonts w:hint="eastAsia"/>
              </w:rPr>
              <w:t>String</w:t>
            </w:r>
          </w:p>
        </w:tc>
        <w:tc>
          <w:tcPr>
            <w:tcW w:w="4830" w:type="dxa"/>
          </w:tcPr>
          <w:p w:rsidR="00970CAA" w:rsidRPr="00950168" w:rsidRDefault="00970CAA" w:rsidP="00451CCF">
            <w:r w:rsidRPr="00950168">
              <w:rPr>
                <w:rFonts w:hint="eastAsia"/>
              </w:rPr>
              <w:t>服务对象</w:t>
            </w:r>
          </w:p>
        </w:tc>
      </w:tr>
      <w:tr w:rsidR="00970CAA" w:rsidTr="00451CCF">
        <w:tc>
          <w:tcPr>
            <w:tcW w:w="1996" w:type="dxa"/>
            <w:shd w:val="clear" w:color="auto" w:fill="F2F2F2"/>
          </w:tcPr>
          <w:p w:rsidR="00970CAA" w:rsidRDefault="00970CAA" w:rsidP="00451CCF">
            <w:r>
              <w:rPr>
                <w:rFonts w:hint="eastAsia"/>
              </w:rPr>
              <w:t>wapUrl</w:t>
            </w:r>
          </w:p>
        </w:tc>
        <w:tc>
          <w:tcPr>
            <w:tcW w:w="1696" w:type="dxa"/>
          </w:tcPr>
          <w:p w:rsidR="00970CAA" w:rsidRDefault="00970CAA" w:rsidP="00451CCF">
            <w:r>
              <w:rPr>
                <w:rFonts w:hint="eastAsia"/>
              </w:rPr>
              <w:t>String</w:t>
            </w:r>
          </w:p>
        </w:tc>
        <w:tc>
          <w:tcPr>
            <w:tcW w:w="4830" w:type="dxa"/>
          </w:tcPr>
          <w:p w:rsidR="00970CAA" w:rsidRDefault="00970CAA" w:rsidP="00451CCF">
            <w:r>
              <w:rPr>
                <w:rFonts w:hint="eastAsia"/>
              </w:rPr>
              <w:t>当以</w:t>
            </w:r>
            <w:r>
              <w:rPr>
                <w:rFonts w:hint="eastAsia"/>
              </w:rPr>
              <w:t>HTML</w:t>
            </w:r>
            <w:r>
              <w:rPr>
                <w:rFonts w:hint="eastAsia"/>
              </w:rPr>
              <w:t>显示的时候，此链接是地址</w:t>
            </w:r>
          </w:p>
        </w:tc>
      </w:tr>
      <w:tr w:rsidR="00C21FD6" w:rsidRPr="001F5103" w:rsidTr="00C21FD6">
        <w:tc>
          <w:tcPr>
            <w:tcW w:w="1996" w:type="dxa"/>
            <w:tcBorders>
              <w:top w:val="single" w:sz="6" w:space="0" w:color="auto"/>
              <w:left w:val="single" w:sz="6" w:space="0" w:color="auto"/>
              <w:bottom w:val="single" w:sz="6" w:space="0" w:color="auto"/>
              <w:right w:val="single" w:sz="6" w:space="0" w:color="auto"/>
            </w:tcBorders>
            <w:shd w:val="clear" w:color="auto" w:fill="F2F2F2"/>
          </w:tcPr>
          <w:p w:rsidR="00C21FD6" w:rsidRPr="0045150E" w:rsidRDefault="00C21FD6" w:rsidP="00B41790">
            <w:r w:rsidRPr="0045150E">
              <w:t>weshopUrl</w:t>
            </w:r>
          </w:p>
        </w:tc>
        <w:tc>
          <w:tcPr>
            <w:tcW w:w="1696" w:type="dxa"/>
            <w:tcBorders>
              <w:top w:val="single" w:sz="6" w:space="0" w:color="auto"/>
              <w:left w:val="single" w:sz="6" w:space="0" w:color="auto"/>
              <w:bottom w:val="single" w:sz="6" w:space="0" w:color="auto"/>
              <w:right w:val="single" w:sz="6" w:space="0" w:color="auto"/>
            </w:tcBorders>
          </w:tcPr>
          <w:p w:rsidR="00C21FD6" w:rsidRPr="0045150E" w:rsidRDefault="00C21FD6" w:rsidP="00B41790">
            <w:r w:rsidRPr="0045150E">
              <w:rPr>
                <w:rFonts w:hint="eastAsia"/>
              </w:rPr>
              <w:t>String</w:t>
            </w:r>
          </w:p>
        </w:tc>
        <w:tc>
          <w:tcPr>
            <w:tcW w:w="4830" w:type="dxa"/>
            <w:tcBorders>
              <w:top w:val="single" w:sz="6" w:space="0" w:color="auto"/>
              <w:left w:val="single" w:sz="6" w:space="0" w:color="auto"/>
              <w:bottom w:val="single" w:sz="6" w:space="0" w:color="auto"/>
              <w:right w:val="single" w:sz="6" w:space="0" w:color="auto"/>
            </w:tcBorders>
          </w:tcPr>
          <w:p w:rsidR="00C21FD6" w:rsidRPr="0045150E" w:rsidRDefault="00C21FD6" w:rsidP="00B41790">
            <w:r w:rsidRPr="0045150E">
              <w:rPr>
                <w:rFonts w:hint="eastAsia"/>
              </w:rPr>
              <w:t>微店首页跳转</w:t>
            </w:r>
            <w:r w:rsidRPr="0045150E">
              <w:t>链接</w:t>
            </w:r>
          </w:p>
        </w:tc>
      </w:tr>
      <w:tr w:rsidR="00C21FD6" w:rsidRPr="001F5103" w:rsidTr="00C21FD6">
        <w:tc>
          <w:tcPr>
            <w:tcW w:w="1996" w:type="dxa"/>
            <w:tcBorders>
              <w:top w:val="single" w:sz="6" w:space="0" w:color="auto"/>
              <w:left w:val="single" w:sz="6" w:space="0" w:color="auto"/>
              <w:bottom w:val="single" w:sz="6" w:space="0" w:color="auto"/>
              <w:right w:val="single" w:sz="6" w:space="0" w:color="auto"/>
            </w:tcBorders>
            <w:shd w:val="clear" w:color="auto" w:fill="F2F2F2"/>
          </w:tcPr>
          <w:p w:rsidR="00C21FD6" w:rsidRPr="0045150E" w:rsidRDefault="00C21FD6" w:rsidP="00B41790">
            <w:r w:rsidRPr="0045150E">
              <w:t>weshopId</w:t>
            </w:r>
          </w:p>
        </w:tc>
        <w:tc>
          <w:tcPr>
            <w:tcW w:w="1696" w:type="dxa"/>
            <w:tcBorders>
              <w:top w:val="single" w:sz="6" w:space="0" w:color="auto"/>
              <w:left w:val="single" w:sz="6" w:space="0" w:color="auto"/>
              <w:bottom w:val="single" w:sz="6" w:space="0" w:color="auto"/>
              <w:right w:val="single" w:sz="6" w:space="0" w:color="auto"/>
            </w:tcBorders>
          </w:tcPr>
          <w:p w:rsidR="00C21FD6" w:rsidRPr="0045150E" w:rsidRDefault="00C21FD6" w:rsidP="00B41790">
            <w:r w:rsidRPr="0045150E">
              <w:rPr>
                <w:rFonts w:hint="eastAsia"/>
              </w:rPr>
              <w:t>int</w:t>
            </w:r>
          </w:p>
        </w:tc>
        <w:tc>
          <w:tcPr>
            <w:tcW w:w="4830" w:type="dxa"/>
            <w:tcBorders>
              <w:top w:val="single" w:sz="6" w:space="0" w:color="auto"/>
              <w:left w:val="single" w:sz="6" w:space="0" w:color="auto"/>
              <w:bottom w:val="single" w:sz="6" w:space="0" w:color="auto"/>
              <w:right w:val="single" w:sz="6" w:space="0" w:color="auto"/>
            </w:tcBorders>
          </w:tcPr>
          <w:p w:rsidR="00C21FD6" w:rsidRPr="0045150E" w:rsidRDefault="00C21FD6" w:rsidP="00B41790">
            <w:r w:rsidRPr="0045150E">
              <w:rPr>
                <w:rFonts w:hint="eastAsia"/>
              </w:rPr>
              <w:t>微店</w:t>
            </w:r>
            <w:r w:rsidRPr="0045150E">
              <w:rPr>
                <w:rFonts w:hint="eastAsia"/>
              </w:rPr>
              <w:t>ID</w:t>
            </w:r>
          </w:p>
        </w:tc>
      </w:tr>
      <w:tr w:rsidR="00C21FD6" w:rsidRPr="001F5103" w:rsidTr="00C21FD6">
        <w:tc>
          <w:tcPr>
            <w:tcW w:w="1996" w:type="dxa"/>
            <w:tcBorders>
              <w:top w:val="single" w:sz="6" w:space="0" w:color="auto"/>
              <w:left w:val="single" w:sz="6" w:space="0" w:color="auto"/>
              <w:bottom w:val="single" w:sz="6" w:space="0" w:color="auto"/>
              <w:right w:val="single" w:sz="6" w:space="0" w:color="auto"/>
            </w:tcBorders>
            <w:shd w:val="clear" w:color="auto" w:fill="F2F2F2"/>
          </w:tcPr>
          <w:p w:rsidR="00C21FD6" w:rsidRPr="0045150E" w:rsidRDefault="00C21FD6" w:rsidP="00B41790">
            <w:r w:rsidRPr="0045150E">
              <w:t>weshopNoticeList</w:t>
            </w:r>
          </w:p>
        </w:tc>
        <w:tc>
          <w:tcPr>
            <w:tcW w:w="1696" w:type="dxa"/>
            <w:tcBorders>
              <w:top w:val="single" w:sz="6" w:space="0" w:color="auto"/>
              <w:left w:val="single" w:sz="6" w:space="0" w:color="auto"/>
              <w:bottom w:val="single" w:sz="6" w:space="0" w:color="auto"/>
              <w:right w:val="single" w:sz="6" w:space="0" w:color="auto"/>
            </w:tcBorders>
          </w:tcPr>
          <w:p w:rsidR="00C21FD6" w:rsidRPr="0045150E" w:rsidRDefault="00C21FD6" w:rsidP="00B41790">
            <w:r w:rsidRPr="0045150E">
              <w:rPr>
                <w:rFonts w:hint="eastAsia"/>
              </w:rPr>
              <w:t>List</w:t>
            </w:r>
          </w:p>
        </w:tc>
        <w:tc>
          <w:tcPr>
            <w:tcW w:w="4830" w:type="dxa"/>
            <w:tcBorders>
              <w:top w:val="single" w:sz="6" w:space="0" w:color="auto"/>
              <w:left w:val="single" w:sz="6" w:space="0" w:color="auto"/>
              <w:bottom w:val="single" w:sz="6" w:space="0" w:color="auto"/>
              <w:right w:val="single" w:sz="6" w:space="0" w:color="auto"/>
            </w:tcBorders>
          </w:tcPr>
          <w:p w:rsidR="00C21FD6" w:rsidRPr="0045150E" w:rsidRDefault="00C21FD6" w:rsidP="00B41790">
            <w:r w:rsidRPr="0045150E">
              <w:rPr>
                <w:rFonts w:hint="eastAsia"/>
              </w:rPr>
              <w:t>微店</w:t>
            </w:r>
            <w:r w:rsidRPr="0045150E">
              <w:t>公告列表</w:t>
            </w:r>
            <w:r w:rsidRPr="0045150E">
              <w:rPr>
                <w:rFonts w:hint="eastAsia"/>
              </w:rPr>
              <w:t>(</w:t>
            </w:r>
            <w:r w:rsidRPr="0045150E">
              <w:rPr>
                <w:rFonts w:hint="eastAsia"/>
              </w:rPr>
              <w:t>最多三条</w:t>
            </w:r>
            <w:r w:rsidRPr="0045150E">
              <w:t>数据</w:t>
            </w:r>
            <w:r w:rsidRPr="0045150E">
              <w:rPr>
                <w:rFonts w:hint="eastAsia"/>
              </w:rPr>
              <w:t>)</w:t>
            </w:r>
            <w:r w:rsidRPr="0045150E">
              <w:rPr>
                <w:rFonts w:hint="eastAsia"/>
              </w:rPr>
              <w:t>，按排序值从小到大排序</w:t>
            </w:r>
          </w:p>
        </w:tc>
      </w:tr>
      <w:tr w:rsidR="00950168" w:rsidRPr="001F5103" w:rsidTr="00C21FD6">
        <w:tc>
          <w:tcPr>
            <w:tcW w:w="1996" w:type="dxa"/>
            <w:tcBorders>
              <w:top w:val="single" w:sz="6" w:space="0" w:color="auto"/>
              <w:left w:val="single" w:sz="6" w:space="0" w:color="auto"/>
              <w:bottom w:val="single" w:sz="6" w:space="0" w:color="auto"/>
              <w:right w:val="single" w:sz="6" w:space="0" w:color="auto"/>
            </w:tcBorders>
            <w:shd w:val="clear" w:color="auto" w:fill="F2F2F2"/>
          </w:tcPr>
          <w:p w:rsidR="00950168" w:rsidRPr="00761D53" w:rsidRDefault="00950168" w:rsidP="00950168">
            <w:pPr>
              <w:rPr>
                <w:rFonts w:ascii="宋体" w:hAnsi="宋体"/>
                <w:szCs w:val="21"/>
                <w:highlight w:val="yellow"/>
              </w:rPr>
            </w:pPr>
            <w:r w:rsidRPr="00797857">
              <w:rPr>
                <w:rFonts w:ascii="宋体" w:hAnsi="宋体"/>
                <w:szCs w:val="21"/>
                <w:highlight w:val="yellow"/>
              </w:rPr>
              <w:t>yytScore</w:t>
            </w:r>
          </w:p>
        </w:tc>
        <w:tc>
          <w:tcPr>
            <w:tcW w:w="1696" w:type="dxa"/>
            <w:tcBorders>
              <w:top w:val="single" w:sz="6" w:space="0" w:color="auto"/>
              <w:left w:val="single" w:sz="6" w:space="0" w:color="auto"/>
              <w:bottom w:val="single" w:sz="6" w:space="0" w:color="auto"/>
              <w:right w:val="single" w:sz="6" w:space="0" w:color="auto"/>
            </w:tcBorders>
          </w:tcPr>
          <w:p w:rsidR="00950168" w:rsidRPr="00761D53" w:rsidRDefault="00950168" w:rsidP="00950168">
            <w:pPr>
              <w:rPr>
                <w:rFonts w:ascii="宋体" w:hAnsi="宋体"/>
                <w:szCs w:val="21"/>
                <w:highlight w:val="yellow"/>
              </w:rPr>
            </w:pPr>
            <w:r w:rsidRPr="00761D53">
              <w:rPr>
                <w:rFonts w:ascii="宋体" w:hAnsi="宋体" w:hint="eastAsia"/>
                <w:szCs w:val="21"/>
                <w:highlight w:val="yellow"/>
              </w:rPr>
              <w:t>S</w:t>
            </w:r>
            <w:r w:rsidRPr="00761D53">
              <w:rPr>
                <w:rFonts w:ascii="宋体" w:hAnsi="宋体"/>
                <w:szCs w:val="21"/>
                <w:highlight w:val="yellow"/>
              </w:rPr>
              <w:t>tring</w:t>
            </w:r>
          </w:p>
        </w:tc>
        <w:tc>
          <w:tcPr>
            <w:tcW w:w="4830" w:type="dxa"/>
            <w:tcBorders>
              <w:top w:val="single" w:sz="6" w:space="0" w:color="auto"/>
              <w:left w:val="single" w:sz="6" w:space="0" w:color="auto"/>
              <w:bottom w:val="single" w:sz="6" w:space="0" w:color="auto"/>
              <w:right w:val="single" w:sz="6" w:space="0" w:color="auto"/>
            </w:tcBorders>
          </w:tcPr>
          <w:p w:rsidR="00950168" w:rsidRPr="00761D53" w:rsidRDefault="00950168" w:rsidP="00950168">
            <w:pPr>
              <w:rPr>
                <w:rFonts w:ascii="宋体" w:hAnsi="宋体"/>
                <w:szCs w:val="21"/>
                <w:highlight w:val="yellow"/>
              </w:rPr>
            </w:pPr>
            <w:r w:rsidRPr="00761D53">
              <w:rPr>
                <w:rFonts w:ascii="宋体" w:hAnsi="宋体" w:hint="eastAsia"/>
                <w:szCs w:val="21"/>
                <w:highlight w:val="yellow"/>
              </w:rPr>
              <w:t>营业厅</w:t>
            </w:r>
            <w:r w:rsidRPr="00761D53">
              <w:rPr>
                <w:rFonts w:ascii="宋体" w:hAnsi="宋体"/>
                <w:szCs w:val="21"/>
                <w:highlight w:val="yellow"/>
              </w:rPr>
              <w:t>星级</w:t>
            </w:r>
          </w:p>
        </w:tc>
      </w:tr>
    </w:tbl>
    <w:p w:rsidR="00C21FD6" w:rsidRPr="00C21FD6" w:rsidRDefault="00C21FD6" w:rsidP="00970CAA"/>
    <w:p w:rsidR="00970CAA" w:rsidRDefault="00970CAA" w:rsidP="00970CAA">
      <w:r>
        <w:rPr>
          <w:rFonts w:hint="eastAsia"/>
        </w:rPr>
        <w:t>listHoomeIco</w:t>
      </w:r>
      <w:r>
        <w:t>是一个</w:t>
      </w:r>
      <w:r>
        <w:t>List</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970CAA" w:rsidTr="00451CCF">
        <w:tc>
          <w:tcPr>
            <w:tcW w:w="1919" w:type="dxa"/>
            <w:shd w:val="clear" w:color="auto" w:fill="BFBFBF"/>
          </w:tcPr>
          <w:p w:rsidR="00970CAA" w:rsidRDefault="00970CAA" w:rsidP="00451CCF">
            <w:pPr>
              <w:rPr>
                <w:b/>
              </w:rPr>
            </w:pPr>
            <w:r>
              <w:rPr>
                <w:b/>
              </w:rPr>
              <w:t>Key</w:t>
            </w:r>
          </w:p>
        </w:tc>
        <w:tc>
          <w:tcPr>
            <w:tcW w:w="1589" w:type="dxa"/>
            <w:shd w:val="clear" w:color="auto" w:fill="BFBFBF"/>
          </w:tcPr>
          <w:p w:rsidR="00970CAA" w:rsidRDefault="00970CAA" w:rsidP="00451CCF">
            <w:pPr>
              <w:rPr>
                <w:b/>
              </w:rPr>
            </w:pPr>
            <w:r>
              <w:rPr>
                <w:b/>
              </w:rPr>
              <w:t>类型</w:t>
            </w:r>
          </w:p>
        </w:tc>
        <w:tc>
          <w:tcPr>
            <w:tcW w:w="4821" w:type="dxa"/>
            <w:shd w:val="clear" w:color="auto" w:fill="BFBFBF"/>
          </w:tcPr>
          <w:p w:rsidR="00970CAA" w:rsidRDefault="00970CAA" w:rsidP="00451CCF">
            <w:pPr>
              <w:rPr>
                <w:b/>
              </w:rPr>
            </w:pPr>
            <w:r>
              <w:rPr>
                <w:b/>
              </w:rPr>
              <w:t>注释</w:t>
            </w:r>
          </w:p>
        </w:tc>
      </w:tr>
      <w:tr w:rsidR="00970CAA" w:rsidTr="00451CCF">
        <w:tc>
          <w:tcPr>
            <w:tcW w:w="1919" w:type="dxa"/>
            <w:shd w:val="clear" w:color="auto" w:fill="F2F2F2"/>
          </w:tcPr>
          <w:p w:rsidR="00970CAA" w:rsidRPr="00655296" w:rsidRDefault="00970CAA" w:rsidP="00451CCF">
            <w:r w:rsidRPr="00655296">
              <w:t>id</w:t>
            </w:r>
          </w:p>
        </w:tc>
        <w:tc>
          <w:tcPr>
            <w:tcW w:w="1589" w:type="dxa"/>
          </w:tcPr>
          <w:p w:rsidR="00970CAA" w:rsidRPr="00655296" w:rsidRDefault="00970CAA" w:rsidP="00451CCF">
            <w:r w:rsidRPr="00655296">
              <w:t>I</w:t>
            </w:r>
            <w:r w:rsidRPr="00655296">
              <w:rPr>
                <w:rFonts w:hint="eastAsia"/>
              </w:rPr>
              <w:t>d</w:t>
            </w:r>
          </w:p>
        </w:tc>
        <w:tc>
          <w:tcPr>
            <w:tcW w:w="4821" w:type="dxa"/>
          </w:tcPr>
          <w:p w:rsidR="00970CAA" w:rsidRPr="00655296" w:rsidRDefault="00970CAA" w:rsidP="00451CCF">
            <w:r w:rsidRPr="00655296">
              <w:t>I</w:t>
            </w:r>
            <w:r w:rsidRPr="00655296">
              <w:rPr>
                <w:rFonts w:hint="eastAsia"/>
              </w:rPr>
              <w:t>d</w:t>
            </w:r>
          </w:p>
        </w:tc>
      </w:tr>
      <w:tr w:rsidR="00970CAA" w:rsidTr="00451CCF">
        <w:tc>
          <w:tcPr>
            <w:tcW w:w="1919" w:type="dxa"/>
            <w:shd w:val="clear" w:color="auto" w:fill="F2F2F2"/>
          </w:tcPr>
          <w:p w:rsidR="00970CAA" w:rsidRPr="00655296" w:rsidRDefault="00970CAA" w:rsidP="00451CCF">
            <w:r w:rsidRPr="00655296">
              <w:t>title</w:t>
            </w:r>
          </w:p>
        </w:tc>
        <w:tc>
          <w:tcPr>
            <w:tcW w:w="1589" w:type="dxa"/>
          </w:tcPr>
          <w:p w:rsidR="00970CAA" w:rsidRPr="00655296" w:rsidRDefault="00970CAA" w:rsidP="00451CCF">
            <w:r w:rsidRPr="00655296">
              <w:rPr>
                <w:rFonts w:hint="eastAsia"/>
              </w:rPr>
              <w:t>String</w:t>
            </w:r>
          </w:p>
        </w:tc>
        <w:tc>
          <w:tcPr>
            <w:tcW w:w="4821" w:type="dxa"/>
          </w:tcPr>
          <w:p w:rsidR="00970CAA" w:rsidRPr="00655296" w:rsidRDefault="00970CAA" w:rsidP="00451CCF">
            <w:r w:rsidRPr="00655296">
              <w:rPr>
                <w:rFonts w:hint="eastAsia"/>
              </w:rPr>
              <w:t>名称</w:t>
            </w:r>
          </w:p>
        </w:tc>
      </w:tr>
      <w:tr w:rsidR="00970CAA" w:rsidTr="00451CCF">
        <w:tc>
          <w:tcPr>
            <w:tcW w:w="1919" w:type="dxa"/>
            <w:shd w:val="clear" w:color="auto" w:fill="F2F2F2"/>
          </w:tcPr>
          <w:p w:rsidR="00970CAA" w:rsidRPr="00655296" w:rsidRDefault="00970CAA" w:rsidP="00451CCF">
            <w:r w:rsidRPr="00655296">
              <w:t>url</w:t>
            </w:r>
          </w:p>
        </w:tc>
        <w:tc>
          <w:tcPr>
            <w:tcW w:w="1589" w:type="dxa"/>
          </w:tcPr>
          <w:p w:rsidR="00970CAA" w:rsidRPr="00655296" w:rsidRDefault="00970CAA" w:rsidP="00451CCF">
            <w:r w:rsidRPr="00655296">
              <w:rPr>
                <w:rFonts w:hint="eastAsia"/>
              </w:rPr>
              <w:t>String</w:t>
            </w:r>
          </w:p>
        </w:tc>
        <w:tc>
          <w:tcPr>
            <w:tcW w:w="4821" w:type="dxa"/>
          </w:tcPr>
          <w:p w:rsidR="00970CAA" w:rsidRPr="00655296" w:rsidRDefault="00970CAA" w:rsidP="00451CCF">
            <w:r w:rsidRPr="00655296">
              <w:rPr>
                <w:rFonts w:hint="eastAsia"/>
              </w:rPr>
              <w:t>图片地址</w:t>
            </w:r>
          </w:p>
        </w:tc>
      </w:tr>
      <w:tr w:rsidR="00EB7F28" w:rsidTr="00451CCF">
        <w:tc>
          <w:tcPr>
            <w:tcW w:w="1919" w:type="dxa"/>
            <w:shd w:val="clear" w:color="auto" w:fill="F2F2F2"/>
          </w:tcPr>
          <w:p w:rsidR="00EB7F28" w:rsidRPr="00064E45" w:rsidRDefault="00EB7F28" w:rsidP="00B41790">
            <w:r w:rsidRPr="00064E45">
              <w:t>happygo_imgurl</w:t>
            </w:r>
          </w:p>
        </w:tc>
        <w:tc>
          <w:tcPr>
            <w:tcW w:w="1589" w:type="dxa"/>
          </w:tcPr>
          <w:p w:rsidR="00EB7F28" w:rsidRPr="00064E45" w:rsidRDefault="00EB7F28" w:rsidP="00B41790">
            <w:r w:rsidRPr="00064E45">
              <w:rPr>
                <w:rFonts w:hint="eastAsia"/>
              </w:rPr>
              <w:t>String</w:t>
            </w:r>
          </w:p>
        </w:tc>
        <w:tc>
          <w:tcPr>
            <w:tcW w:w="4821" w:type="dxa"/>
          </w:tcPr>
          <w:p w:rsidR="00EB7F28" w:rsidRPr="00064E45" w:rsidRDefault="00EB7F28" w:rsidP="00B41790">
            <w:r w:rsidRPr="00064E45">
              <w:rPr>
                <w:rFonts w:hint="eastAsia"/>
              </w:rPr>
              <w:t>欢</w:t>
            </w:r>
            <w:r w:rsidRPr="00064E45">
              <w:rPr>
                <w:rFonts w:hint="eastAsia"/>
              </w:rPr>
              <w:t>go</w:t>
            </w:r>
            <w:r w:rsidRPr="00064E45">
              <w:rPr>
                <w:rFonts w:hint="eastAsia"/>
              </w:rPr>
              <w:t>下小标签的地址</w:t>
            </w:r>
          </w:p>
        </w:tc>
      </w:tr>
      <w:tr w:rsidR="00EB7F28" w:rsidTr="00451CCF">
        <w:tc>
          <w:tcPr>
            <w:tcW w:w="1919" w:type="dxa"/>
            <w:shd w:val="clear" w:color="auto" w:fill="F2F2F2"/>
          </w:tcPr>
          <w:p w:rsidR="00EB7F28" w:rsidRPr="00655296" w:rsidRDefault="00EB7F28" w:rsidP="00451CCF">
            <w:r w:rsidRPr="00655296">
              <w:t>summary</w:t>
            </w:r>
          </w:p>
        </w:tc>
        <w:tc>
          <w:tcPr>
            <w:tcW w:w="1589" w:type="dxa"/>
          </w:tcPr>
          <w:p w:rsidR="00EB7F28" w:rsidRPr="00655296" w:rsidRDefault="00EB7F28" w:rsidP="00451CCF">
            <w:r w:rsidRPr="00655296">
              <w:rPr>
                <w:rFonts w:hint="eastAsia"/>
              </w:rPr>
              <w:t>String</w:t>
            </w:r>
          </w:p>
        </w:tc>
        <w:tc>
          <w:tcPr>
            <w:tcW w:w="4821" w:type="dxa"/>
          </w:tcPr>
          <w:p w:rsidR="00EB7F28" w:rsidRPr="00655296" w:rsidRDefault="00EB7F28" w:rsidP="00451CCF">
            <w:r w:rsidRPr="00655296">
              <w:rPr>
                <w:rFonts w:hint="eastAsia"/>
              </w:rPr>
              <w:t>描述</w:t>
            </w:r>
          </w:p>
        </w:tc>
      </w:tr>
      <w:tr w:rsidR="00EB7F28" w:rsidTr="00451CCF">
        <w:tc>
          <w:tcPr>
            <w:tcW w:w="1919" w:type="dxa"/>
            <w:shd w:val="clear" w:color="auto" w:fill="F2F2F2"/>
          </w:tcPr>
          <w:p w:rsidR="00EB7F28" w:rsidRPr="00655296" w:rsidRDefault="00EB7F28" w:rsidP="00451CCF">
            <w:r w:rsidRPr="00655296">
              <w:t>contentinfo</w:t>
            </w:r>
          </w:p>
        </w:tc>
        <w:tc>
          <w:tcPr>
            <w:tcW w:w="1589" w:type="dxa"/>
          </w:tcPr>
          <w:p w:rsidR="00EB7F28" w:rsidRPr="00655296" w:rsidRDefault="00EB7F28" w:rsidP="00451CCF">
            <w:r w:rsidRPr="00655296">
              <w:rPr>
                <w:rFonts w:hint="eastAsia"/>
              </w:rPr>
              <w:t>String</w:t>
            </w:r>
          </w:p>
        </w:tc>
        <w:tc>
          <w:tcPr>
            <w:tcW w:w="4821" w:type="dxa"/>
          </w:tcPr>
          <w:p w:rsidR="00EB7F28" w:rsidRPr="00655296" w:rsidRDefault="00EB7F28" w:rsidP="00451CCF">
            <w:r w:rsidRPr="00655296">
              <w:rPr>
                <w:rFonts w:hint="eastAsia"/>
              </w:rPr>
              <w:t>详细描述</w:t>
            </w:r>
          </w:p>
        </w:tc>
      </w:tr>
      <w:tr w:rsidR="00EB7F28" w:rsidTr="00451CCF">
        <w:tc>
          <w:tcPr>
            <w:tcW w:w="1919" w:type="dxa"/>
            <w:shd w:val="clear" w:color="auto" w:fill="F2F2F2"/>
          </w:tcPr>
          <w:p w:rsidR="00EB7F28" w:rsidRPr="00EB7F28" w:rsidRDefault="00EB7F28" w:rsidP="00451CCF">
            <w:r w:rsidRPr="00EB7F28">
              <w:rPr>
                <w:rFonts w:hint="eastAsia"/>
              </w:rPr>
              <w:t>isFlag</w:t>
            </w:r>
          </w:p>
        </w:tc>
        <w:tc>
          <w:tcPr>
            <w:tcW w:w="1589" w:type="dxa"/>
          </w:tcPr>
          <w:p w:rsidR="00EB7F28" w:rsidRPr="00EB7F28" w:rsidRDefault="00EB7F28" w:rsidP="00451CCF">
            <w:r w:rsidRPr="00EB7F28">
              <w:t>I</w:t>
            </w:r>
            <w:r w:rsidRPr="00EB7F28">
              <w:rPr>
                <w:rFonts w:hint="eastAsia"/>
              </w:rPr>
              <w:t xml:space="preserve">nt </w:t>
            </w:r>
          </w:p>
        </w:tc>
        <w:tc>
          <w:tcPr>
            <w:tcW w:w="4821" w:type="dxa"/>
          </w:tcPr>
          <w:p w:rsidR="00EB7F28" w:rsidRPr="00EB7F28" w:rsidRDefault="00EB7F28" w:rsidP="00451CCF">
            <w:r w:rsidRPr="00EB7F28">
              <w:rPr>
                <w:rFonts w:hint="eastAsia"/>
              </w:rPr>
              <w:t>//0</w:t>
            </w:r>
            <w:r w:rsidRPr="00EB7F28">
              <w:rPr>
                <w:rFonts w:hint="eastAsia"/>
              </w:rPr>
              <w:t>：普通</w:t>
            </w:r>
            <w:r w:rsidRPr="00EB7F28">
              <w:rPr>
                <w:rFonts w:hint="eastAsia"/>
              </w:rPr>
              <w:t>;1</w:t>
            </w:r>
            <w:r w:rsidRPr="00EB7F28">
              <w:rPr>
                <w:rFonts w:hint="eastAsia"/>
              </w:rPr>
              <w:t>：“促”</w:t>
            </w:r>
            <w:r w:rsidRPr="00EB7F28">
              <w:rPr>
                <w:rFonts w:hint="eastAsia"/>
              </w:rPr>
              <w:t>;-1</w:t>
            </w:r>
            <w:r w:rsidRPr="00EB7F28">
              <w:rPr>
                <w:rFonts w:hint="eastAsia"/>
              </w:rPr>
              <w:t>：“预约“</w:t>
            </w:r>
            <w:r w:rsidR="00C21FD6" w:rsidRPr="00064E45">
              <w:rPr>
                <w:rFonts w:hint="eastAsia"/>
              </w:rPr>
              <w:t>2:</w:t>
            </w:r>
            <w:r w:rsidR="00C21FD6" w:rsidRPr="00064E45">
              <w:t>”</w:t>
            </w:r>
            <w:r w:rsidR="00C21FD6" w:rsidRPr="00064E45">
              <w:rPr>
                <w:rFonts w:hint="eastAsia"/>
              </w:rPr>
              <w:t>微店</w:t>
            </w:r>
            <w:r w:rsidR="00C21FD6" w:rsidRPr="00064E45">
              <w:t>”</w:t>
            </w:r>
          </w:p>
        </w:tc>
      </w:tr>
    </w:tbl>
    <w:p w:rsidR="00153AE2" w:rsidRPr="001F5103" w:rsidRDefault="00153AE2" w:rsidP="00153AE2">
      <w:pPr>
        <w:rPr>
          <w:rFonts w:ascii="宋体" w:hAnsi="宋体"/>
          <w:szCs w:val="21"/>
        </w:rPr>
      </w:pPr>
      <w:r w:rsidRPr="001F5103">
        <w:rPr>
          <w:rFonts w:ascii="宋体" w:hAnsi="宋体"/>
          <w:szCs w:val="21"/>
          <w:highlight w:val="yellow"/>
        </w:rPr>
        <w:t>weshopNoticeList</w:t>
      </w:r>
      <w:r w:rsidRPr="001F5103">
        <w:rPr>
          <w:rFonts w:ascii="宋体" w:hAnsi="宋体"/>
          <w:szCs w:val="21"/>
        </w:rPr>
        <w:t>是一个List：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153AE2" w:rsidRPr="001F5103" w:rsidTr="00B41790">
        <w:tc>
          <w:tcPr>
            <w:tcW w:w="1919" w:type="dxa"/>
            <w:shd w:val="clear" w:color="auto" w:fill="BFBFBF"/>
          </w:tcPr>
          <w:p w:rsidR="00153AE2" w:rsidRPr="001F5103" w:rsidRDefault="00153AE2" w:rsidP="00B41790">
            <w:pPr>
              <w:rPr>
                <w:b/>
              </w:rPr>
            </w:pPr>
            <w:r w:rsidRPr="001F5103">
              <w:rPr>
                <w:b/>
              </w:rPr>
              <w:t>Key</w:t>
            </w:r>
          </w:p>
        </w:tc>
        <w:tc>
          <w:tcPr>
            <w:tcW w:w="1589" w:type="dxa"/>
            <w:shd w:val="clear" w:color="auto" w:fill="BFBFBF"/>
          </w:tcPr>
          <w:p w:rsidR="00153AE2" w:rsidRPr="001F5103" w:rsidRDefault="00153AE2" w:rsidP="00B41790">
            <w:pPr>
              <w:rPr>
                <w:b/>
              </w:rPr>
            </w:pPr>
            <w:r w:rsidRPr="001F5103">
              <w:rPr>
                <w:b/>
              </w:rPr>
              <w:t>类型</w:t>
            </w:r>
          </w:p>
        </w:tc>
        <w:tc>
          <w:tcPr>
            <w:tcW w:w="4821" w:type="dxa"/>
            <w:shd w:val="clear" w:color="auto" w:fill="BFBFBF"/>
          </w:tcPr>
          <w:p w:rsidR="00153AE2" w:rsidRPr="001F5103" w:rsidRDefault="00153AE2" w:rsidP="00B41790">
            <w:pPr>
              <w:rPr>
                <w:b/>
              </w:rPr>
            </w:pPr>
            <w:r w:rsidRPr="001F5103">
              <w:rPr>
                <w:b/>
              </w:rPr>
              <w:t>注释</w:t>
            </w:r>
          </w:p>
        </w:tc>
      </w:tr>
      <w:tr w:rsidR="00153AE2" w:rsidRPr="001F5103" w:rsidTr="00B41790">
        <w:tc>
          <w:tcPr>
            <w:tcW w:w="1919" w:type="dxa"/>
            <w:shd w:val="clear" w:color="auto" w:fill="F2F2F2"/>
          </w:tcPr>
          <w:p w:rsidR="00153AE2" w:rsidRPr="001F5103" w:rsidRDefault="00153AE2" w:rsidP="00B41790">
            <w:pPr>
              <w:rPr>
                <w:rFonts w:ascii="宋体" w:hAnsi="宋体"/>
                <w:szCs w:val="21"/>
              </w:rPr>
            </w:pPr>
            <w:r w:rsidRPr="001F5103">
              <w:rPr>
                <w:rFonts w:ascii="宋体" w:hAnsi="宋体"/>
                <w:szCs w:val="21"/>
              </w:rPr>
              <w:t>id</w:t>
            </w:r>
          </w:p>
        </w:tc>
        <w:tc>
          <w:tcPr>
            <w:tcW w:w="1589" w:type="dxa"/>
          </w:tcPr>
          <w:p w:rsidR="00153AE2" w:rsidRPr="001F5103" w:rsidRDefault="00153AE2" w:rsidP="00B41790">
            <w:pPr>
              <w:rPr>
                <w:rFonts w:ascii="宋体" w:hAnsi="宋体"/>
                <w:szCs w:val="21"/>
              </w:rPr>
            </w:pPr>
            <w:r w:rsidRPr="001F5103">
              <w:rPr>
                <w:rFonts w:ascii="宋体" w:hAnsi="宋体"/>
                <w:szCs w:val="21"/>
              </w:rPr>
              <w:t>I</w:t>
            </w:r>
            <w:r w:rsidRPr="001F5103">
              <w:rPr>
                <w:rFonts w:ascii="宋体" w:hAnsi="宋体" w:hint="eastAsia"/>
                <w:szCs w:val="21"/>
              </w:rPr>
              <w:t>d</w:t>
            </w:r>
          </w:p>
        </w:tc>
        <w:tc>
          <w:tcPr>
            <w:tcW w:w="4821" w:type="dxa"/>
          </w:tcPr>
          <w:p w:rsidR="00153AE2" w:rsidRPr="001F5103" w:rsidRDefault="00153AE2" w:rsidP="00B41790">
            <w:pPr>
              <w:rPr>
                <w:rFonts w:ascii="宋体" w:hAnsi="宋体"/>
                <w:szCs w:val="21"/>
              </w:rPr>
            </w:pPr>
            <w:r w:rsidRPr="001F5103">
              <w:rPr>
                <w:rFonts w:ascii="宋体" w:hAnsi="宋体"/>
                <w:szCs w:val="21"/>
              </w:rPr>
              <w:t>I</w:t>
            </w:r>
            <w:r w:rsidRPr="001F5103">
              <w:rPr>
                <w:rFonts w:ascii="宋体" w:hAnsi="宋体" w:hint="eastAsia"/>
                <w:szCs w:val="21"/>
              </w:rPr>
              <w:t>d</w:t>
            </w:r>
          </w:p>
        </w:tc>
      </w:tr>
      <w:tr w:rsidR="00153AE2" w:rsidRPr="001F5103" w:rsidTr="00B41790">
        <w:tc>
          <w:tcPr>
            <w:tcW w:w="1919" w:type="dxa"/>
            <w:shd w:val="clear" w:color="auto" w:fill="F2F2F2"/>
          </w:tcPr>
          <w:p w:rsidR="00153AE2" w:rsidRPr="001F5103" w:rsidRDefault="00153AE2" w:rsidP="00B41790">
            <w:pPr>
              <w:rPr>
                <w:rFonts w:ascii="宋体" w:hAnsi="宋体"/>
                <w:szCs w:val="21"/>
              </w:rPr>
            </w:pPr>
            <w:r w:rsidRPr="001F5103">
              <w:rPr>
                <w:rFonts w:ascii="宋体" w:hAnsi="宋体"/>
                <w:szCs w:val="21"/>
              </w:rPr>
              <w:t>title</w:t>
            </w:r>
          </w:p>
        </w:tc>
        <w:tc>
          <w:tcPr>
            <w:tcW w:w="1589" w:type="dxa"/>
          </w:tcPr>
          <w:p w:rsidR="00153AE2" w:rsidRPr="001F5103" w:rsidRDefault="00153AE2" w:rsidP="00B41790">
            <w:pPr>
              <w:rPr>
                <w:rFonts w:ascii="宋体" w:hAnsi="宋体"/>
                <w:szCs w:val="21"/>
              </w:rPr>
            </w:pPr>
            <w:r w:rsidRPr="001F5103">
              <w:rPr>
                <w:rFonts w:ascii="宋体" w:hAnsi="宋体" w:hint="eastAsia"/>
                <w:szCs w:val="21"/>
              </w:rPr>
              <w:t>String</w:t>
            </w:r>
          </w:p>
        </w:tc>
        <w:tc>
          <w:tcPr>
            <w:tcW w:w="4821" w:type="dxa"/>
          </w:tcPr>
          <w:p w:rsidR="00153AE2" w:rsidRPr="001F5103" w:rsidRDefault="00153AE2" w:rsidP="00B41790">
            <w:pPr>
              <w:rPr>
                <w:rFonts w:ascii="宋体" w:hAnsi="宋体"/>
                <w:szCs w:val="21"/>
              </w:rPr>
            </w:pPr>
            <w:r w:rsidRPr="001F5103">
              <w:rPr>
                <w:rFonts w:ascii="宋体" w:hAnsi="宋体" w:hint="eastAsia"/>
                <w:szCs w:val="21"/>
              </w:rPr>
              <w:t>公告标题</w:t>
            </w:r>
          </w:p>
        </w:tc>
      </w:tr>
      <w:tr w:rsidR="00153AE2" w:rsidRPr="001F5103" w:rsidTr="00B41790">
        <w:tc>
          <w:tcPr>
            <w:tcW w:w="1919" w:type="dxa"/>
            <w:shd w:val="clear" w:color="auto" w:fill="F2F2F2"/>
          </w:tcPr>
          <w:p w:rsidR="00153AE2" w:rsidRPr="001F5103" w:rsidRDefault="00153AE2" w:rsidP="00B41790">
            <w:pPr>
              <w:rPr>
                <w:rFonts w:ascii="宋体" w:hAnsi="宋体"/>
                <w:szCs w:val="21"/>
              </w:rPr>
            </w:pPr>
            <w:r w:rsidRPr="001F5103">
              <w:rPr>
                <w:rFonts w:ascii="宋体" w:hAnsi="宋体"/>
                <w:szCs w:val="21"/>
              </w:rPr>
              <w:t>imgurl</w:t>
            </w:r>
          </w:p>
        </w:tc>
        <w:tc>
          <w:tcPr>
            <w:tcW w:w="1589" w:type="dxa"/>
          </w:tcPr>
          <w:p w:rsidR="00153AE2" w:rsidRPr="001F5103" w:rsidRDefault="00153AE2" w:rsidP="00B41790">
            <w:pPr>
              <w:rPr>
                <w:rFonts w:ascii="宋体" w:hAnsi="宋体"/>
                <w:szCs w:val="21"/>
              </w:rPr>
            </w:pPr>
            <w:r w:rsidRPr="001F5103">
              <w:rPr>
                <w:rFonts w:ascii="宋体" w:hAnsi="宋体" w:hint="eastAsia"/>
                <w:szCs w:val="21"/>
              </w:rPr>
              <w:t>String</w:t>
            </w:r>
          </w:p>
        </w:tc>
        <w:tc>
          <w:tcPr>
            <w:tcW w:w="4821" w:type="dxa"/>
          </w:tcPr>
          <w:p w:rsidR="00153AE2" w:rsidRPr="001F5103" w:rsidRDefault="00153AE2" w:rsidP="00B41790">
            <w:pPr>
              <w:rPr>
                <w:rFonts w:ascii="宋体" w:hAnsi="宋体"/>
                <w:szCs w:val="21"/>
              </w:rPr>
            </w:pPr>
            <w:r w:rsidRPr="001F5103">
              <w:rPr>
                <w:rFonts w:ascii="宋体" w:hAnsi="宋体" w:hint="eastAsia"/>
                <w:szCs w:val="21"/>
              </w:rPr>
              <w:t>公告</w:t>
            </w:r>
            <w:r w:rsidRPr="001F5103">
              <w:rPr>
                <w:rFonts w:ascii="宋体" w:hAnsi="宋体"/>
                <w:szCs w:val="21"/>
              </w:rPr>
              <w:t>配</w:t>
            </w:r>
            <w:r w:rsidRPr="001F5103">
              <w:rPr>
                <w:rFonts w:ascii="宋体" w:hAnsi="宋体" w:hint="eastAsia"/>
                <w:szCs w:val="21"/>
              </w:rPr>
              <w:t>图</w:t>
            </w:r>
          </w:p>
        </w:tc>
      </w:tr>
      <w:tr w:rsidR="00153AE2" w:rsidRPr="001F5103" w:rsidTr="00B41790">
        <w:tc>
          <w:tcPr>
            <w:tcW w:w="1919" w:type="dxa"/>
            <w:shd w:val="clear" w:color="auto" w:fill="F2F2F2"/>
          </w:tcPr>
          <w:p w:rsidR="00153AE2" w:rsidRPr="001F5103" w:rsidRDefault="00153AE2" w:rsidP="00B41790">
            <w:pPr>
              <w:rPr>
                <w:rFonts w:ascii="宋体" w:hAnsi="宋体"/>
                <w:szCs w:val="21"/>
              </w:rPr>
            </w:pPr>
            <w:r w:rsidRPr="001F5103">
              <w:rPr>
                <w:rFonts w:ascii="宋体" w:hAnsi="宋体"/>
                <w:szCs w:val="21"/>
              </w:rPr>
              <w:t>content</w:t>
            </w:r>
          </w:p>
        </w:tc>
        <w:tc>
          <w:tcPr>
            <w:tcW w:w="1589" w:type="dxa"/>
          </w:tcPr>
          <w:p w:rsidR="00153AE2" w:rsidRPr="001F5103" w:rsidRDefault="00153AE2" w:rsidP="00B41790">
            <w:pPr>
              <w:rPr>
                <w:rFonts w:ascii="宋体" w:hAnsi="宋体"/>
                <w:szCs w:val="21"/>
              </w:rPr>
            </w:pPr>
            <w:r w:rsidRPr="001F5103">
              <w:rPr>
                <w:rFonts w:ascii="宋体" w:hAnsi="宋体" w:hint="eastAsia"/>
                <w:szCs w:val="21"/>
              </w:rPr>
              <w:t>String</w:t>
            </w:r>
          </w:p>
        </w:tc>
        <w:tc>
          <w:tcPr>
            <w:tcW w:w="4821" w:type="dxa"/>
          </w:tcPr>
          <w:p w:rsidR="00153AE2" w:rsidRPr="001F5103" w:rsidRDefault="00153AE2" w:rsidP="00B41790">
            <w:pPr>
              <w:rPr>
                <w:rFonts w:ascii="宋体" w:hAnsi="宋体"/>
                <w:szCs w:val="21"/>
              </w:rPr>
            </w:pPr>
            <w:r w:rsidRPr="001F5103">
              <w:rPr>
                <w:rFonts w:ascii="宋体" w:hAnsi="宋体" w:hint="eastAsia"/>
                <w:szCs w:val="21"/>
              </w:rPr>
              <w:t>公告简介</w:t>
            </w:r>
          </w:p>
        </w:tc>
      </w:tr>
      <w:tr w:rsidR="00153AE2" w:rsidRPr="001F5103" w:rsidTr="00B41790">
        <w:tc>
          <w:tcPr>
            <w:tcW w:w="1919" w:type="dxa"/>
            <w:shd w:val="clear" w:color="auto" w:fill="F2F2F2"/>
          </w:tcPr>
          <w:p w:rsidR="00153AE2" w:rsidRPr="001F5103" w:rsidRDefault="00153AE2" w:rsidP="00B41790">
            <w:pPr>
              <w:rPr>
                <w:rFonts w:ascii="宋体" w:hAnsi="宋体"/>
                <w:szCs w:val="21"/>
              </w:rPr>
            </w:pPr>
            <w:r w:rsidRPr="001F5103">
              <w:rPr>
                <w:rFonts w:ascii="宋体" w:hAnsi="宋体"/>
                <w:szCs w:val="21"/>
              </w:rPr>
              <w:lastRenderedPageBreak/>
              <w:t>sort</w:t>
            </w:r>
          </w:p>
        </w:tc>
        <w:tc>
          <w:tcPr>
            <w:tcW w:w="1589" w:type="dxa"/>
          </w:tcPr>
          <w:p w:rsidR="00153AE2" w:rsidRPr="001F5103" w:rsidRDefault="00153AE2" w:rsidP="00B41790">
            <w:pPr>
              <w:rPr>
                <w:rFonts w:ascii="宋体" w:hAnsi="宋体"/>
                <w:szCs w:val="21"/>
              </w:rPr>
            </w:pPr>
            <w:r w:rsidRPr="001F5103">
              <w:rPr>
                <w:rFonts w:ascii="宋体" w:hAnsi="宋体"/>
                <w:szCs w:val="21"/>
              </w:rPr>
              <w:t>I</w:t>
            </w:r>
            <w:r w:rsidRPr="001F5103">
              <w:rPr>
                <w:rFonts w:ascii="宋体" w:hAnsi="宋体" w:hint="eastAsia"/>
                <w:szCs w:val="21"/>
              </w:rPr>
              <w:t xml:space="preserve">nt </w:t>
            </w:r>
          </w:p>
        </w:tc>
        <w:tc>
          <w:tcPr>
            <w:tcW w:w="4821" w:type="dxa"/>
          </w:tcPr>
          <w:p w:rsidR="00153AE2" w:rsidRPr="001F5103" w:rsidRDefault="00153AE2" w:rsidP="00B41790">
            <w:pPr>
              <w:rPr>
                <w:rFonts w:ascii="宋体" w:hAnsi="宋体"/>
                <w:szCs w:val="21"/>
              </w:rPr>
            </w:pPr>
            <w:r w:rsidRPr="001F5103">
              <w:rPr>
                <w:rFonts w:ascii="宋体" w:hAnsi="宋体" w:hint="eastAsia"/>
                <w:szCs w:val="21"/>
              </w:rPr>
              <w:t>公告</w:t>
            </w:r>
            <w:r w:rsidRPr="001F5103">
              <w:rPr>
                <w:rFonts w:ascii="宋体" w:hAnsi="宋体"/>
                <w:szCs w:val="21"/>
              </w:rPr>
              <w:t>排序</w:t>
            </w:r>
          </w:p>
        </w:tc>
      </w:tr>
      <w:tr w:rsidR="00153AE2" w:rsidRPr="001F5103" w:rsidTr="00B41790">
        <w:tc>
          <w:tcPr>
            <w:tcW w:w="1919" w:type="dxa"/>
            <w:shd w:val="clear" w:color="auto" w:fill="F2F2F2"/>
          </w:tcPr>
          <w:p w:rsidR="00153AE2" w:rsidRPr="001F5103" w:rsidRDefault="00153AE2" w:rsidP="00B41790">
            <w:pPr>
              <w:rPr>
                <w:rFonts w:ascii="宋体" w:hAnsi="宋体"/>
                <w:szCs w:val="21"/>
              </w:rPr>
            </w:pPr>
            <w:r w:rsidRPr="001F5103">
              <w:rPr>
                <w:rFonts w:ascii="宋体" w:hAnsi="宋体"/>
                <w:szCs w:val="21"/>
              </w:rPr>
              <w:t>detailUrl</w:t>
            </w:r>
          </w:p>
        </w:tc>
        <w:tc>
          <w:tcPr>
            <w:tcW w:w="1589" w:type="dxa"/>
          </w:tcPr>
          <w:p w:rsidR="00153AE2" w:rsidRPr="001F5103" w:rsidRDefault="00153AE2" w:rsidP="00B41790">
            <w:pPr>
              <w:jc w:val="left"/>
              <w:rPr>
                <w:rFonts w:ascii="宋体" w:hAnsi="宋体"/>
                <w:szCs w:val="21"/>
              </w:rPr>
            </w:pPr>
            <w:r w:rsidRPr="001F5103">
              <w:rPr>
                <w:rFonts w:ascii="宋体" w:hAnsi="宋体" w:hint="eastAsia"/>
                <w:szCs w:val="21"/>
              </w:rPr>
              <w:t>S</w:t>
            </w:r>
            <w:r w:rsidRPr="001F5103">
              <w:rPr>
                <w:rFonts w:ascii="宋体" w:hAnsi="宋体"/>
                <w:szCs w:val="21"/>
              </w:rPr>
              <w:t>tring</w:t>
            </w:r>
          </w:p>
        </w:tc>
        <w:tc>
          <w:tcPr>
            <w:tcW w:w="4821" w:type="dxa"/>
          </w:tcPr>
          <w:p w:rsidR="00153AE2" w:rsidRPr="001F5103" w:rsidRDefault="00153AE2" w:rsidP="00B41790">
            <w:pPr>
              <w:rPr>
                <w:rFonts w:ascii="宋体" w:hAnsi="宋体"/>
                <w:szCs w:val="21"/>
              </w:rPr>
            </w:pPr>
            <w:r w:rsidRPr="001F5103">
              <w:rPr>
                <w:rFonts w:ascii="宋体" w:hAnsi="宋体" w:hint="eastAsia"/>
                <w:szCs w:val="21"/>
              </w:rPr>
              <w:t>公告详情</w:t>
            </w:r>
            <w:r w:rsidRPr="001F5103">
              <w:rPr>
                <w:rFonts w:ascii="宋体" w:hAnsi="宋体"/>
                <w:szCs w:val="21"/>
              </w:rPr>
              <w:t>跳转链接</w:t>
            </w:r>
          </w:p>
        </w:tc>
      </w:tr>
    </w:tbl>
    <w:p w:rsidR="00970CAA" w:rsidRPr="00970CAA" w:rsidRDefault="00970CAA" w:rsidP="00970CAA"/>
    <w:p w:rsidR="005A63D7" w:rsidRDefault="005A63D7" w:rsidP="002B116C">
      <w:pPr>
        <w:pStyle w:val="30"/>
        <w:numPr>
          <w:ilvl w:val="0"/>
          <w:numId w:val="3"/>
        </w:numPr>
      </w:pPr>
      <w:bookmarkStart w:id="22" w:name="_Toc405551095"/>
      <w:r>
        <w:rPr>
          <w:rFonts w:hint="eastAsia"/>
        </w:rPr>
        <w:t>网点附近区县查询</w:t>
      </w:r>
      <w:bookmarkEnd w:id="22"/>
    </w:p>
    <w:p w:rsidR="00BE2023" w:rsidRDefault="00BE2023" w:rsidP="00BE2023">
      <w:pPr>
        <w:pStyle w:val="5"/>
      </w:pPr>
      <w:r>
        <w:rPr>
          <w:rFonts w:hint="eastAsia"/>
        </w:rPr>
        <w:t>接口描述</w:t>
      </w:r>
    </w:p>
    <w:p w:rsidR="00BE2023" w:rsidRPr="0061450B" w:rsidRDefault="00B50774" w:rsidP="00BE2023">
      <w:hyperlink r:id="rId30" w:history="1">
        <w:r w:rsidR="00BE2023">
          <w:rPr>
            <w:rStyle w:val="af0"/>
          </w:rPr>
          <w:t>http://localhost:8080/public/sjkf/nearcolumn/GetAreaByProv?prov=%E4%B8%8A%E6%B5%B7&amp;city=%E4%B8%8A%E6%B5%B7&amp;id=1</w:t>
        </w:r>
      </w:hyperlink>
    </w:p>
    <w:p w:rsidR="00BE2023" w:rsidRDefault="00BE2023" w:rsidP="00BE2023">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2552"/>
      </w:tblGrid>
      <w:tr w:rsidR="00BE2023" w:rsidTr="009360FF">
        <w:tc>
          <w:tcPr>
            <w:tcW w:w="1843" w:type="dxa"/>
            <w:shd w:val="clear" w:color="auto" w:fill="BFBFBF"/>
          </w:tcPr>
          <w:p w:rsidR="00BE2023" w:rsidRDefault="00BE2023" w:rsidP="00451CCF">
            <w:r>
              <w:t>Key</w:t>
            </w:r>
          </w:p>
        </w:tc>
        <w:tc>
          <w:tcPr>
            <w:tcW w:w="1559" w:type="dxa"/>
            <w:shd w:val="clear" w:color="auto" w:fill="BFBFBF"/>
          </w:tcPr>
          <w:p w:rsidR="00BE2023" w:rsidRDefault="00BE2023" w:rsidP="00451CCF">
            <w:r>
              <w:rPr>
                <w:rFonts w:hAnsi="宋体"/>
              </w:rPr>
              <w:t>类型</w:t>
            </w:r>
          </w:p>
        </w:tc>
        <w:tc>
          <w:tcPr>
            <w:tcW w:w="709" w:type="dxa"/>
            <w:shd w:val="clear" w:color="auto" w:fill="BFBFBF"/>
          </w:tcPr>
          <w:p w:rsidR="00BE2023" w:rsidRDefault="00BE2023" w:rsidP="00451CCF">
            <w:r>
              <w:rPr>
                <w:rFonts w:hAnsi="宋体"/>
              </w:rPr>
              <w:t>必须</w:t>
            </w:r>
          </w:p>
        </w:tc>
        <w:tc>
          <w:tcPr>
            <w:tcW w:w="1559" w:type="dxa"/>
            <w:shd w:val="clear" w:color="auto" w:fill="BFBFBF"/>
          </w:tcPr>
          <w:p w:rsidR="00BE2023" w:rsidRDefault="00BE2023" w:rsidP="00451CCF">
            <w:pPr>
              <w:ind w:firstLineChars="50" w:firstLine="120"/>
            </w:pPr>
            <w:r>
              <w:rPr>
                <w:rFonts w:hAnsi="宋体"/>
              </w:rPr>
              <w:t>的长度</w:t>
            </w:r>
          </w:p>
        </w:tc>
        <w:tc>
          <w:tcPr>
            <w:tcW w:w="2552" w:type="dxa"/>
            <w:shd w:val="clear" w:color="auto" w:fill="BFBFBF"/>
          </w:tcPr>
          <w:p w:rsidR="00BE2023" w:rsidRDefault="00BE2023" w:rsidP="00451CCF">
            <w:r>
              <w:rPr>
                <w:rFonts w:hAnsi="宋体"/>
              </w:rPr>
              <w:t>注释</w:t>
            </w:r>
          </w:p>
        </w:tc>
      </w:tr>
      <w:tr w:rsidR="00BE2023" w:rsidTr="009360FF">
        <w:tc>
          <w:tcPr>
            <w:tcW w:w="1843" w:type="dxa"/>
            <w:shd w:val="clear" w:color="auto" w:fill="F2F2F2"/>
          </w:tcPr>
          <w:p w:rsidR="00BE2023" w:rsidRDefault="00BE2023" w:rsidP="00451CCF">
            <w:r w:rsidRPr="00732994">
              <w:t>columnId</w:t>
            </w:r>
          </w:p>
        </w:tc>
        <w:tc>
          <w:tcPr>
            <w:tcW w:w="1559" w:type="dxa"/>
          </w:tcPr>
          <w:p w:rsidR="00BE2023" w:rsidRDefault="00BE2023" w:rsidP="00451CCF">
            <w:r>
              <w:t>I</w:t>
            </w:r>
            <w:r>
              <w:rPr>
                <w:rFonts w:hint="eastAsia"/>
              </w:rPr>
              <w:t>nt</w:t>
            </w:r>
          </w:p>
        </w:tc>
        <w:tc>
          <w:tcPr>
            <w:tcW w:w="709" w:type="dxa"/>
          </w:tcPr>
          <w:p w:rsidR="00BE2023" w:rsidRDefault="00BE2023" w:rsidP="00451CCF">
            <w:r>
              <w:rPr>
                <w:rFonts w:hAnsi="宋体"/>
              </w:rPr>
              <w:t>是</w:t>
            </w:r>
          </w:p>
        </w:tc>
        <w:tc>
          <w:tcPr>
            <w:tcW w:w="1559" w:type="dxa"/>
          </w:tcPr>
          <w:p w:rsidR="00BE2023" w:rsidRDefault="00BE2023" w:rsidP="00451CCF"/>
        </w:tc>
        <w:tc>
          <w:tcPr>
            <w:tcW w:w="2552" w:type="dxa"/>
          </w:tcPr>
          <w:p w:rsidR="00BE2023" w:rsidRDefault="00BE2023" w:rsidP="00451CCF">
            <w:r>
              <w:rPr>
                <w:rFonts w:hAnsi="宋体"/>
              </w:rPr>
              <w:t>具体某个</w:t>
            </w:r>
            <w:r>
              <w:rPr>
                <w:rFonts w:hAnsi="宋体" w:hint="eastAsia"/>
              </w:rPr>
              <w:t>栏目的</w:t>
            </w:r>
            <w:r>
              <w:rPr>
                <w:rFonts w:hAnsi="宋体" w:hint="eastAsia"/>
              </w:rPr>
              <w:t>id</w:t>
            </w:r>
          </w:p>
        </w:tc>
      </w:tr>
      <w:tr w:rsidR="00BE2023" w:rsidTr="009360FF">
        <w:tc>
          <w:tcPr>
            <w:tcW w:w="1843" w:type="dxa"/>
            <w:shd w:val="clear" w:color="auto" w:fill="F2F2F2"/>
          </w:tcPr>
          <w:p w:rsidR="00BE2023" w:rsidRDefault="00BE2023" w:rsidP="00451CCF">
            <w:r>
              <w:rPr>
                <w:rFonts w:hint="eastAsia"/>
              </w:rPr>
              <w:t>prov</w:t>
            </w:r>
          </w:p>
        </w:tc>
        <w:tc>
          <w:tcPr>
            <w:tcW w:w="1559" w:type="dxa"/>
          </w:tcPr>
          <w:p w:rsidR="00BE2023" w:rsidRDefault="00BE2023" w:rsidP="00451CCF">
            <w:r>
              <w:t>String</w:t>
            </w:r>
          </w:p>
        </w:tc>
        <w:tc>
          <w:tcPr>
            <w:tcW w:w="709" w:type="dxa"/>
          </w:tcPr>
          <w:p w:rsidR="00BE2023" w:rsidRDefault="00BE2023" w:rsidP="00451CCF">
            <w:pPr>
              <w:rPr>
                <w:rFonts w:hAnsi="宋体"/>
              </w:rPr>
            </w:pPr>
            <w:r>
              <w:rPr>
                <w:rFonts w:hAnsi="宋体"/>
              </w:rPr>
              <w:t>是</w:t>
            </w:r>
          </w:p>
        </w:tc>
        <w:tc>
          <w:tcPr>
            <w:tcW w:w="1559" w:type="dxa"/>
          </w:tcPr>
          <w:p w:rsidR="00BE2023" w:rsidRDefault="00BE2023" w:rsidP="00451CCF"/>
        </w:tc>
        <w:tc>
          <w:tcPr>
            <w:tcW w:w="2552" w:type="dxa"/>
          </w:tcPr>
          <w:p w:rsidR="00BE2023" w:rsidRDefault="00BE2023" w:rsidP="00451CCF">
            <w:pPr>
              <w:rPr>
                <w:rFonts w:hAnsi="宋体"/>
              </w:rPr>
            </w:pPr>
            <w:r>
              <w:rPr>
                <w:rFonts w:hAnsi="宋体"/>
              </w:rPr>
              <w:t>省份</w:t>
            </w:r>
          </w:p>
        </w:tc>
      </w:tr>
      <w:tr w:rsidR="00BE2023" w:rsidTr="009360FF">
        <w:tc>
          <w:tcPr>
            <w:tcW w:w="1843" w:type="dxa"/>
            <w:shd w:val="clear" w:color="auto" w:fill="F2F2F2"/>
          </w:tcPr>
          <w:p w:rsidR="00BE2023" w:rsidRDefault="00BE2023" w:rsidP="00451CCF">
            <w:r>
              <w:t>city</w:t>
            </w:r>
          </w:p>
        </w:tc>
        <w:tc>
          <w:tcPr>
            <w:tcW w:w="1559" w:type="dxa"/>
          </w:tcPr>
          <w:p w:rsidR="00BE2023" w:rsidRDefault="00BE2023" w:rsidP="00451CCF">
            <w:r>
              <w:t>Stirng</w:t>
            </w:r>
          </w:p>
        </w:tc>
        <w:tc>
          <w:tcPr>
            <w:tcW w:w="709" w:type="dxa"/>
          </w:tcPr>
          <w:p w:rsidR="00BE2023" w:rsidRDefault="00BE2023" w:rsidP="00451CCF">
            <w:pPr>
              <w:rPr>
                <w:rFonts w:hAnsi="宋体"/>
              </w:rPr>
            </w:pPr>
            <w:r>
              <w:rPr>
                <w:rFonts w:hAnsi="宋体"/>
              </w:rPr>
              <w:t>是</w:t>
            </w:r>
          </w:p>
        </w:tc>
        <w:tc>
          <w:tcPr>
            <w:tcW w:w="1559" w:type="dxa"/>
          </w:tcPr>
          <w:p w:rsidR="00BE2023" w:rsidRDefault="00BE2023" w:rsidP="00451CCF"/>
        </w:tc>
        <w:tc>
          <w:tcPr>
            <w:tcW w:w="2552" w:type="dxa"/>
          </w:tcPr>
          <w:p w:rsidR="00BE2023" w:rsidRDefault="00BE2023" w:rsidP="00451CCF">
            <w:pPr>
              <w:rPr>
                <w:rFonts w:hAnsi="宋体"/>
              </w:rPr>
            </w:pPr>
            <w:r>
              <w:rPr>
                <w:rFonts w:hAnsi="宋体"/>
              </w:rPr>
              <w:t>城市</w:t>
            </w:r>
          </w:p>
        </w:tc>
      </w:tr>
    </w:tbl>
    <w:p w:rsidR="00BE2023" w:rsidRDefault="00BE2023" w:rsidP="00BE2023">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BE2023" w:rsidTr="00451CCF">
        <w:tc>
          <w:tcPr>
            <w:tcW w:w="1996" w:type="dxa"/>
            <w:shd w:val="clear" w:color="auto" w:fill="BFBFBF"/>
          </w:tcPr>
          <w:p w:rsidR="00BE2023" w:rsidRDefault="00BE2023" w:rsidP="00451CCF">
            <w:r>
              <w:t>Key</w:t>
            </w:r>
          </w:p>
        </w:tc>
        <w:tc>
          <w:tcPr>
            <w:tcW w:w="1696" w:type="dxa"/>
            <w:shd w:val="clear" w:color="auto" w:fill="BFBFBF"/>
          </w:tcPr>
          <w:p w:rsidR="00BE2023" w:rsidRDefault="00BE2023" w:rsidP="00451CCF">
            <w:r>
              <w:rPr>
                <w:rFonts w:hAnsi="宋体"/>
              </w:rPr>
              <w:t>类型</w:t>
            </w:r>
          </w:p>
        </w:tc>
        <w:tc>
          <w:tcPr>
            <w:tcW w:w="4830" w:type="dxa"/>
            <w:shd w:val="clear" w:color="auto" w:fill="BFBFBF"/>
          </w:tcPr>
          <w:p w:rsidR="00BE2023" w:rsidRDefault="00BE2023" w:rsidP="00451CCF">
            <w:r>
              <w:rPr>
                <w:rFonts w:hAnsi="宋体"/>
              </w:rPr>
              <w:t>注释</w:t>
            </w:r>
          </w:p>
        </w:tc>
      </w:tr>
      <w:tr w:rsidR="00BE2023" w:rsidTr="00451CCF">
        <w:tc>
          <w:tcPr>
            <w:tcW w:w="1996" w:type="dxa"/>
            <w:shd w:val="clear" w:color="auto" w:fill="F2F2F2"/>
          </w:tcPr>
          <w:p w:rsidR="00BE2023" w:rsidRDefault="00BE2023" w:rsidP="00451CCF">
            <w:r>
              <w:t>resCode</w:t>
            </w:r>
          </w:p>
        </w:tc>
        <w:tc>
          <w:tcPr>
            <w:tcW w:w="1696" w:type="dxa"/>
          </w:tcPr>
          <w:p w:rsidR="00BE2023" w:rsidRDefault="00BE2023" w:rsidP="00451CCF">
            <w:r>
              <w:t>Integer</w:t>
            </w:r>
          </w:p>
        </w:tc>
        <w:tc>
          <w:tcPr>
            <w:tcW w:w="4830" w:type="dxa"/>
          </w:tcPr>
          <w:p w:rsidR="00BE2023" w:rsidRDefault="00BE2023" w:rsidP="00451CCF">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BE2023" w:rsidTr="00451CCF">
        <w:tc>
          <w:tcPr>
            <w:tcW w:w="1996" w:type="dxa"/>
            <w:shd w:val="clear" w:color="auto" w:fill="F2F2F2"/>
          </w:tcPr>
          <w:p w:rsidR="00BE2023" w:rsidRDefault="00BE2023" w:rsidP="00451CCF">
            <w:r>
              <w:t>resDesc</w:t>
            </w:r>
          </w:p>
        </w:tc>
        <w:tc>
          <w:tcPr>
            <w:tcW w:w="1696" w:type="dxa"/>
          </w:tcPr>
          <w:p w:rsidR="00BE2023" w:rsidRDefault="00BE2023" w:rsidP="00451CCF">
            <w:r>
              <w:t>String</w:t>
            </w:r>
          </w:p>
        </w:tc>
        <w:tc>
          <w:tcPr>
            <w:tcW w:w="4830" w:type="dxa"/>
          </w:tcPr>
          <w:p w:rsidR="00BE2023" w:rsidRDefault="00BE2023" w:rsidP="00451CCF">
            <w:r>
              <w:rPr>
                <w:rFonts w:hAnsi="宋体"/>
              </w:rPr>
              <w:t>信息返回</w:t>
            </w:r>
          </w:p>
        </w:tc>
      </w:tr>
      <w:tr w:rsidR="00BE2023" w:rsidTr="00451CCF">
        <w:tc>
          <w:tcPr>
            <w:tcW w:w="1996" w:type="dxa"/>
            <w:shd w:val="clear" w:color="auto" w:fill="F2F2F2"/>
          </w:tcPr>
          <w:p w:rsidR="00BE2023" w:rsidRDefault="00BE2023" w:rsidP="00451CCF">
            <w:r>
              <w:rPr>
                <w:rFonts w:hint="eastAsia"/>
              </w:rPr>
              <w:t>areaList</w:t>
            </w:r>
          </w:p>
        </w:tc>
        <w:tc>
          <w:tcPr>
            <w:tcW w:w="1696" w:type="dxa"/>
          </w:tcPr>
          <w:p w:rsidR="00BE2023" w:rsidRDefault="00BE2023" w:rsidP="00451CCF">
            <w:r>
              <w:rPr>
                <w:rFonts w:hint="eastAsia"/>
              </w:rPr>
              <w:t>List</w:t>
            </w:r>
          </w:p>
        </w:tc>
        <w:tc>
          <w:tcPr>
            <w:tcW w:w="4830" w:type="dxa"/>
          </w:tcPr>
          <w:p w:rsidR="00BE2023" w:rsidRDefault="00BE2023" w:rsidP="00451CCF">
            <w:pPr>
              <w:rPr>
                <w:rFonts w:hAnsi="宋体"/>
              </w:rPr>
            </w:pPr>
            <w:r>
              <w:rPr>
                <w:rFonts w:hAnsi="宋体" w:hint="eastAsia"/>
              </w:rPr>
              <w:t>区县</w:t>
            </w:r>
          </w:p>
        </w:tc>
      </w:tr>
    </w:tbl>
    <w:p w:rsidR="00BE2023" w:rsidRDefault="00BE2023" w:rsidP="00BE2023"/>
    <w:p w:rsidR="00BE2023" w:rsidRDefault="00BE2023" w:rsidP="00BE2023">
      <w:r>
        <w:rPr>
          <w:rFonts w:hint="eastAsia"/>
        </w:rPr>
        <w:t>area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BE2023" w:rsidTr="00451CCF">
        <w:tc>
          <w:tcPr>
            <w:tcW w:w="1996" w:type="dxa"/>
            <w:shd w:val="clear" w:color="auto" w:fill="BFBFBF"/>
          </w:tcPr>
          <w:p w:rsidR="00BE2023" w:rsidRDefault="00BE2023" w:rsidP="00451CCF">
            <w:r>
              <w:t>Key</w:t>
            </w:r>
          </w:p>
        </w:tc>
        <w:tc>
          <w:tcPr>
            <w:tcW w:w="1696" w:type="dxa"/>
            <w:shd w:val="clear" w:color="auto" w:fill="BFBFBF"/>
          </w:tcPr>
          <w:p w:rsidR="00BE2023" w:rsidRDefault="00BE2023" w:rsidP="00451CCF">
            <w:r>
              <w:rPr>
                <w:rFonts w:hAnsi="宋体"/>
              </w:rPr>
              <w:t>类型</w:t>
            </w:r>
          </w:p>
        </w:tc>
        <w:tc>
          <w:tcPr>
            <w:tcW w:w="4830" w:type="dxa"/>
            <w:shd w:val="clear" w:color="auto" w:fill="BFBFBF"/>
          </w:tcPr>
          <w:p w:rsidR="00BE2023" w:rsidRDefault="00BE2023" w:rsidP="00451CCF">
            <w:r>
              <w:rPr>
                <w:rFonts w:hAnsi="宋体"/>
              </w:rPr>
              <w:t>注释</w:t>
            </w:r>
          </w:p>
        </w:tc>
      </w:tr>
      <w:tr w:rsidR="00BE2023" w:rsidTr="00451CCF">
        <w:tc>
          <w:tcPr>
            <w:tcW w:w="1996" w:type="dxa"/>
            <w:shd w:val="clear" w:color="auto" w:fill="F2F2F2"/>
          </w:tcPr>
          <w:p w:rsidR="00BE2023" w:rsidRDefault="00BE2023" w:rsidP="00451CCF">
            <w:r>
              <w:rPr>
                <w:rFonts w:hint="eastAsia"/>
              </w:rPr>
              <w:t>areaName</w:t>
            </w:r>
          </w:p>
        </w:tc>
        <w:tc>
          <w:tcPr>
            <w:tcW w:w="1696" w:type="dxa"/>
          </w:tcPr>
          <w:p w:rsidR="00BE2023" w:rsidRDefault="00BE2023" w:rsidP="00451CCF">
            <w:r>
              <w:t>String</w:t>
            </w:r>
          </w:p>
        </w:tc>
        <w:tc>
          <w:tcPr>
            <w:tcW w:w="4830" w:type="dxa"/>
          </w:tcPr>
          <w:p w:rsidR="00BE2023" w:rsidRDefault="00BE2023" w:rsidP="00451CCF">
            <w:r>
              <w:rPr>
                <w:rFonts w:hAnsi="宋体" w:hint="eastAsia"/>
              </w:rPr>
              <w:t>区县名称</w:t>
            </w:r>
          </w:p>
        </w:tc>
      </w:tr>
    </w:tbl>
    <w:p w:rsidR="008750F6" w:rsidRDefault="008750F6" w:rsidP="008750F6">
      <w:pPr>
        <w:pStyle w:val="30"/>
        <w:numPr>
          <w:ilvl w:val="0"/>
          <w:numId w:val="3"/>
        </w:numPr>
      </w:pPr>
      <w:r>
        <w:rPr>
          <w:rFonts w:hint="eastAsia"/>
        </w:rPr>
        <w:lastRenderedPageBreak/>
        <w:t>微店小黑板公告查询</w:t>
      </w:r>
    </w:p>
    <w:p w:rsidR="008750F6" w:rsidRDefault="008750F6" w:rsidP="00BC012B">
      <w:pPr>
        <w:pStyle w:val="5"/>
        <w:spacing w:before="0" w:after="0"/>
      </w:pPr>
      <w:r>
        <w:rPr>
          <w:rFonts w:hint="eastAsia"/>
        </w:rPr>
        <w:t>接口描述</w:t>
      </w:r>
    </w:p>
    <w:p w:rsidR="00001362" w:rsidRDefault="00001362" w:rsidP="00BC012B">
      <w:pPr>
        <w:rPr>
          <w:sz w:val="21"/>
        </w:rPr>
      </w:pPr>
      <w:r w:rsidRPr="000E7AD5">
        <w:rPr>
          <w:rFonts w:hint="eastAsia"/>
          <w:sz w:val="21"/>
        </w:rPr>
        <w:t>小黑板</w:t>
      </w:r>
      <w:r w:rsidRPr="000E7AD5">
        <w:rPr>
          <w:sz w:val="21"/>
        </w:rPr>
        <w:t>的模板变量替换操作在</w:t>
      </w:r>
      <w:r w:rsidRPr="000E7AD5">
        <w:rPr>
          <w:rFonts w:hint="eastAsia"/>
          <w:sz w:val="21"/>
        </w:rPr>
        <w:t>h5</w:t>
      </w:r>
      <w:r w:rsidRPr="000E7AD5">
        <w:rPr>
          <w:rFonts w:hint="eastAsia"/>
          <w:sz w:val="21"/>
        </w:rPr>
        <w:t>对应</w:t>
      </w:r>
      <w:r w:rsidRPr="000E7AD5">
        <w:rPr>
          <w:sz w:val="21"/>
        </w:rPr>
        <w:t>页面完成。</w:t>
      </w:r>
      <w:r w:rsidRPr="000E7AD5">
        <w:rPr>
          <w:rFonts w:hint="eastAsia"/>
          <w:sz w:val="21"/>
        </w:rPr>
        <w:t>后台</w:t>
      </w:r>
      <w:r w:rsidRPr="000E7AD5">
        <w:rPr>
          <w:sz w:val="21"/>
        </w:rPr>
        <w:t>配置的相关</w:t>
      </w:r>
      <w:r w:rsidRPr="000E7AD5">
        <w:rPr>
          <w:rFonts w:hint="eastAsia"/>
          <w:sz w:val="21"/>
        </w:rPr>
        <w:t>内容</w:t>
      </w:r>
      <w:r w:rsidRPr="000E7AD5">
        <w:rPr>
          <w:sz w:val="21"/>
        </w:rPr>
        <w:t>只会</w:t>
      </w:r>
      <w:r w:rsidRPr="000E7AD5">
        <w:rPr>
          <w:rFonts w:hint="eastAsia"/>
          <w:sz w:val="21"/>
        </w:rPr>
        <w:t>自动</w:t>
      </w:r>
      <w:r w:rsidRPr="000E7AD5">
        <w:rPr>
          <w:sz w:val="21"/>
        </w:rPr>
        <w:t>替换模板信息中的图片变量。</w:t>
      </w:r>
    </w:p>
    <w:p w:rsidR="000E7AD5" w:rsidRPr="000E7AD5" w:rsidRDefault="000E7AD5" w:rsidP="00BC012B">
      <w:pPr>
        <w:pStyle w:val="5"/>
        <w:spacing w:before="0" w:after="0"/>
      </w:pPr>
      <w:r>
        <w:rPr>
          <w:rFonts w:hint="eastAsia"/>
        </w:rPr>
        <w:t>接口地址</w:t>
      </w:r>
    </w:p>
    <w:p w:rsidR="008750F6" w:rsidRPr="0061450B" w:rsidRDefault="00B50774" w:rsidP="00BC012B">
      <w:hyperlink r:id="rId31" w:history="1">
        <w:r w:rsidR="00C21663" w:rsidRPr="004823A4">
          <w:rPr>
            <w:rStyle w:val="af0"/>
          </w:rPr>
          <w:t xml:space="preserve"> http://101.95.48.97:8005/public/sjkf/blackboard/getInfo.jspx?</w:t>
        </w:r>
        <w:r w:rsidR="00C21663" w:rsidRPr="004823A4">
          <w:rPr>
            <w:rStyle w:val="af0"/>
            <w:rFonts w:hint="eastAsia"/>
          </w:rPr>
          <w:t>id</w:t>
        </w:r>
        <w:r w:rsidR="00C21663" w:rsidRPr="004823A4">
          <w:rPr>
            <w:rStyle w:val="af0"/>
          </w:rPr>
          <w:t>=21</w:t>
        </w:r>
      </w:hyperlink>
      <w:r w:rsidR="008750F6" w:rsidRPr="0061450B">
        <w:t xml:space="preserve"> </w:t>
      </w:r>
    </w:p>
    <w:p w:rsidR="008750F6" w:rsidRDefault="008750F6" w:rsidP="00BC012B">
      <w:pPr>
        <w:pStyle w:val="5"/>
        <w:spacing w:before="0" w:after="0" w:line="377" w:lineRule="auto"/>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253"/>
      </w:tblGrid>
      <w:tr w:rsidR="00386274" w:rsidTr="006F230D">
        <w:tc>
          <w:tcPr>
            <w:tcW w:w="1843" w:type="dxa"/>
            <w:shd w:val="clear" w:color="auto" w:fill="BFBFBF"/>
          </w:tcPr>
          <w:p w:rsidR="00386274" w:rsidRDefault="00386274" w:rsidP="00386274">
            <w:r>
              <w:t>Key</w:t>
            </w:r>
          </w:p>
        </w:tc>
        <w:tc>
          <w:tcPr>
            <w:tcW w:w="1559" w:type="dxa"/>
            <w:shd w:val="clear" w:color="auto" w:fill="BFBFBF"/>
          </w:tcPr>
          <w:p w:rsidR="00386274" w:rsidRDefault="00386274" w:rsidP="00386274">
            <w:r>
              <w:rPr>
                <w:rFonts w:hAnsi="宋体"/>
              </w:rPr>
              <w:t>类型</w:t>
            </w:r>
          </w:p>
        </w:tc>
        <w:tc>
          <w:tcPr>
            <w:tcW w:w="709" w:type="dxa"/>
            <w:shd w:val="clear" w:color="auto" w:fill="BFBFBF"/>
          </w:tcPr>
          <w:p w:rsidR="00386274" w:rsidRDefault="00386274" w:rsidP="00386274">
            <w:r>
              <w:rPr>
                <w:rFonts w:hAnsi="宋体"/>
              </w:rPr>
              <w:t>必须</w:t>
            </w:r>
          </w:p>
        </w:tc>
        <w:tc>
          <w:tcPr>
            <w:tcW w:w="4253" w:type="dxa"/>
            <w:shd w:val="clear" w:color="auto" w:fill="BFBFBF"/>
          </w:tcPr>
          <w:p w:rsidR="00386274" w:rsidRDefault="00386274" w:rsidP="00386274">
            <w:r>
              <w:rPr>
                <w:rFonts w:hAnsi="宋体"/>
              </w:rPr>
              <w:t>注释</w:t>
            </w:r>
          </w:p>
        </w:tc>
      </w:tr>
      <w:tr w:rsidR="00386274" w:rsidTr="006F230D">
        <w:tc>
          <w:tcPr>
            <w:tcW w:w="1843" w:type="dxa"/>
            <w:shd w:val="clear" w:color="auto" w:fill="F2F2F2"/>
          </w:tcPr>
          <w:p w:rsidR="00386274" w:rsidRPr="008122F9" w:rsidRDefault="00386274" w:rsidP="00386274">
            <w:r>
              <w:rPr>
                <w:rFonts w:ascii="Consolas" w:eastAsiaTheme="minorEastAsia" w:hAnsi="Consolas" w:cs="Consolas"/>
                <w:kern w:val="0"/>
                <w:sz w:val="22"/>
                <w:szCs w:val="22"/>
              </w:rPr>
              <w:t>id</w:t>
            </w:r>
          </w:p>
        </w:tc>
        <w:tc>
          <w:tcPr>
            <w:tcW w:w="1559" w:type="dxa"/>
          </w:tcPr>
          <w:p w:rsidR="00386274" w:rsidRDefault="00386274" w:rsidP="00386274">
            <w:r>
              <w:t>I</w:t>
            </w:r>
            <w:r>
              <w:rPr>
                <w:rFonts w:hint="eastAsia"/>
              </w:rPr>
              <w:t>nt</w:t>
            </w:r>
          </w:p>
        </w:tc>
        <w:tc>
          <w:tcPr>
            <w:tcW w:w="709" w:type="dxa"/>
          </w:tcPr>
          <w:p w:rsidR="00386274" w:rsidRDefault="00386274" w:rsidP="00386274">
            <w:r>
              <w:rPr>
                <w:rFonts w:hAnsi="宋体"/>
              </w:rPr>
              <w:t>是</w:t>
            </w:r>
          </w:p>
        </w:tc>
        <w:tc>
          <w:tcPr>
            <w:tcW w:w="4253" w:type="dxa"/>
          </w:tcPr>
          <w:p w:rsidR="00386274" w:rsidRDefault="00386274" w:rsidP="00386274">
            <w:r>
              <w:rPr>
                <w:rFonts w:hAnsi="宋体" w:hint="eastAsia"/>
              </w:rPr>
              <w:t>小黑板公告</w:t>
            </w:r>
            <w:r>
              <w:rPr>
                <w:rFonts w:hAnsi="宋体" w:hint="eastAsia"/>
              </w:rPr>
              <w:t>id</w:t>
            </w:r>
          </w:p>
        </w:tc>
      </w:tr>
    </w:tbl>
    <w:p w:rsidR="008750F6" w:rsidRDefault="008750F6" w:rsidP="008750F6">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8750F6" w:rsidTr="00386274">
        <w:tc>
          <w:tcPr>
            <w:tcW w:w="1996" w:type="dxa"/>
            <w:shd w:val="clear" w:color="auto" w:fill="BFBFBF"/>
          </w:tcPr>
          <w:p w:rsidR="008750F6" w:rsidRDefault="008750F6" w:rsidP="00386274">
            <w:r>
              <w:t>Key</w:t>
            </w:r>
          </w:p>
        </w:tc>
        <w:tc>
          <w:tcPr>
            <w:tcW w:w="1696" w:type="dxa"/>
            <w:shd w:val="clear" w:color="auto" w:fill="BFBFBF"/>
          </w:tcPr>
          <w:p w:rsidR="008750F6" w:rsidRDefault="008750F6" w:rsidP="00386274">
            <w:r>
              <w:rPr>
                <w:rFonts w:hAnsi="宋体"/>
              </w:rPr>
              <w:t>类型</w:t>
            </w:r>
          </w:p>
        </w:tc>
        <w:tc>
          <w:tcPr>
            <w:tcW w:w="4830" w:type="dxa"/>
            <w:shd w:val="clear" w:color="auto" w:fill="BFBFBF"/>
          </w:tcPr>
          <w:p w:rsidR="008750F6" w:rsidRDefault="008750F6" w:rsidP="00386274">
            <w:r>
              <w:rPr>
                <w:rFonts w:hAnsi="宋体"/>
              </w:rPr>
              <w:t>注释</w:t>
            </w:r>
          </w:p>
        </w:tc>
      </w:tr>
      <w:tr w:rsidR="008750F6" w:rsidTr="00386274">
        <w:tc>
          <w:tcPr>
            <w:tcW w:w="1996" w:type="dxa"/>
            <w:shd w:val="clear" w:color="auto" w:fill="F2F2F2"/>
          </w:tcPr>
          <w:p w:rsidR="008750F6" w:rsidRDefault="008750F6" w:rsidP="00386274">
            <w:r>
              <w:t>resCode</w:t>
            </w:r>
          </w:p>
        </w:tc>
        <w:tc>
          <w:tcPr>
            <w:tcW w:w="1696" w:type="dxa"/>
          </w:tcPr>
          <w:p w:rsidR="008750F6" w:rsidRDefault="008E357E" w:rsidP="00386274">
            <w:r>
              <w:t>int</w:t>
            </w:r>
          </w:p>
        </w:tc>
        <w:tc>
          <w:tcPr>
            <w:tcW w:w="4830" w:type="dxa"/>
          </w:tcPr>
          <w:p w:rsidR="008750F6" w:rsidRDefault="008750F6" w:rsidP="00386274">
            <w:r>
              <w:rPr>
                <w:rFonts w:hAnsi="宋体"/>
              </w:rPr>
              <w:t>结果码。</w:t>
            </w:r>
            <w:r>
              <w:t>200</w:t>
            </w:r>
            <w:r w:rsidR="00FD7EE2">
              <w:rPr>
                <w:rFonts w:hAnsi="宋体"/>
              </w:rPr>
              <w:t>表示成功，</w:t>
            </w:r>
            <w:r w:rsidR="00FD7EE2">
              <w:rPr>
                <w:rFonts w:hAnsi="宋体"/>
              </w:rPr>
              <w:t>404</w:t>
            </w:r>
            <w:r w:rsidR="00FD7EE2">
              <w:rPr>
                <w:rFonts w:hAnsi="宋体" w:hint="eastAsia"/>
              </w:rPr>
              <w:t>表示</w:t>
            </w:r>
            <w:r w:rsidR="00FD7EE2">
              <w:rPr>
                <w:rFonts w:hAnsi="宋体"/>
              </w:rPr>
              <w:t>无数据，</w:t>
            </w:r>
            <w:r w:rsidR="00FD7EE2">
              <w:rPr>
                <w:rFonts w:hAnsi="宋体" w:hint="eastAsia"/>
              </w:rPr>
              <w:t>1001</w:t>
            </w:r>
            <w:r w:rsidR="00FD7EE2">
              <w:rPr>
                <w:rFonts w:hAnsi="宋体" w:hint="eastAsia"/>
              </w:rPr>
              <w:t>表示</w:t>
            </w:r>
            <w:r w:rsidR="00FD7EE2">
              <w:rPr>
                <w:rFonts w:hAnsi="宋体"/>
              </w:rPr>
              <w:t>参数异常</w:t>
            </w:r>
          </w:p>
        </w:tc>
      </w:tr>
      <w:tr w:rsidR="008750F6" w:rsidTr="00386274">
        <w:tc>
          <w:tcPr>
            <w:tcW w:w="1996" w:type="dxa"/>
            <w:shd w:val="clear" w:color="auto" w:fill="F2F2F2"/>
          </w:tcPr>
          <w:p w:rsidR="008750F6" w:rsidRDefault="008750F6" w:rsidP="00386274">
            <w:r>
              <w:t>resDesc</w:t>
            </w:r>
          </w:p>
        </w:tc>
        <w:tc>
          <w:tcPr>
            <w:tcW w:w="1696" w:type="dxa"/>
          </w:tcPr>
          <w:p w:rsidR="008750F6" w:rsidRDefault="008750F6" w:rsidP="00386274">
            <w:r>
              <w:t>String</w:t>
            </w:r>
          </w:p>
        </w:tc>
        <w:tc>
          <w:tcPr>
            <w:tcW w:w="4830" w:type="dxa"/>
          </w:tcPr>
          <w:p w:rsidR="008750F6" w:rsidRDefault="008750F6" w:rsidP="00386274">
            <w:r>
              <w:rPr>
                <w:rFonts w:hAnsi="宋体"/>
              </w:rPr>
              <w:t>信息</w:t>
            </w:r>
            <w:r>
              <w:rPr>
                <w:rFonts w:hAnsi="宋体" w:hint="eastAsia"/>
              </w:rPr>
              <w:t>描述</w:t>
            </w:r>
          </w:p>
        </w:tc>
      </w:tr>
      <w:tr w:rsidR="008750F6" w:rsidTr="00386274">
        <w:tc>
          <w:tcPr>
            <w:tcW w:w="1996" w:type="dxa"/>
            <w:shd w:val="clear" w:color="auto" w:fill="F2F2F2"/>
          </w:tcPr>
          <w:p w:rsidR="008750F6" w:rsidRDefault="00DE6EAF" w:rsidP="00386274">
            <w:r w:rsidRPr="00DE6EAF">
              <w:t>templateContent</w:t>
            </w:r>
          </w:p>
        </w:tc>
        <w:tc>
          <w:tcPr>
            <w:tcW w:w="1696" w:type="dxa"/>
          </w:tcPr>
          <w:p w:rsidR="008750F6" w:rsidRDefault="008750F6" w:rsidP="00386274">
            <w:r>
              <w:rPr>
                <w:rFonts w:hint="eastAsia"/>
              </w:rPr>
              <w:t>String</w:t>
            </w:r>
          </w:p>
        </w:tc>
        <w:tc>
          <w:tcPr>
            <w:tcW w:w="4830" w:type="dxa"/>
          </w:tcPr>
          <w:p w:rsidR="008750F6" w:rsidRDefault="00DE6EAF" w:rsidP="00386274">
            <w:pPr>
              <w:rPr>
                <w:rFonts w:hAnsi="宋体"/>
              </w:rPr>
            </w:pPr>
            <w:r>
              <w:rPr>
                <w:rFonts w:hAnsi="宋体" w:hint="eastAsia"/>
              </w:rPr>
              <w:t>模板</w:t>
            </w:r>
            <w:r w:rsidR="008750F6">
              <w:rPr>
                <w:rFonts w:hAnsi="宋体" w:hint="eastAsia"/>
              </w:rPr>
              <w:t>内容</w:t>
            </w:r>
          </w:p>
        </w:tc>
      </w:tr>
      <w:tr w:rsidR="008750F6" w:rsidTr="00386274">
        <w:tc>
          <w:tcPr>
            <w:tcW w:w="1996" w:type="dxa"/>
            <w:shd w:val="clear" w:color="auto" w:fill="F2F2F2"/>
          </w:tcPr>
          <w:p w:rsidR="008750F6" w:rsidRDefault="00BD6EA8" w:rsidP="00386274">
            <w:r w:rsidRPr="00BD6EA8">
              <w:t>title</w:t>
            </w:r>
          </w:p>
        </w:tc>
        <w:tc>
          <w:tcPr>
            <w:tcW w:w="1696" w:type="dxa"/>
          </w:tcPr>
          <w:p w:rsidR="008750F6" w:rsidRDefault="008750F6" w:rsidP="00386274">
            <w:r>
              <w:rPr>
                <w:rFonts w:hint="eastAsia"/>
              </w:rPr>
              <w:t>String</w:t>
            </w:r>
          </w:p>
        </w:tc>
        <w:tc>
          <w:tcPr>
            <w:tcW w:w="4830" w:type="dxa"/>
          </w:tcPr>
          <w:p w:rsidR="008750F6" w:rsidRDefault="00BD6EA8" w:rsidP="00386274">
            <w:pPr>
              <w:rPr>
                <w:rFonts w:hAnsi="宋体"/>
              </w:rPr>
            </w:pPr>
            <w:r>
              <w:rPr>
                <w:rFonts w:hAnsi="宋体" w:hint="eastAsia"/>
              </w:rPr>
              <w:t>小黑板标题</w:t>
            </w:r>
          </w:p>
        </w:tc>
      </w:tr>
      <w:tr w:rsidR="008750F6" w:rsidTr="00386274">
        <w:tc>
          <w:tcPr>
            <w:tcW w:w="1996" w:type="dxa"/>
            <w:shd w:val="clear" w:color="auto" w:fill="F2F2F2"/>
          </w:tcPr>
          <w:p w:rsidR="008750F6" w:rsidRDefault="00E72D9E" w:rsidP="00386274">
            <w:r w:rsidRPr="00E72D9E">
              <w:t>childTitle</w:t>
            </w:r>
          </w:p>
        </w:tc>
        <w:tc>
          <w:tcPr>
            <w:tcW w:w="1696" w:type="dxa"/>
          </w:tcPr>
          <w:p w:rsidR="008750F6" w:rsidRDefault="008750F6" w:rsidP="00386274">
            <w:r>
              <w:rPr>
                <w:rFonts w:hint="eastAsia"/>
              </w:rPr>
              <w:t>String</w:t>
            </w:r>
          </w:p>
        </w:tc>
        <w:tc>
          <w:tcPr>
            <w:tcW w:w="4830" w:type="dxa"/>
          </w:tcPr>
          <w:p w:rsidR="008750F6" w:rsidRDefault="00E72D9E" w:rsidP="00386274">
            <w:pPr>
              <w:rPr>
                <w:rFonts w:hAnsi="宋体"/>
              </w:rPr>
            </w:pPr>
            <w:r>
              <w:rPr>
                <w:rFonts w:hAnsi="宋体" w:hint="eastAsia"/>
              </w:rPr>
              <w:t>小黑板</w:t>
            </w:r>
            <w:r>
              <w:rPr>
                <w:rFonts w:hAnsi="宋体"/>
              </w:rPr>
              <w:t>内容标题</w:t>
            </w:r>
          </w:p>
        </w:tc>
      </w:tr>
      <w:tr w:rsidR="008750F6" w:rsidTr="00386274">
        <w:tc>
          <w:tcPr>
            <w:tcW w:w="1996" w:type="dxa"/>
            <w:shd w:val="clear" w:color="auto" w:fill="F2F2F2"/>
          </w:tcPr>
          <w:p w:rsidR="008750F6" w:rsidRDefault="00016B4D" w:rsidP="00386274">
            <w:r w:rsidRPr="00016B4D">
              <w:t>showTime</w:t>
            </w:r>
          </w:p>
        </w:tc>
        <w:tc>
          <w:tcPr>
            <w:tcW w:w="1696" w:type="dxa"/>
          </w:tcPr>
          <w:p w:rsidR="008750F6" w:rsidRDefault="008750F6" w:rsidP="00386274">
            <w:r>
              <w:rPr>
                <w:rFonts w:hint="eastAsia"/>
              </w:rPr>
              <w:t>String</w:t>
            </w:r>
          </w:p>
        </w:tc>
        <w:tc>
          <w:tcPr>
            <w:tcW w:w="4830" w:type="dxa"/>
          </w:tcPr>
          <w:p w:rsidR="008750F6" w:rsidRDefault="00016B4D" w:rsidP="00386274">
            <w:pPr>
              <w:rPr>
                <w:rFonts w:hAnsi="宋体"/>
              </w:rPr>
            </w:pPr>
            <w:r>
              <w:rPr>
                <w:rFonts w:hAnsi="宋体" w:hint="eastAsia"/>
              </w:rPr>
              <w:t>小黑板</w:t>
            </w:r>
            <w:r>
              <w:rPr>
                <w:rFonts w:hAnsi="宋体"/>
              </w:rPr>
              <w:t>时间【</w:t>
            </w:r>
            <w:r>
              <w:rPr>
                <w:rFonts w:hAnsi="宋体" w:hint="eastAsia"/>
              </w:rPr>
              <w:t>type=1</w:t>
            </w:r>
            <w:r>
              <w:rPr>
                <w:rFonts w:hAnsi="宋体"/>
              </w:rPr>
              <w:t>】</w:t>
            </w:r>
          </w:p>
        </w:tc>
      </w:tr>
      <w:tr w:rsidR="008750F6" w:rsidTr="00386274">
        <w:tc>
          <w:tcPr>
            <w:tcW w:w="1996" w:type="dxa"/>
            <w:shd w:val="clear" w:color="auto" w:fill="F2F2F2"/>
          </w:tcPr>
          <w:p w:rsidR="008750F6" w:rsidRDefault="00016B4D" w:rsidP="00386274">
            <w:r w:rsidRPr="00016B4D">
              <w:t>contentInfo</w:t>
            </w:r>
          </w:p>
        </w:tc>
        <w:tc>
          <w:tcPr>
            <w:tcW w:w="1696" w:type="dxa"/>
          </w:tcPr>
          <w:p w:rsidR="008750F6" w:rsidRDefault="008750F6" w:rsidP="00386274">
            <w:r>
              <w:rPr>
                <w:rFonts w:hint="eastAsia"/>
              </w:rPr>
              <w:t>String</w:t>
            </w:r>
          </w:p>
        </w:tc>
        <w:tc>
          <w:tcPr>
            <w:tcW w:w="4830" w:type="dxa"/>
          </w:tcPr>
          <w:p w:rsidR="008750F6" w:rsidRDefault="00016B4D" w:rsidP="00386274">
            <w:pPr>
              <w:rPr>
                <w:rFonts w:hAnsi="宋体"/>
              </w:rPr>
            </w:pPr>
            <w:r>
              <w:rPr>
                <w:rFonts w:hAnsi="宋体" w:hint="eastAsia"/>
              </w:rPr>
              <w:t>小黑板</w:t>
            </w:r>
            <w:r>
              <w:rPr>
                <w:rFonts w:hAnsi="宋体"/>
              </w:rPr>
              <w:t>正文内容</w:t>
            </w:r>
            <w:r>
              <w:rPr>
                <w:rFonts w:hAnsi="宋体" w:hint="eastAsia"/>
              </w:rPr>
              <w:t>【</w:t>
            </w:r>
            <w:r>
              <w:rPr>
                <w:rFonts w:hAnsi="宋体" w:hint="eastAsia"/>
              </w:rPr>
              <w:t>type=1</w:t>
            </w:r>
            <w:r>
              <w:rPr>
                <w:rFonts w:hAnsi="宋体"/>
              </w:rPr>
              <w:t>】</w:t>
            </w:r>
            <w:r w:rsidR="000B0E36">
              <w:rPr>
                <w:rFonts w:hAnsi="宋体" w:hint="eastAsia"/>
              </w:rPr>
              <w:t>或者</w:t>
            </w:r>
            <w:r w:rsidR="000B0E36">
              <w:rPr>
                <w:rFonts w:hAnsi="宋体"/>
              </w:rPr>
              <w:t>【</w:t>
            </w:r>
            <w:r w:rsidR="000B0E36">
              <w:rPr>
                <w:rFonts w:hAnsi="宋体" w:hint="eastAsia"/>
              </w:rPr>
              <w:t>ty</w:t>
            </w:r>
            <w:r w:rsidR="000B0E36">
              <w:rPr>
                <w:rFonts w:hAnsi="宋体"/>
              </w:rPr>
              <w:t>pe=3</w:t>
            </w:r>
            <w:r w:rsidR="000B0E36">
              <w:rPr>
                <w:rFonts w:hAnsi="宋体"/>
              </w:rPr>
              <w:t>】</w:t>
            </w:r>
          </w:p>
        </w:tc>
      </w:tr>
      <w:tr w:rsidR="008E6DC2" w:rsidTr="00386274">
        <w:tc>
          <w:tcPr>
            <w:tcW w:w="1996" w:type="dxa"/>
            <w:shd w:val="clear" w:color="auto" w:fill="F2F2F2"/>
          </w:tcPr>
          <w:p w:rsidR="008E6DC2" w:rsidRPr="00016B4D" w:rsidRDefault="008E6DC2" w:rsidP="00386274">
            <w:r w:rsidRPr="008E6DC2">
              <w:t>boardImg</w:t>
            </w:r>
          </w:p>
        </w:tc>
        <w:tc>
          <w:tcPr>
            <w:tcW w:w="1696" w:type="dxa"/>
          </w:tcPr>
          <w:p w:rsidR="008E6DC2" w:rsidRDefault="008E6DC2" w:rsidP="00386274">
            <w:r>
              <w:rPr>
                <w:rFonts w:hint="eastAsia"/>
              </w:rPr>
              <w:t>String</w:t>
            </w:r>
          </w:p>
        </w:tc>
        <w:tc>
          <w:tcPr>
            <w:tcW w:w="4830" w:type="dxa"/>
          </w:tcPr>
          <w:p w:rsidR="008E6DC2" w:rsidRDefault="008E6DC2" w:rsidP="00386274">
            <w:pPr>
              <w:rPr>
                <w:rFonts w:hAnsi="宋体"/>
              </w:rPr>
            </w:pPr>
            <w:r>
              <w:rPr>
                <w:rFonts w:hAnsi="宋体" w:hint="eastAsia"/>
              </w:rPr>
              <w:t>小黑板</w:t>
            </w:r>
            <w:r>
              <w:rPr>
                <w:rFonts w:hAnsi="宋体"/>
              </w:rPr>
              <w:t>图片【</w:t>
            </w:r>
            <w:r>
              <w:rPr>
                <w:rFonts w:hAnsi="宋体" w:hint="eastAsia"/>
              </w:rPr>
              <w:t>type=2</w:t>
            </w:r>
            <w:r>
              <w:rPr>
                <w:rFonts w:hAnsi="宋体"/>
              </w:rPr>
              <w:t>】</w:t>
            </w:r>
          </w:p>
        </w:tc>
      </w:tr>
      <w:tr w:rsidR="008E357E" w:rsidTr="00386274">
        <w:tc>
          <w:tcPr>
            <w:tcW w:w="1996" w:type="dxa"/>
            <w:shd w:val="clear" w:color="auto" w:fill="F2F2F2"/>
          </w:tcPr>
          <w:p w:rsidR="008E357E" w:rsidRPr="008E6DC2" w:rsidRDefault="008E357E" w:rsidP="00386274">
            <w:r w:rsidRPr="008E357E">
              <w:t>type</w:t>
            </w:r>
          </w:p>
        </w:tc>
        <w:tc>
          <w:tcPr>
            <w:tcW w:w="1696" w:type="dxa"/>
          </w:tcPr>
          <w:p w:rsidR="008E357E" w:rsidRDefault="008E357E" w:rsidP="00386274">
            <w:r>
              <w:t>int</w:t>
            </w:r>
          </w:p>
        </w:tc>
        <w:tc>
          <w:tcPr>
            <w:tcW w:w="4830" w:type="dxa"/>
          </w:tcPr>
          <w:p w:rsidR="008E357E" w:rsidRDefault="00931285" w:rsidP="00386274">
            <w:pPr>
              <w:rPr>
                <w:rFonts w:hAnsi="宋体"/>
              </w:rPr>
            </w:pPr>
            <w:r>
              <w:rPr>
                <w:rFonts w:hAnsi="宋体" w:hint="eastAsia"/>
              </w:rPr>
              <w:t>小黑板</w:t>
            </w:r>
            <w:r>
              <w:rPr>
                <w:rFonts w:hAnsi="宋体"/>
              </w:rPr>
              <w:t>类型</w:t>
            </w:r>
          </w:p>
          <w:p w:rsidR="00931285" w:rsidRDefault="00931285" w:rsidP="00386274">
            <w:pPr>
              <w:rPr>
                <w:rFonts w:hAnsi="宋体"/>
              </w:rPr>
            </w:pPr>
            <w:r>
              <w:rPr>
                <w:rFonts w:hAnsi="宋体" w:hint="eastAsia"/>
              </w:rPr>
              <w:t>1:</w:t>
            </w:r>
            <w:r>
              <w:rPr>
                <w:rFonts w:hAnsi="宋体" w:hint="eastAsia"/>
              </w:rPr>
              <w:t>文字小黑板</w:t>
            </w:r>
            <w:r>
              <w:rPr>
                <w:rFonts w:hAnsi="宋体" w:hint="eastAsia"/>
              </w:rPr>
              <w:t xml:space="preserve"> 2</w:t>
            </w:r>
            <w:r>
              <w:rPr>
                <w:rFonts w:hAnsi="宋体" w:hint="eastAsia"/>
              </w:rPr>
              <w:t>：</w:t>
            </w:r>
            <w:r>
              <w:rPr>
                <w:rFonts w:hAnsi="宋体"/>
              </w:rPr>
              <w:t>图片小黑板</w:t>
            </w:r>
            <w:r>
              <w:rPr>
                <w:rFonts w:hAnsi="宋体" w:hint="eastAsia"/>
              </w:rPr>
              <w:t xml:space="preserve"> 3</w:t>
            </w:r>
            <w:r>
              <w:rPr>
                <w:rFonts w:hAnsi="宋体" w:hint="eastAsia"/>
              </w:rPr>
              <w:t>：</w:t>
            </w:r>
            <w:r>
              <w:rPr>
                <w:rFonts w:hAnsi="宋体"/>
              </w:rPr>
              <w:t>图文混排小黑板</w:t>
            </w:r>
          </w:p>
        </w:tc>
      </w:tr>
    </w:tbl>
    <w:p w:rsidR="00BE2023" w:rsidRPr="00BE2023" w:rsidRDefault="00BE2023" w:rsidP="00BE2023"/>
    <w:p w:rsidR="007B0D7A" w:rsidRDefault="007B0D7A" w:rsidP="007B0D7A">
      <w:pPr>
        <w:pStyle w:val="2"/>
        <w:numPr>
          <w:ilvl w:val="0"/>
          <w:numId w:val="1"/>
        </w:numPr>
      </w:pPr>
      <w:bookmarkStart w:id="23" w:name="_Toc405551096"/>
      <w:r>
        <w:rPr>
          <w:rFonts w:hint="eastAsia"/>
        </w:rPr>
        <w:lastRenderedPageBreak/>
        <w:t>国际漫游</w:t>
      </w:r>
      <w:bookmarkEnd w:id="23"/>
    </w:p>
    <w:p w:rsidR="00893626" w:rsidRDefault="00893626" w:rsidP="002B116C">
      <w:pPr>
        <w:pStyle w:val="30"/>
        <w:numPr>
          <w:ilvl w:val="0"/>
          <w:numId w:val="5"/>
        </w:numPr>
      </w:pPr>
      <w:bookmarkStart w:id="24" w:name="_Toc405551097"/>
      <w:r>
        <w:rPr>
          <w:rFonts w:hint="eastAsia"/>
        </w:rPr>
        <w:t>热门国家列表</w:t>
      </w:r>
      <w:bookmarkEnd w:id="24"/>
    </w:p>
    <w:p w:rsidR="00893626" w:rsidRDefault="00893626" w:rsidP="00893626">
      <w:pPr>
        <w:pStyle w:val="5"/>
      </w:pPr>
      <w:bookmarkStart w:id="25" w:name="OLE_LINK13"/>
      <w:bookmarkStart w:id="26" w:name="OLE_LINK14"/>
      <w:r>
        <w:rPr>
          <w:rFonts w:hint="eastAsia"/>
        </w:rPr>
        <w:t>接口描述</w:t>
      </w:r>
    </w:p>
    <w:p w:rsidR="00157216" w:rsidRDefault="00157216" w:rsidP="00157216">
      <w:r>
        <w:rPr>
          <w:rFonts w:hint="eastAsia"/>
        </w:rPr>
        <w:t>根据国家列表中“热度”字段的值升序排序，取前</w:t>
      </w:r>
      <w:r>
        <w:rPr>
          <w:rFonts w:hint="eastAsia"/>
        </w:rPr>
        <w:t>16</w:t>
      </w:r>
      <w:r>
        <w:rPr>
          <w:rFonts w:hint="eastAsia"/>
        </w:rPr>
        <w:t>位。</w:t>
      </w:r>
    </w:p>
    <w:p w:rsidR="00157216" w:rsidRDefault="00157216" w:rsidP="00157216">
      <w:r>
        <w:rPr>
          <w:rFonts w:hint="eastAsia"/>
        </w:rPr>
        <w:t>天翼客服与国漫打通之后，国漫侧字段为“排序”。</w:t>
      </w:r>
    </w:p>
    <w:p w:rsidR="00873C13" w:rsidRPr="00157216" w:rsidRDefault="00873C13" w:rsidP="00157216">
      <w:r>
        <w:rPr>
          <w:rFonts w:hint="eastAsia"/>
        </w:rPr>
        <w:t>【</w:t>
      </w:r>
      <w:r>
        <w:rPr>
          <w:rFonts w:hint="eastAsia"/>
        </w:rPr>
        <w:t>0917</w:t>
      </w:r>
      <w:r>
        <w:rPr>
          <w:rFonts w:hint="eastAsia"/>
        </w:rPr>
        <w:t>新增</w:t>
      </w:r>
      <w:r>
        <w:t>】</w:t>
      </w:r>
      <w:r>
        <w:rPr>
          <w:rFonts w:hint="eastAsia"/>
        </w:rPr>
        <w:t>增加</w:t>
      </w:r>
      <w:r>
        <w:t>审核状态过滤</w:t>
      </w:r>
    </w:p>
    <w:p w:rsidR="00893626" w:rsidRDefault="00B50774" w:rsidP="00893626">
      <w:hyperlink r:id="rId32" w:history="1">
        <w:r w:rsidR="00893626">
          <w:rPr>
            <w:rStyle w:val="af0"/>
          </w:rPr>
          <w:t>http://</w:t>
        </w:r>
        <w:r w:rsidR="00893626">
          <w:rPr>
            <w:rStyle w:val="af0"/>
            <w:rFonts w:hint="eastAsia"/>
          </w:rPr>
          <w:t>101.95.48.96:8005</w:t>
        </w:r>
        <w:r w:rsidR="00893626">
          <w:rPr>
            <w:rStyle w:val="af0"/>
          </w:rPr>
          <w:t>/public/sjkf/roamingDestination/HotCountryList</w:t>
        </w:r>
      </w:hyperlink>
    </w:p>
    <w:bookmarkEnd w:id="25"/>
    <w:bookmarkEnd w:id="26"/>
    <w:p w:rsidR="00893626" w:rsidRDefault="00893626" w:rsidP="0089362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893626" w:rsidTr="00451CCF">
        <w:tc>
          <w:tcPr>
            <w:tcW w:w="1843" w:type="dxa"/>
            <w:shd w:val="clear" w:color="auto" w:fill="BFBFBF"/>
          </w:tcPr>
          <w:p w:rsidR="00893626" w:rsidRDefault="00893626" w:rsidP="00451CCF">
            <w:pPr>
              <w:rPr>
                <w:b/>
              </w:rPr>
            </w:pPr>
            <w:r>
              <w:rPr>
                <w:b/>
              </w:rPr>
              <w:t>Key</w:t>
            </w:r>
          </w:p>
        </w:tc>
        <w:tc>
          <w:tcPr>
            <w:tcW w:w="1559" w:type="dxa"/>
            <w:shd w:val="clear" w:color="auto" w:fill="BFBFBF"/>
          </w:tcPr>
          <w:p w:rsidR="00893626" w:rsidRDefault="00893626" w:rsidP="00451CCF">
            <w:pPr>
              <w:rPr>
                <w:b/>
              </w:rPr>
            </w:pPr>
            <w:r>
              <w:rPr>
                <w:b/>
              </w:rPr>
              <w:t>类型</w:t>
            </w:r>
          </w:p>
        </w:tc>
        <w:tc>
          <w:tcPr>
            <w:tcW w:w="709" w:type="dxa"/>
            <w:shd w:val="clear" w:color="auto" w:fill="BFBFBF"/>
          </w:tcPr>
          <w:p w:rsidR="00893626" w:rsidRDefault="00893626" w:rsidP="00451CCF">
            <w:pPr>
              <w:rPr>
                <w:b/>
              </w:rPr>
            </w:pPr>
            <w:r>
              <w:rPr>
                <w:b/>
              </w:rPr>
              <w:t>必须</w:t>
            </w:r>
          </w:p>
        </w:tc>
        <w:tc>
          <w:tcPr>
            <w:tcW w:w="1559" w:type="dxa"/>
            <w:shd w:val="clear" w:color="auto" w:fill="BFBFBF"/>
          </w:tcPr>
          <w:p w:rsidR="00893626" w:rsidRDefault="00893626" w:rsidP="00451CCF">
            <w:pPr>
              <w:ind w:firstLineChars="50" w:firstLine="120"/>
              <w:rPr>
                <w:b/>
              </w:rPr>
            </w:pPr>
            <w:r>
              <w:rPr>
                <w:b/>
              </w:rPr>
              <w:t>的长度</w:t>
            </w:r>
          </w:p>
        </w:tc>
        <w:tc>
          <w:tcPr>
            <w:tcW w:w="4111" w:type="dxa"/>
            <w:shd w:val="clear" w:color="auto" w:fill="BFBFBF"/>
          </w:tcPr>
          <w:p w:rsidR="00893626" w:rsidRDefault="00893626" w:rsidP="00451CCF">
            <w:pPr>
              <w:rPr>
                <w:b/>
              </w:rPr>
            </w:pPr>
            <w:r>
              <w:rPr>
                <w:b/>
              </w:rPr>
              <w:t>注释</w:t>
            </w:r>
          </w:p>
        </w:tc>
      </w:tr>
      <w:tr w:rsidR="00893626" w:rsidTr="00451CCF">
        <w:tc>
          <w:tcPr>
            <w:tcW w:w="1843" w:type="dxa"/>
            <w:shd w:val="clear" w:color="auto" w:fill="F2F2F2"/>
          </w:tcPr>
          <w:p w:rsidR="00893626" w:rsidRDefault="00893626" w:rsidP="00451CCF"/>
        </w:tc>
        <w:tc>
          <w:tcPr>
            <w:tcW w:w="1559" w:type="dxa"/>
          </w:tcPr>
          <w:p w:rsidR="00893626" w:rsidRDefault="00893626" w:rsidP="00451CCF"/>
        </w:tc>
        <w:tc>
          <w:tcPr>
            <w:tcW w:w="709" w:type="dxa"/>
          </w:tcPr>
          <w:p w:rsidR="00893626" w:rsidRDefault="00893626" w:rsidP="00451CCF"/>
        </w:tc>
        <w:tc>
          <w:tcPr>
            <w:tcW w:w="1559" w:type="dxa"/>
          </w:tcPr>
          <w:p w:rsidR="00893626" w:rsidRDefault="00893626" w:rsidP="00451CCF"/>
        </w:tc>
        <w:tc>
          <w:tcPr>
            <w:tcW w:w="4111" w:type="dxa"/>
          </w:tcPr>
          <w:p w:rsidR="00893626" w:rsidRDefault="00893626" w:rsidP="00451CCF"/>
        </w:tc>
      </w:tr>
    </w:tbl>
    <w:p w:rsidR="00893626" w:rsidRDefault="00893626" w:rsidP="00893626">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451CCF">
        <w:trPr>
          <w:trHeight w:val="419"/>
        </w:trPr>
        <w:tc>
          <w:tcPr>
            <w:tcW w:w="2087" w:type="dxa"/>
            <w:shd w:val="clear" w:color="auto" w:fill="F2F2F2"/>
          </w:tcPr>
          <w:p w:rsidR="00893626" w:rsidRDefault="00893626" w:rsidP="00451CCF">
            <w:r>
              <w:t>resCode</w:t>
            </w:r>
          </w:p>
        </w:tc>
        <w:tc>
          <w:tcPr>
            <w:tcW w:w="1765" w:type="dxa"/>
          </w:tcPr>
          <w:p w:rsidR="00893626" w:rsidRDefault="00893626" w:rsidP="00451CCF">
            <w:bookmarkStart w:id="27" w:name="OLE_LINK3"/>
            <w:bookmarkStart w:id="28" w:name="OLE_LINK4"/>
            <w:r>
              <w:t>Integer</w:t>
            </w:r>
            <w:bookmarkEnd w:id="27"/>
            <w:bookmarkEnd w:id="28"/>
          </w:p>
        </w:tc>
        <w:tc>
          <w:tcPr>
            <w:tcW w:w="4654" w:type="dxa"/>
          </w:tcPr>
          <w:p w:rsidR="00893626" w:rsidRDefault="00893626" w:rsidP="00451CCF">
            <w:r>
              <w:t>结果码。结果码。</w:t>
            </w:r>
            <w:r>
              <w:t>200</w:t>
            </w:r>
            <w:r>
              <w:t>表示成功，</w:t>
            </w:r>
          </w:p>
        </w:tc>
      </w:tr>
      <w:tr w:rsidR="00893626" w:rsidTr="00451CCF">
        <w:trPr>
          <w:trHeight w:val="419"/>
        </w:trPr>
        <w:tc>
          <w:tcPr>
            <w:tcW w:w="2087" w:type="dxa"/>
            <w:shd w:val="clear" w:color="auto" w:fill="F2F2F2"/>
          </w:tcPr>
          <w:p w:rsidR="00893626" w:rsidRDefault="00893626" w:rsidP="00451CCF">
            <w:r>
              <w:t>resDesc</w:t>
            </w:r>
          </w:p>
        </w:tc>
        <w:tc>
          <w:tcPr>
            <w:tcW w:w="1765" w:type="dxa"/>
          </w:tcPr>
          <w:p w:rsidR="00893626" w:rsidRDefault="00893626" w:rsidP="00451CCF">
            <w:r>
              <w:t>String</w:t>
            </w:r>
          </w:p>
        </w:tc>
        <w:tc>
          <w:tcPr>
            <w:tcW w:w="4654" w:type="dxa"/>
          </w:tcPr>
          <w:p w:rsidR="00893626" w:rsidRDefault="00893626" w:rsidP="00451CCF">
            <w:r>
              <w:t>描述</w:t>
            </w:r>
          </w:p>
        </w:tc>
      </w:tr>
      <w:tr w:rsidR="00893626" w:rsidTr="00451CCF">
        <w:trPr>
          <w:trHeight w:val="419"/>
        </w:trPr>
        <w:tc>
          <w:tcPr>
            <w:tcW w:w="2087" w:type="dxa"/>
            <w:shd w:val="clear" w:color="auto" w:fill="F2F2F2"/>
          </w:tcPr>
          <w:p w:rsidR="00893626" w:rsidRDefault="00893626" w:rsidP="00451CCF">
            <w:r>
              <w:t>items</w:t>
            </w:r>
          </w:p>
        </w:tc>
        <w:tc>
          <w:tcPr>
            <w:tcW w:w="1765" w:type="dxa"/>
          </w:tcPr>
          <w:p w:rsidR="00893626" w:rsidRDefault="00893626" w:rsidP="00451CCF">
            <w:r>
              <w:rPr>
                <w:rFonts w:hint="eastAsia"/>
              </w:rPr>
              <w:t>List</w:t>
            </w:r>
          </w:p>
        </w:tc>
        <w:tc>
          <w:tcPr>
            <w:tcW w:w="4654" w:type="dxa"/>
          </w:tcPr>
          <w:p w:rsidR="00893626" w:rsidRDefault="00893626" w:rsidP="00451CCF">
            <w:r>
              <w:rPr>
                <w:rFonts w:hint="eastAsia"/>
              </w:rPr>
              <w:t>国家信息集合</w:t>
            </w:r>
          </w:p>
        </w:tc>
      </w:tr>
    </w:tbl>
    <w:p w:rsidR="00893626" w:rsidRDefault="00893626" w:rsidP="00893626">
      <w:r>
        <w:t>Items</w:t>
      </w:r>
      <w:r>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893626" w:rsidTr="00451CCF">
        <w:trPr>
          <w:trHeight w:val="401"/>
        </w:trPr>
        <w:tc>
          <w:tcPr>
            <w:tcW w:w="2707" w:type="dxa"/>
            <w:shd w:val="clear" w:color="auto" w:fill="BFBFBF"/>
          </w:tcPr>
          <w:p w:rsidR="00893626" w:rsidRDefault="00893626" w:rsidP="00451CCF">
            <w:pPr>
              <w:rPr>
                <w:b/>
              </w:rPr>
            </w:pPr>
            <w:r>
              <w:rPr>
                <w:b/>
              </w:rPr>
              <w:t>Key</w:t>
            </w:r>
          </w:p>
        </w:tc>
        <w:tc>
          <w:tcPr>
            <w:tcW w:w="2300" w:type="dxa"/>
            <w:shd w:val="clear" w:color="auto" w:fill="BFBFBF"/>
          </w:tcPr>
          <w:p w:rsidR="00893626" w:rsidRDefault="00893626" w:rsidP="00451CCF">
            <w:pPr>
              <w:rPr>
                <w:b/>
              </w:rPr>
            </w:pPr>
            <w:r>
              <w:rPr>
                <w:b/>
              </w:rPr>
              <w:t>类型</w:t>
            </w:r>
          </w:p>
        </w:tc>
        <w:tc>
          <w:tcPr>
            <w:tcW w:w="3275" w:type="dxa"/>
            <w:shd w:val="clear" w:color="auto" w:fill="BFBFBF"/>
          </w:tcPr>
          <w:p w:rsidR="00893626" w:rsidRDefault="00893626" w:rsidP="00451CCF">
            <w:pPr>
              <w:rPr>
                <w:b/>
              </w:rPr>
            </w:pPr>
            <w:r>
              <w:rPr>
                <w:b/>
              </w:rPr>
              <w:t>注释</w:t>
            </w:r>
          </w:p>
        </w:tc>
      </w:tr>
      <w:tr w:rsidR="00893626" w:rsidTr="00451CCF">
        <w:trPr>
          <w:trHeight w:val="401"/>
        </w:trPr>
        <w:tc>
          <w:tcPr>
            <w:tcW w:w="2707" w:type="dxa"/>
            <w:shd w:val="clear" w:color="auto" w:fill="F2F2F2"/>
          </w:tcPr>
          <w:p w:rsidR="00893626" w:rsidRDefault="00893626" w:rsidP="00451CCF">
            <w:r>
              <w:rPr>
                <w:rFonts w:hint="eastAsia"/>
              </w:rPr>
              <w:t>countryId</w:t>
            </w:r>
          </w:p>
        </w:tc>
        <w:tc>
          <w:tcPr>
            <w:tcW w:w="2300" w:type="dxa"/>
          </w:tcPr>
          <w:p w:rsidR="00893626" w:rsidRDefault="00893626" w:rsidP="00451CCF">
            <w:r>
              <w:t>String</w:t>
            </w:r>
          </w:p>
        </w:tc>
        <w:tc>
          <w:tcPr>
            <w:tcW w:w="3275" w:type="dxa"/>
          </w:tcPr>
          <w:p w:rsidR="00893626" w:rsidRDefault="00893626" w:rsidP="00451CCF">
            <w:r>
              <w:rPr>
                <w:rFonts w:hint="eastAsia"/>
              </w:rPr>
              <w:t>漫游目的地国家</w:t>
            </w:r>
            <w:r>
              <w:rPr>
                <w:rFonts w:hint="eastAsia"/>
              </w:rPr>
              <w:t>ID</w:t>
            </w:r>
          </w:p>
        </w:tc>
      </w:tr>
      <w:tr w:rsidR="00893626" w:rsidTr="00451CCF">
        <w:trPr>
          <w:trHeight w:val="401"/>
        </w:trPr>
        <w:tc>
          <w:tcPr>
            <w:tcW w:w="2707" w:type="dxa"/>
            <w:shd w:val="clear" w:color="auto" w:fill="F2F2F2"/>
          </w:tcPr>
          <w:p w:rsidR="00893626" w:rsidRDefault="00893626" w:rsidP="00451CCF">
            <w:r>
              <w:rPr>
                <w:rFonts w:hint="eastAsia"/>
              </w:rPr>
              <w:t>countryName</w:t>
            </w:r>
          </w:p>
        </w:tc>
        <w:tc>
          <w:tcPr>
            <w:tcW w:w="2300" w:type="dxa"/>
          </w:tcPr>
          <w:p w:rsidR="00893626" w:rsidRDefault="00893626" w:rsidP="00451CCF">
            <w:r>
              <w:t>String</w:t>
            </w:r>
          </w:p>
        </w:tc>
        <w:tc>
          <w:tcPr>
            <w:tcW w:w="3275" w:type="dxa"/>
          </w:tcPr>
          <w:p w:rsidR="00893626" w:rsidRDefault="00893626" w:rsidP="00451CCF">
            <w:r>
              <w:rPr>
                <w:rFonts w:hint="eastAsia"/>
              </w:rPr>
              <w:t>漫游目的地国家名称</w:t>
            </w:r>
          </w:p>
        </w:tc>
      </w:tr>
      <w:tr w:rsidR="00893626" w:rsidTr="00451CCF">
        <w:trPr>
          <w:trHeight w:val="401"/>
        </w:trPr>
        <w:tc>
          <w:tcPr>
            <w:tcW w:w="2707" w:type="dxa"/>
            <w:shd w:val="clear" w:color="auto" w:fill="F2F2F2"/>
          </w:tcPr>
          <w:p w:rsidR="00893626" w:rsidRDefault="00893626" w:rsidP="00451CCF">
            <w:r>
              <w:rPr>
                <w:rFonts w:hint="eastAsia"/>
              </w:rPr>
              <w:t>countryPic</w:t>
            </w:r>
          </w:p>
        </w:tc>
        <w:tc>
          <w:tcPr>
            <w:tcW w:w="2300" w:type="dxa"/>
          </w:tcPr>
          <w:p w:rsidR="00893626" w:rsidRDefault="00893626" w:rsidP="00451CCF">
            <w:r>
              <w:rPr>
                <w:rFonts w:hint="eastAsia"/>
              </w:rPr>
              <w:t>String</w:t>
            </w:r>
          </w:p>
        </w:tc>
        <w:tc>
          <w:tcPr>
            <w:tcW w:w="3275" w:type="dxa"/>
          </w:tcPr>
          <w:p w:rsidR="00893626" w:rsidRDefault="00893626" w:rsidP="00451CCF">
            <w:r>
              <w:rPr>
                <w:rFonts w:hint="eastAsia"/>
              </w:rPr>
              <w:t>漫游国家地图片地址</w:t>
            </w:r>
          </w:p>
        </w:tc>
      </w:tr>
      <w:tr w:rsidR="00893626" w:rsidTr="00451CCF">
        <w:trPr>
          <w:trHeight w:val="401"/>
        </w:trPr>
        <w:tc>
          <w:tcPr>
            <w:tcW w:w="2707" w:type="dxa"/>
            <w:shd w:val="clear" w:color="auto" w:fill="F2F2F2"/>
          </w:tcPr>
          <w:p w:rsidR="00893626" w:rsidRDefault="00893626" w:rsidP="00451CCF">
            <w:r>
              <w:rPr>
                <w:rFonts w:hint="eastAsia"/>
              </w:rPr>
              <w:t>countryTag</w:t>
            </w:r>
          </w:p>
        </w:tc>
        <w:tc>
          <w:tcPr>
            <w:tcW w:w="2300" w:type="dxa"/>
          </w:tcPr>
          <w:p w:rsidR="00893626" w:rsidRDefault="00893626" w:rsidP="00451CCF">
            <w:r>
              <w:t>Integer</w:t>
            </w:r>
          </w:p>
        </w:tc>
        <w:tc>
          <w:tcPr>
            <w:tcW w:w="3275" w:type="dxa"/>
          </w:tcPr>
          <w:p w:rsidR="00893626" w:rsidRDefault="00893626" w:rsidP="00451CCF">
            <w:r>
              <w:rPr>
                <w:rFonts w:hint="eastAsia"/>
              </w:rPr>
              <w:t>国家属性标签代码，如：</w:t>
            </w:r>
            <w:r>
              <w:rPr>
                <w:rFonts w:hint="eastAsia"/>
              </w:rPr>
              <w:t>0</w:t>
            </w:r>
            <w:r>
              <w:rPr>
                <w:rFonts w:hint="eastAsia"/>
              </w:rPr>
              <w:t>：无标签</w:t>
            </w:r>
            <w:r>
              <w:rPr>
                <w:rFonts w:hint="eastAsia"/>
              </w:rPr>
              <w:t>(</w:t>
            </w:r>
            <w:r>
              <w:rPr>
                <w:rFonts w:hint="eastAsia"/>
              </w:rPr>
              <w:t>默认</w:t>
            </w:r>
            <w:r>
              <w:rPr>
                <w:rFonts w:hint="eastAsia"/>
              </w:rPr>
              <w:t>)</w:t>
            </w:r>
            <w:r>
              <w:rPr>
                <w:rFonts w:hint="eastAsia"/>
              </w:rPr>
              <w:t>；</w:t>
            </w:r>
            <w:r>
              <w:rPr>
                <w:rFonts w:hint="eastAsia"/>
              </w:rPr>
              <w:t>1</w:t>
            </w:r>
            <w:r>
              <w:rPr>
                <w:rFonts w:hint="eastAsia"/>
              </w:rPr>
              <w:t>：已关注；</w:t>
            </w:r>
            <w:r>
              <w:rPr>
                <w:rFonts w:hint="eastAsia"/>
              </w:rPr>
              <w:t>2</w:t>
            </w:r>
            <w:r>
              <w:rPr>
                <w:rFonts w:hint="eastAsia"/>
              </w:rPr>
              <w:t>：已降价等。后期该标签内容可能有所增加。</w:t>
            </w:r>
          </w:p>
        </w:tc>
      </w:tr>
    </w:tbl>
    <w:p w:rsidR="00893626" w:rsidRPr="00893626" w:rsidRDefault="00893626" w:rsidP="00893626"/>
    <w:p w:rsidR="00893626" w:rsidRDefault="00893626" w:rsidP="002B116C">
      <w:pPr>
        <w:pStyle w:val="30"/>
        <w:numPr>
          <w:ilvl w:val="0"/>
          <w:numId w:val="5"/>
        </w:numPr>
      </w:pPr>
      <w:bookmarkStart w:id="29" w:name="_Toc405551098"/>
      <w:r>
        <w:rPr>
          <w:rFonts w:hint="eastAsia"/>
        </w:rPr>
        <w:lastRenderedPageBreak/>
        <w:t>更多国家列表</w:t>
      </w:r>
      <w:bookmarkEnd w:id="29"/>
    </w:p>
    <w:p w:rsidR="00893626" w:rsidRDefault="00893626" w:rsidP="00893626">
      <w:pPr>
        <w:pStyle w:val="5"/>
      </w:pPr>
      <w:r>
        <w:rPr>
          <w:rFonts w:hint="eastAsia"/>
        </w:rPr>
        <w:t>接口描述</w:t>
      </w:r>
    </w:p>
    <w:p w:rsidR="00157216" w:rsidRDefault="00157216" w:rsidP="00157216">
      <w:r>
        <w:rPr>
          <w:rFonts w:hint="eastAsia"/>
        </w:rPr>
        <w:t>按照大洲获取更多国家列表，按照国家首字母</w:t>
      </w:r>
      <w:r>
        <w:rPr>
          <w:rFonts w:hint="eastAsia"/>
        </w:rPr>
        <w:t>A~Z</w:t>
      </w:r>
      <w:r>
        <w:rPr>
          <w:rFonts w:hint="eastAsia"/>
        </w:rPr>
        <w:t>顺序排序。</w:t>
      </w:r>
    </w:p>
    <w:p w:rsidR="004E4292" w:rsidRPr="00157216" w:rsidRDefault="004E4292" w:rsidP="00157216">
      <w:r>
        <w:rPr>
          <w:rFonts w:hint="eastAsia"/>
        </w:rPr>
        <w:t>【</w:t>
      </w:r>
      <w:r>
        <w:rPr>
          <w:rFonts w:hint="eastAsia"/>
        </w:rPr>
        <w:t>0917</w:t>
      </w:r>
      <w:r>
        <w:rPr>
          <w:rFonts w:hint="eastAsia"/>
        </w:rPr>
        <w:t>新增</w:t>
      </w:r>
      <w:r>
        <w:t>】</w:t>
      </w:r>
      <w:r>
        <w:rPr>
          <w:rFonts w:hint="eastAsia"/>
        </w:rPr>
        <w:t>增加</w:t>
      </w:r>
      <w:r>
        <w:t>审核状态过滤</w:t>
      </w:r>
    </w:p>
    <w:bookmarkStart w:id="30" w:name="OLE_LINK20"/>
    <w:bookmarkStart w:id="31" w:name="OLE_LINK21"/>
    <w:bookmarkStart w:id="32" w:name="OLE_LINK22"/>
    <w:bookmarkStart w:id="33" w:name="OLE_LINK23"/>
    <w:p w:rsidR="00893626" w:rsidRDefault="00023722" w:rsidP="00893626">
      <w:r>
        <w:fldChar w:fldCharType="begin"/>
      </w:r>
      <w:r w:rsidR="00893626">
        <w:instrText xml:space="preserve"> HYPERLINK "http://</w:instrText>
      </w:r>
      <w:r w:rsidR="00893626">
        <w:rPr>
          <w:rFonts w:hint="eastAsia"/>
        </w:rPr>
        <w:instrText>180.168.123.175:9000</w:instrText>
      </w:r>
      <w:r w:rsidR="00893626">
        <w:instrText>/public/sjkf/roamingDestination/MoreCountryList?countryArea=</w:instrText>
      </w:r>
      <w:r w:rsidR="00893626">
        <w:rPr>
          <w:rFonts w:hint="eastAsia"/>
        </w:rPr>
        <w:instrText>亚洲</w:instrText>
      </w:r>
      <w:r w:rsidR="00893626">
        <w:instrText xml:space="preserve">" </w:instrText>
      </w:r>
      <w:r>
        <w:fldChar w:fldCharType="separate"/>
      </w:r>
      <w:r w:rsidR="00893626">
        <w:rPr>
          <w:rStyle w:val="af0"/>
        </w:rPr>
        <w:t>http://kefu.189.cn/public/sjkf/roamingDestination/MoreCountryList?countryArea=</w:t>
      </w:r>
      <w:r w:rsidR="00893626">
        <w:rPr>
          <w:rStyle w:val="af0"/>
          <w:rFonts w:hint="eastAsia"/>
        </w:rPr>
        <w:t>亚洲</w:t>
      </w:r>
      <w:r>
        <w:fldChar w:fldCharType="end"/>
      </w:r>
    </w:p>
    <w:bookmarkEnd w:id="30"/>
    <w:bookmarkEnd w:id="31"/>
    <w:bookmarkEnd w:id="32"/>
    <w:bookmarkEnd w:id="33"/>
    <w:p w:rsidR="00893626" w:rsidRDefault="00893626" w:rsidP="0089362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893626" w:rsidTr="00451CCF">
        <w:tc>
          <w:tcPr>
            <w:tcW w:w="1843" w:type="dxa"/>
            <w:shd w:val="clear" w:color="auto" w:fill="BFBFBF"/>
          </w:tcPr>
          <w:p w:rsidR="00893626" w:rsidRDefault="00893626" w:rsidP="00451CCF">
            <w:pPr>
              <w:rPr>
                <w:b/>
              </w:rPr>
            </w:pPr>
            <w:r>
              <w:rPr>
                <w:b/>
              </w:rPr>
              <w:t>Key</w:t>
            </w:r>
          </w:p>
        </w:tc>
        <w:tc>
          <w:tcPr>
            <w:tcW w:w="1559" w:type="dxa"/>
            <w:shd w:val="clear" w:color="auto" w:fill="BFBFBF"/>
          </w:tcPr>
          <w:p w:rsidR="00893626" w:rsidRDefault="00893626" w:rsidP="00451CCF">
            <w:pPr>
              <w:rPr>
                <w:b/>
              </w:rPr>
            </w:pPr>
            <w:r>
              <w:rPr>
                <w:b/>
              </w:rPr>
              <w:t>类型</w:t>
            </w:r>
          </w:p>
        </w:tc>
        <w:tc>
          <w:tcPr>
            <w:tcW w:w="709" w:type="dxa"/>
            <w:shd w:val="clear" w:color="auto" w:fill="BFBFBF"/>
          </w:tcPr>
          <w:p w:rsidR="00893626" w:rsidRDefault="00893626" w:rsidP="00451CCF">
            <w:pPr>
              <w:rPr>
                <w:b/>
              </w:rPr>
            </w:pPr>
            <w:r>
              <w:rPr>
                <w:b/>
              </w:rPr>
              <w:t>必须</w:t>
            </w:r>
          </w:p>
        </w:tc>
        <w:tc>
          <w:tcPr>
            <w:tcW w:w="1559" w:type="dxa"/>
            <w:shd w:val="clear" w:color="auto" w:fill="BFBFBF"/>
          </w:tcPr>
          <w:p w:rsidR="00893626" w:rsidRDefault="00893626" w:rsidP="00451CCF">
            <w:pPr>
              <w:ind w:firstLineChars="50" w:firstLine="120"/>
              <w:rPr>
                <w:b/>
              </w:rPr>
            </w:pPr>
            <w:r>
              <w:rPr>
                <w:b/>
              </w:rPr>
              <w:t>的长度</w:t>
            </w:r>
          </w:p>
        </w:tc>
        <w:tc>
          <w:tcPr>
            <w:tcW w:w="4111" w:type="dxa"/>
            <w:shd w:val="clear" w:color="auto" w:fill="BFBFBF"/>
          </w:tcPr>
          <w:p w:rsidR="00893626" w:rsidRDefault="00893626" w:rsidP="00451CCF">
            <w:pPr>
              <w:rPr>
                <w:b/>
              </w:rPr>
            </w:pPr>
            <w:r>
              <w:rPr>
                <w:b/>
              </w:rPr>
              <w:t>注释</w:t>
            </w:r>
          </w:p>
        </w:tc>
      </w:tr>
      <w:tr w:rsidR="00893626" w:rsidTr="00451CCF">
        <w:tc>
          <w:tcPr>
            <w:tcW w:w="1843" w:type="dxa"/>
            <w:shd w:val="clear" w:color="auto" w:fill="F2F2F2"/>
          </w:tcPr>
          <w:p w:rsidR="00893626" w:rsidRDefault="00893626" w:rsidP="00451CCF">
            <w:r>
              <w:rPr>
                <w:rFonts w:hint="eastAsia"/>
              </w:rPr>
              <w:t>countryArea</w:t>
            </w:r>
          </w:p>
        </w:tc>
        <w:tc>
          <w:tcPr>
            <w:tcW w:w="1559" w:type="dxa"/>
          </w:tcPr>
          <w:p w:rsidR="00893626" w:rsidRDefault="00893626" w:rsidP="00451CCF">
            <w:r>
              <w:rPr>
                <w:rFonts w:hint="eastAsia"/>
              </w:rPr>
              <w:t>String</w:t>
            </w:r>
          </w:p>
        </w:tc>
        <w:tc>
          <w:tcPr>
            <w:tcW w:w="709" w:type="dxa"/>
          </w:tcPr>
          <w:p w:rsidR="00893626" w:rsidRDefault="00893626" w:rsidP="00451CCF">
            <w:r>
              <w:rPr>
                <w:rFonts w:hint="eastAsia"/>
              </w:rPr>
              <w:t>是</w:t>
            </w:r>
          </w:p>
        </w:tc>
        <w:tc>
          <w:tcPr>
            <w:tcW w:w="1559" w:type="dxa"/>
          </w:tcPr>
          <w:p w:rsidR="00893626" w:rsidRDefault="00893626" w:rsidP="00451CCF"/>
        </w:tc>
        <w:tc>
          <w:tcPr>
            <w:tcW w:w="4111" w:type="dxa"/>
          </w:tcPr>
          <w:p w:rsidR="00893626" w:rsidRDefault="00893626" w:rsidP="00451CCF">
            <w:r>
              <w:rPr>
                <w:rFonts w:hint="eastAsia"/>
              </w:rPr>
              <w:t>请求某一区域的国家数据，如：亚洲</w:t>
            </w:r>
          </w:p>
        </w:tc>
      </w:tr>
      <w:tr w:rsidR="00893626" w:rsidTr="00451CCF">
        <w:tc>
          <w:tcPr>
            <w:tcW w:w="1843" w:type="dxa"/>
            <w:shd w:val="clear" w:color="auto" w:fill="F2F2F2"/>
          </w:tcPr>
          <w:p w:rsidR="00893626" w:rsidRDefault="00893626" w:rsidP="00451CCF">
            <w:r>
              <w:rPr>
                <w:rFonts w:hint="eastAsia"/>
              </w:rPr>
              <w:t>page</w:t>
            </w:r>
          </w:p>
        </w:tc>
        <w:tc>
          <w:tcPr>
            <w:tcW w:w="1559" w:type="dxa"/>
          </w:tcPr>
          <w:p w:rsidR="00893626" w:rsidRDefault="00893626" w:rsidP="00451CCF">
            <w:r>
              <w:rPr>
                <w:rFonts w:hint="eastAsia"/>
              </w:rPr>
              <w:t>String</w:t>
            </w:r>
          </w:p>
        </w:tc>
        <w:tc>
          <w:tcPr>
            <w:tcW w:w="709" w:type="dxa"/>
          </w:tcPr>
          <w:p w:rsidR="00893626" w:rsidRDefault="00893626" w:rsidP="00451CCF">
            <w:r>
              <w:rPr>
                <w:rFonts w:hint="eastAsia"/>
              </w:rPr>
              <w:t>否</w:t>
            </w:r>
          </w:p>
        </w:tc>
        <w:tc>
          <w:tcPr>
            <w:tcW w:w="1559" w:type="dxa"/>
          </w:tcPr>
          <w:p w:rsidR="00893626" w:rsidRDefault="00893626" w:rsidP="00451CCF"/>
        </w:tc>
        <w:tc>
          <w:tcPr>
            <w:tcW w:w="4111" w:type="dxa"/>
          </w:tcPr>
          <w:p w:rsidR="00893626" w:rsidRDefault="00893626" w:rsidP="00451CCF">
            <w:r>
              <w:rPr>
                <w:rFonts w:hint="eastAsia"/>
              </w:rPr>
              <w:t>每页显示多少条</w:t>
            </w:r>
          </w:p>
        </w:tc>
      </w:tr>
      <w:tr w:rsidR="00893626" w:rsidTr="00451CCF">
        <w:tc>
          <w:tcPr>
            <w:tcW w:w="1843" w:type="dxa"/>
            <w:shd w:val="clear" w:color="auto" w:fill="F2F2F2"/>
          </w:tcPr>
          <w:p w:rsidR="00893626" w:rsidRDefault="00893626" w:rsidP="00451CCF">
            <w:bookmarkStart w:id="34" w:name="OLE_LINK24"/>
            <w:bookmarkStart w:id="35" w:name="OLE_LINK25"/>
            <w:r>
              <w:rPr>
                <w:rFonts w:hint="eastAsia"/>
              </w:rPr>
              <w:t>pageIndex</w:t>
            </w:r>
            <w:bookmarkEnd w:id="34"/>
            <w:bookmarkEnd w:id="35"/>
          </w:p>
        </w:tc>
        <w:tc>
          <w:tcPr>
            <w:tcW w:w="1559" w:type="dxa"/>
          </w:tcPr>
          <w:p w:rsidR="00893626" w:rsidRDefault="00893626" w:rsidP="00451CCF">
            <w:r>
              <w:rPr>
                <w:rFonts w:hint="eastAsia"/>
              </w:rPr>
              <w:t>String</w:t>
            </w:r>
          </w:p>
        </w:tc>
        <w:tc>
          <w:tcPr>
            <w:tcW w:w="709" w:type="dxa"/>
          </w:tcPr>
          <w:p w:rsidR="00893626" w:rsidRDefault="00893626" w:rsidP="00451CCF">
            <w:r>
              <w:rPr>
                <w:rFonts w:hint="eastAsia"/>
              </w:rPr>
              <w:t>否</w:t>
            </w:r>
          </w:p>
        </w:tc>
        <w:tc>
          <w:tcPr>
            <w:tcW w:w="1559" w:type="dxa"/>
          </w:tcPr>
          <w:p w:rsidR="00893626" w:rsidRDefault="00893626" w:rsidP="00451CCF"/>
        </w:tc>
        <w:tc>
          <w:tcPr>
            <w:tcW w:w="4111" w:type="dxa"/>
          </w:tcPr>
          <w:p w:rsidR="00893626" w:rsidRDefault="00893626" w:rsidP="00451CCF">
            <w:r>
              <w:rPr>
                <w:rFonts w:hint="eastAsia"/>
              </w:rPr>
              <w:t>当前页码</w:t>
            </w:r>
          </w:p>
        </w:tc>
      </w:tr>
    </w:tbl>
    <w:p w:rsidR="00893626" w:rsidRDefault="00893626" w:rsidP="00893626">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451CCF">
        <w:trPr>
          <w:trHeight w:val="419"/>
        </w:trPr>
        <w:tc>
          <w:tcPr>
            <w:tcW w:w="2087" w:type="dxa"/>
            <w:shd w:val="clear" w:color="auto" w:fill="F2F2F2"/>
          </w:tcPr>
          <w:p w:rsidR="00893626" w:rsidRDefault="00893626" w:rsidP="00451CCF">
            <w:r>
              <w:t>resCode</w:t>
            </w:r>
          </w:p>
        </w:tc>
        <w:tc>
          <w:tcPr>
            <w:tcW w:w="1765" w:type="dxa"/>
          </w:tcPr>
          <w:p w:rsidR="00893626" w:rsidRDefault="00893626" w:rsidP="00451CCF">
            <w:r>
              <w:t>Integer</w:t>
            </w:r>
          </w:p>
        </w:tc>
        <w:tc>
          <w:tcPr>
            <w:tcW w:w="4654" w:type="dxa"/>
          </w:tcPr>
          <w:p w:rsidR="00893626" w:rsidRDefault="00893626" w:rsidP="00451CCF">
            <w:r>
              <w:t>结果码。结果码。</w:t>
            </w:r>
            <w:r>
              <w:t>200</w:t>
            </w:r>
            <w:r>
              <w:t>表示成功，</w:t>
            </w:r>
          </w:p>
        </w:tc>
      </w:tr>
      <w:tr w:rsidR="00893626" w:rsidTr="00451CCF">
        <w:trPr>
          <w:trHeight w:val="419"/>
        </w:trPr>
        <w:tc>
          <w:tcPr>
            <w:tcW w:w="2087" w:type="dxa"/>
            <w:shd w:val="clear" w:color="auto" w:fill="F2F2F2"/>
          </w:tcPr>
          <w:p w:rsidR="00893626" w:rsidRDefault="00893626" w:rsidP="00451CCF">
            <w:r>
              <w:t>resDesc</w:t>
            </w:r>
          </w:p>
        </w:tc>
        <w:tc>
          <w:tcPr>
            <w:tcW w:w="1765" w:type="dxa"/>
          </w:tcPr>
          <w:p w:rsidR="00893626" w:rsidRDefault="00893626" w:rsidP="00451CCF">
            <w:r>
              <w:t>String</w:t>
            </w:r>
          </w:p>
        </w:tc>
        <w:tc>
          <w:tcPr>
            <w:tcW w:w="4654" w:type="dxa"/>
          </w:tcPr>
          <w:p w:rsidR="00893626" w:rsidRDefault="00893626" w:rsidP="00451CCF">
            <w:r>
              <w:t>描述</w:t>
            </w:r>
          </w:p>
        </w:tc>
      </w:tr>
      <w:tr w:rsidR="00893626" w:rsidTr="00451CCF">
        <w:trPr>
          <w:trHeight w:val="419"/>
        </w:trPr>
        <w:tc>
          <w:tcPr>
            <w:tcW w:w="2087" w:type="dxa"/>
            <w:shd w:val="clear" w:color="auto" w:fill="F2F2F2"/>
          </w:tcPr>
          <w:p w:rsidR="00893626" w:rsidRDefault="00893626" w:rsidP="00451CCF">
            <w:r>
              <w:t>items</w:t>
            </w:r>
          </w:p>
        </w:tc>
        <w:tc>
          <w:tcPr>
            <w:tcW w:w="1765" w:type="dxa"/>
          </w:tcPr>
          <w:p w:rsidR="00893626" w:rsidRDefault="00893626" w:rsidP="00451CCF">
            <w:r>
              <w:rPr>
                <w:rFonts w:hint="eastAsia"/>
              </w:rPr>
              <w:t>List</w:t>
            </w:r>
          </w:p>
        </w:tc>
        <w:tc>
          <w:tcPr>
            <w:tcW w:w="4654" w:type="dxa"/>
          </w:tcPr>
          <w:p w:rsidR="00893626" w:rsidRDefault="00893626" w:rsidP="00451CCF">
            <w:r>
              <w:rPr>
                <w:rFonts w:hint="eastAsia"/>
              </w:rPr>
              <w:t>国家信息集合</w:t>
            </w:r>
          </w:p>
        </w:tc>
      </w:tr>
    </w:tbl>
    <w:p w:rsidR="00893626" w:rsidRDefault="00893626" w:rsidP="00893626">
      <w:bookmarkStart w:id="36" w:name="OLE_LINK7"/>
      <w:bookmarkStart w:id="37" w:name="OLE_LINK8"/>
      <w:r>
        <w:t>Items</w:t>
      </w:r>
      <w:r>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893626" w:rsidTr="00451CCF">
        <w:trPr>
          <w:trHeight w:val="401"/>
        </w:trPr>
        <w:tc>
          <w:tcPr>
            <w:tcW w:w="2707" w:type="dxa"/>
            <w:shd w:val="clear" w:color="auto" w:fill="BFBFBF"/>
          </w:tcPr>
          <w:p w:rsidR="00893626" w:rsidRDefault="00893626" w:rsidP="00451CCF">
            <w:pPr>
              <w:rPr>
                <w:b/>
              </w:rPr>
            </w:pPr>
            <w:r>
              <w:rPr>
                <w:b/>
              </w:rPr>
              <w:t>Key</w:t>
            </w:r>
          </w:p>
        </w:tc>
        <w:tc>
          <w:tcPr>
            <w:tcW w:w="2300" w:type="dxa"/>
            <w:shd w:val="clear" w:color="auto" w:fill="BFBFBF"/>
          </w:tcPr>
          <w:p w:rsidR="00893626" w:rsidRDefault="00893626" w:rsidP="00451CCF">
            <w:pPr>
              <w:rPr>
                <w:b/>
              </w:rPr>
            </w:pPr>
            <w:r>
              <w:rPr>
                <w:b/>
              </w:rPr>
              <w:t>类型</w:t>
            </w:r>
          </w:p>
        </w:tc>
        <w:tc>
          <w:tcPr>
            <w:tcW w:w="3275" w:type="dxa"/>
            <w:shd w:val="clear" w:color="auto" w:fill="BFBFBF"/>
          </w:tcPr>
          <w:p w:rsidR="00893626" w:rsidRDefault="00893626" w:rsidP="00451CCF">
            <w:pPr>
              <w:rPr>
                <w:b/>
              </w:rPr>
            </w:pPr>
            <w:r>
              <w:rPr>
                <w:b/>
              </w:rPr>
              <w:t>注释</w:t>
            </w:r>
          </w:p>
        </w:tc>
      </w:tr>
      <w:tr w:rsidR="00893626" w:rsidTr="00451CCF">
        <w:trPr>
          <w:trHeight w:val="401"/>
        </w:trPr>
        <w:tc>
          <w:tcPr>
            <w:tcW w:w="2707" w:type="dxa"/>
            <w:shd w:val="clear" w:color="auto" w:fill="F2F2F2"/>
          </w:tcPr>
          <w:p w:rsidR="00893626" w:rsidRDefault="00893626" w:rsidP="00451CCF">
            <w:bookmarkStart w:id="38" w:name="OLE_LINK5"/>
            <w:bookmarkStart w:id="39" w:name="OLE_LINK6"/>
            <w:r>
              <w:rPr>
                <w:rFonts w:hint="eastAsia"/>
              </w:rPr>
              <w:t>countryId</w:t>
            </w:r>
            <w:bookmarkEnd w:id="38"/>
            <w:bookmarkEnd w:id="39"/>
          </w:p>
        </w:tc>
        <w:tc>
          <w:tcPr>
            <w:tcW w:w="2300" w:type="dxa"/>
          </w:tcPr>
          <w:p w:rsidR="00893626" w:rsidRDefault="00893626" w:rsidP="00451CCF">
            <w:r>
              <w:t>String</w:t>
            </w:r>
          </w:p>
        </w:tc>
        <w:tc>
          <w:tcPr>
            <w:tcW w:w="3275" w:type="dxa"/>
          </w:tcPr>
          <w:p w:rsidR="00893626" w:rsidRDefault="00893626" w:rsidP="00451CCF">
            <w:r>
              <w:rPr>
                <w:rFonts w:hint="eastAsia"/>
              </w:rPr>
              <w:t>漫游目的地国家</w:t>
            </w:r>
            <w:r>
              <w:rPr>
                <w:rFonts w:hint="eastAsia"/>
              </w:rPr>
              <w:t>ID</w:t>
            </w:r>
          </w:p>
        </w:tc>
      </w:tr>
      <w:tr w:rsidR="00893626" w:rsidTr="00451CCF">
        <w:trPr>
          <w:trHeight w:val="401"/>
        </w:trPr>
        <w:tc>
          <w:tcPr>
            <w:tcW w:w="2707" w:type="dxa"/>
            <w:shd w:val="clear" w:color="auto" w:fill="F2F2F2"/>
          </w:tcPr>
          <w:p w:rsidR="00893626" w:rsidRDefault="00893626" w:rsidP="00451CCF">
            <w:r>
              <w:rPr>
                <w:rFonts w:hint="eastAsia"/>
              </w:rPr>
              <w:t>countryName</w:t>
            </w:r>
          </w:p>
        </w:tc>
        <w:tc>
          <w:tcPr>
            <w:tcW w:w="2300" w:type="dxa"/>
          </w:tcPr>
          <w:p w:rsidR="00893626" w:rsidRDefault="00893626" w:rsidP="00451CCF">
            <w:r>
              <w:t>String</w:t>
            </w:r>
          </w:p>
        </w:tc>
        <w:tc>
          <w:tcPr>
            <w:tcW w:w="3275" w:type="dxa"/>
          </w:tcPr>
          <w:p w:rsidR="00893626" w:rsidRDefault="00893626" w:rsidP="00451CCF">
            <w:r>
              <w:rPr>
                <w:rFonts w:hint="eastAsia"/>
              </w:rPr>
              <w:t>漫游目的地国家名称</w:t>
            </w:r>
          </w:p>
        </w:tc>
      </w:tr>
      <w:tr w:rsidR="00893626" w:rsidTr="00451CCF">
        <w:trPr>
          <w:trHeight w:val="401"/>
        </w:trPr>
        <w:tc>
          <w:tcPr>
            <w:tcW w:w="2707" w:type="dxa"/>
            <w:shd w:val="clear" w:color="auto" w:fill="F2F2F2"/>
          </w:tcPr>
          <w:p w:rsidR="00893626" w:rsidRDefault="00893626" w:rsidP="00451CCF">
            <w:r>
              <w:rPr>
                <w:rFonts w:hint="eastAsia"/>
              </w:rPr>
              <w:t>countryNameEn</w:t>
            </w:r>
          </w:p>
        </w:tc>
        <w:tc>
          <w:tcPr>
            <w:tcW w:w="2300" w:type="dxa"/>
          </w:tcPr>
          <w:p w:rsidR="00893626" w:rsidRDefault="00893626" w:rsidP="00451CCF">
            <w:r>
              <w:rPr>
                <w:rFonts w:hint="eastAsia"/>
              </w:rPr>
              <w:t>String</w:t>
            </w:r>
          </w:p>
        </w:tc>
        <w:tc>
          <w:tcPr>
            <w:tcW w:w="3275" w:type="dxa"/>
          </w:tcPr>
          <w:p w:rsidR="00893626" w:rsidRDefault="00893626" w:rsidP="00451CCF">
            <w:r>
              <w:rPr>
                <w:rFonts w:hint="eastAsia"/>
              </w:rPr>
              <w:t>漫游目的地国家英文名称</w:t>
            </w:r>
          </w:p>
        </w:tc>
      </w:tr>
      <w:tr w:rsidR="00893626" w:rsidTr="00451CCF">
        <w:trPr>
          <w:trHeight w:val="401"/>
        </w:trPr>
        <w:tc>
          <w:tcPr>
            <w:tcW w:w="2707" w:type="dxa"/>
            <w:shd w:val="clear" w:color="auto" w:fill="F2F2F2"/>
          </w:tcPr>
          <w:p w:rsidR="00893626" w:rsidRDefault="00893626" w:rsidP="00451CCF">
            <w:r>
              <w:rPr>
                <w:rFonts w:hint="eastAsia"/>
              </w:rPr>
              <w:t>countryTag</w:t>
            </w:r>
          </w:p>
        </w:tc>
        <w:tc>
          <w:tcPr>
            <w:tcW w:w="2300" w:type="dxa"/>
          </w:tcPr>
          <w:p w:rsidR="00893626" w:rsidRDefault="00893626" w:rsidP="00451CCF">
            <w:r>
              <w:t>Integer</w:t>
            </w:r>
          </w:p>
        </w:tc>
        <w:tc>
          <w:tcPr>
            <w:tcW w:w="3275" w:type="dxa"/>
          </w:tcPr>
          <w:p w:rsidR="00893626" w:rsidRDefault="00893626" w:rsidP="00451CCF">
            <w:r>
              <w:rPr>
                <w:rFonts w:hint="eastAsia"/>
              </w:rPr>
              <w:t>国家属性标签代码，如：</w:t>
            </w:r>
            <w:r>
              <w:rPr>
                <w:rFonts w:hint="eastAsia"/>
              </w:rPr>
              <w:t>0</w:t>
            </w:r>
            <w:r>
              <w:rPr>
                <w:rFonts w:hint="eastAsia"/>
              </w:rPr>
              <w:t>：无标签</w:t>
            </w:r>
            <w:r>
              <w:rPr>
                <w:rFonts w:hint="eastAsia"/>
              </w:rPr>
              <w:t>(</w:t>
            </w:r>
            <w:r>
              <w:rPr>
                <w:rFonts w:hint="eastAsia"/>
              </w:rPr>
              <w:t>默认</w:t>
            </w:r>
            <w:r>
              <w:rPr>
                <w:rFonts w:hint="eastAsia"/>
              </w:rPr>
              <w:t>)</w:t>
            </w:r>
            <w:r>
              <w:rPr>
                <w:rFonts w:hint="eastAsia"/>
              </w:rPr>
              <w:t>；</w:t>
            </w:r>
            <w:r>
              <w:rPr>
                <w:rFonts w:hint="eastAsia"/>
              </w:rPr>
              <w:t>1</w:t>
            </w:r>
            <w:r>
              <w:rPr>
                <w:rFonts w:hint="eastAsia"/>
              </w:rPr>
              <w:t>：已关注；</w:t>
            </w:r>
            <w:r>
              <w:rPr>
                <w:rFonts w:hint="eastAsia"/>
              </w:rPr>
              <w:t>2</w:t>
            </w:r>
            <w:r>
              <w:rPr>
                <w:rFonts w:hint="eastAsia"/>
              </w:rPr>
              <w:t>：已降价等。后期该标签内容可能有所增加。</w:t>
            </w:r>
          </w:p>
        </w:tc>
      </w:tr>
      <w:bookmarkEnd w:id="36"/>
      <w:bookmarkEnd w:id="37"/>
    </w:tbl>
    <w:p w:rsidR="00893626" w:rsidRPr="00893626" w:rsidRDefault="00893626" w:rsidP="00893626"/>
    <w:p w:rsidR="00893626" w:rsidRDefault="00893626" w:rsidP="002B116C">
      <w:pPr>
        <w:pStyle w:val="30"/>
        <w:numPr>
          <w:ilvl w:val="0"/>
          <w:numId w:val="5"/>
        </w:numPr>
      </w:pPr>
      <w:bookmarkStart w:id="40" w:name="_Toc405551099"/>
      <w:r>
        <w:rPr>
          <w:rFonts w:hint="eastAsia"/>
        </w:rPr>
        <w:lastRenderedPageBreak/>
        <w:t>目的国家信息查询</w:t>
      </w:r>
      <w:bookmarkEnd w:id="40"/>
    </w:p>
    <w:p w:rsidR="00893626" w:rsidRDefault="00893626" w:rsidP="00893626">
      <w:pPr>
        <w:pStyle w:val="5"/>
      </w:pPr>
      <w:r>
        <w:rPr>
          <w:rFonts w:hint="eastAsia"/>
        </w:rPr>
        <w:t>接口描述</w:t>
      </w:r>
    </w:p>
    <w:bookmarkStart w:id="41" w:name="OLE_LINK11"/>
    <w:bookmarkStart w:id="42" w:name="OLE_LINK12"/>
    <w:bookmarkStart w:id="43" w:name="OLE_LINK15"/>
    <w:p w:rsidR="003C28E5" w:rsidRDefault="00023722" w:rsidP="00893626">
      <w:r>
        <w:fldChar w:fldCharType="begin"/>
      </w:r>
      <w:r w:rsidR="00893626">
        <w:instrText xml:space="preserve"> HYPERLINK "http://</w:instrText>
      </w:r>
      <w:r w:rsidR="00893626">
        <w:rPr>
          <w:rFonts w:hint="eastAsia"/>
        </w:rPr>
        <w:instrText>180.168.123.175</w:instrText>
      </w:r>
      <w:r w:rsidR="00893626">
        <w:instrText xml:space="preserve">:9000/public/sjkf/roamingDestination/CountryInfo?countryId=1" </w:instrText>
      </w:r>
      <w:r>
        <w:fldChar w:fldCharType="separate"/>
      </w:r>
      <w:r w:rsidR="00893626">
        <w:rPr>
          <w:rStyle w:val="af0"/>
        </w:rPr>
        <w:t>http://</w:t>
      </w:r>
      <w:r w:rsidR="00893626">
        <w:rPr>
          <w:rStyle w:val="af0"/>
          <w:rFonts w:hint="eastAsia"/>
        </w:rPr>
        <w:t>101.95.48.96:8005</w:t>
      </w:r>
      <w:r w:rsidR="00893626">
        <w:rPr>
          <w:rStyle w:val="af0"/>
        </w:rPr>
        <w:t>/public/sjkf/roamingDestination/CountryInfo?countryId=1</w:t>
      </w:r>
      <w:r>
        <w:fldChar w:fldCharType="end"/>
      </w:r>
    </w:p>
    <w:p w:rsidR="003C28E5" w:rsidRDefault="003C28E5" w:rsidP="00893626">
      <w:r>
        <w:rPr>
          <w:rFonts w:hint="eastAsia"/>
        </w:rPr>
        <w:t>【新地址</w:t>
      </w:r>
      <w:r>
        <w:t>】</w:t>
      </w:r>
    </w:p>
    <w:p w:rsidR="003C28E5" w:rsidRDefault="003C28E5" w:rsidP="00893626">
      <w:r w:rsidRPr="00271045">
        <w:rPr>
          <w:highlight w:val="yellow"/>
        </w:rPr>
        <w:t>/public/sjkf/roamingDestination/RoamingDestination_getCountryInfo?countryId=149&amp;cardType=&amp;devicePhoneNum=18918589195</w:t>
      </w:r>
    </w:p>
    <w:bookmarkEnd w:id="41"/>
    <w:bookmarkEnd w:id="42"/>
    <w:bookmarkEnd w:id="43"/>
    <w:p w:rsidR="00893626" w:rsidRDefault="00893626" w:rsidP="0089362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417"/>
        <w:gridCol w:w="709"/>
        <w:gridCol w:w="4111"/>
      </w:tblGrid>
      <w:tr w:rsidR="00893626" w:rsidTr="00683A65">
        <w:tc>
          <w:tcPr>
            <w:tcW w:w="1985" w:type="dxa"/>
            <w:shd w:val="clear" w:color="auto" w:fill="BFBFBF"/>
          </w:tcPr>
          <w:p w:rsidR="00893626" w:rsidRDefault="00893626" w:rsidP="00451CCF">
            <w:pPr>
              <w:rPr>
                <w:b/>
              </w:rPr>
            </w:pPr>
            <w:r>
              <w:rPr>
                <w:b/>
              </w:rPr>
              <w:t>Key</w:t>
            </w:r>
          </w:p>
        </w:tc>
        <w:tc>
          <w:tcPr>
            <w:tcW w:w="1417" w:type="dxa"/>
            <w:shd w:val="clear" w:color="auto" w:fill="BFBFBF"/>
          </w:tcPr>
          <w:p w:rsidR="00893626" w:rsidRDefault="00893626" w:rsidP="00451CCF">
            <w:pPr>
              <w:rPr>
                <w:b/>
              </w:rPr>
            </w:pPr>
            <w:r>
              <w:rPr>
                <w:b/>
              </w:rPr>
              <w:t>类型</w:t>
            </w:r>
          </w:p>
        </w:tc>
        <w:tc>
          <w:tcPr>
            <w:tcW w:w="709" w:type="dxa"/>
            <w:shd w:val="clear" w:color="auto" w:fill="BFBFBF"/>
          </w:tcPr>
          <w:p w:rsidR="00893626" w:rsidRDefault="00893626" w:rsidP="00451CCF">
            <w:pPr>
              <w:rPr>
                <w:b/>
              </w:rPr>
            </w:pPr>
            <w:r>
              <w:rPr>
                <w:b/>
              </w:rPr>
              <w:t>必须</w:t>
            </w:r>
          </w:p>
        </w:tc>
        <w:tc>
          <w:tcPr>
            <w:tcW w:w="4111" w:type="dxa"/>
            <w:shd w:val="clear" w:color="auto" w:fill="BFBFBF"/>
          </w:tcPr>
          <w:p w:rsidR="00893626" w:rsidRDefault="00893626" w:rsidP="00451CCF">
            <w:pPr>
              <w:rPr>
                <w:b/>
              </w:rPr>
            </w:pPr>
            <w:r>
              <w:rPr>
                <w:b/>
              </w:rPr>
              <w:t>注释</w:t>
            </w:r>
          </w:p>
        </w:tc>
      </w:tr>
      <w:tr w:rsidR="00893626" w:rsidTr="00683A65">
        <w:tc>
          <w:tcPr>
            <w:tcW w:w="1985" w:type="dxa"/>
            <w:shd w:val="clear" w:color="auto" w:fill="F2F2F2"/>
          </w:tcPr>
          <w:p w:rsidR="00893626" w:rsidRDefault="00893626" w:rsidP="00451CCF">
            <w:r>
              <w:rPr>
                <w:rFonts w:hint="eastAsia"/>
              </w:rPr>
              <w:t>countryId</w:t>
            </w:r>
          </w:p>
        </w:tc>
        <w:tc>
          <w:tcPr>
            <w:tcW w:w="1417" w:type="dxa"/>
          </w:tcPr>
          <w:p w:rsidR="00893626" w:rsidRDefault="00893626" w:rsidP="00451CCF">
            <w:r>
              <w:rPr>
                <w:rFonts w:hint="eastAsia"/>
              </w:rPr>
              <w:t>String</w:t>
            </w:r>
          </w:p>
        </w:tc>
        <w:tc>
          <w:tcPr>
            <w:tcW w:w="709" w:type="dxa"/>
          </w:tcPr>
          <w:p w:rsidR="00893626" w:rsidRDefault="00893626" w:rsidP="00451CCF">
            <w:r>
              <w:rPr>
                <w:rFonts w:hint="eastAsia"/>
              </w:rPr>
              <w:t>是</w:t>
            </w:r>
          </w:p>
        </w:tc>
        <w:tc>
          <w:tcPr>
            <w:tcW w:w="4111" w:type="dxa"/>
          </w:tcPr>
          <w:p w:rsidR="00893626" w:rsidRDefault="00893626" w:rsidP="00451CCF">
            <w:r>
              <w:rPr>
                <w:rFonts w:hint="eastAsia"/>
              </w:rPr>
              <w:t>请求某国家</w:t>
            </w:r>
            <w:r>
              <w:rPr>
                <w:rFonts w:hint="eastAsia"/>
              </w:rPr>
              <w:t>ID</w:t>
            </w:r>
            <w:r>
              <w:rPr>
                <w:rFonts w:hint="eastAsia"/>
              </w:rPr>
              <w:t>，如：</w:t>
            </w:r>
            <w:r>
              <w:rPr>
                <w:rFonts w:hint="eastAsia"/>
              </w:rPr>
              <w:t>178</w:t>
            </w:r>
          </w:p>
        </w:tc>
      </w:tr>
      <w:tr w:rsidR="00683A65" w:rsidTr="00683A65">
        <w:tc>
          <w:tcPr>
            <w:tcW w:w="1985" w:type="dxa"/>
            <w:shd w:val="clear" w:color="auto" w:fill="F2F2F2"/>
          </w:tcPr>
          <w:p w:rsidR="00683A65" w:rsidRDefault="00683A65" w:rsidP="00451CCF">
            <w:r w:rsidRPr="00683A65">
              <w:t>cardType</w:t>
            </w:r>
          </w:p>
        </w:tc>
        <w:tc>
          <w:tcPr>
            <w:tcW w:w="1417" w:type="dxa"/>
          </w:tcPr>
          <w:p w:rsidR="00683A65" w:rsidRDefault="00683A65" w:rsidP="00451CCF">
            <w:r>
              <w:rPr>
                <w:rFonts w:hint="eastAsia"/>
              </w:rPr>
              <w:t>S</w:t>
            </w:r>
            <w:r>
              <w:t>tring</w:t>
            </w:r>
          </w:p>
        </w:tc>
        <w:tc>
          <w:tcPr>
            <w:tcW w:w="709" w:type="dxa"/>
          </w:tcPr>
          <w:p w:rsidR="00683A65" w:rsidRDefault="00683A65" w:rsidP="00451CCF">
            <w:r>
              <w:rPr>
                <w:rFonts w:hint="eastAsia"/>
              </w:rPr>
              <w:t>是</w:t>
            </w:r>
          </w:p>
        </w:tc>
        <w:tc>
          <w:tcPr>
            <w:tcW w:w="4111" w:type="dxa"/>
          </w:tcPr>
          <w:p w:rsidR="00683A65" w:rsidRDefault="00683A65" w:rsidP="00451CCF">
            <w:r>
              <w:rPr>
                <w:rFonts w:hint="eastAsia"/>
              </w:rPr>
              <w:t>卡类型</w:t>
            </w:r>
          </w:p>
        </w:tc>
      </w:tr>
      <w:tr w:rsidR="00893626" w:rsidTr="00683A65">
        <w:tc>
          <w:tcPr>
            <w:tcW w:w="1985" w:type="dxa"/>
            <w:shd w:val="clear" w:color="auto" w:fill="F2F2F2"/>
          </w:tcPr>
          <w:p w:rsidR="00893626" w:rsidRDefault="00893626" w:rsidP="00451CCF">
            <w:r>
              <w:rPr>
                <w:rFonts w:hint="eastAsia"/>
              </w:rPr>
              <w:t>countryName</w:t>
            </w:r>
          </w:p>
        </w:tc>
        <w:tc>
          <w:tcPr>
            <w:tcW w:w="1417" w:type="dxa"/>
          </w:tcPr>
          <w:p w:rsidR="00893626" w:rsidRDefault="00893626" w:rsidP="00451CCF">
            <w:r>
              <w:rPr>
                <w:rFonts w:hint="eastAsia"/>
              </w:rPr>
              <w:t>String</w:t>
            </w:r>
          </w:p>
        </w:tc>
        <w:tc>
          <w:tcPr>
            <w:tcW w:w="709" w:type="dxa"/>
          </w:tcPr>
          <w:p w:rsidR="00893626" w:rsidRDefault="00893626" w:rsidP="00451CCF">
            <w:r>
              <w:rPr>
                <w:rFonts w:hint="eastAsia"/>
              </w:rPr>
              <w:t>否</w:t>
            </w:r>
          </w:p>
        </w:tc>
        <w:tc>
          <w:tcPr>
            <w:tcW w:w="4111" w:type="dxa"/>
          </w:tcPr>
          <w:p w:rsidR="00893626" w:rsidRDefault="00893626" w:rsidP="00451CCF">
            <w:r>
              <w:rPr>
                <w:rFonts w:hint="eastAsia"/>
              </w:rPr>
              <w:t>请求某国家</w:t>
            </w:r>
            <w:r>
              <w:rPr>
                <w:rFonts w:hint="eastAsia"/>
              </w:rPr>
              <w:t>Name</w:t>
            </w:r>
            <w:r>
              <w:rPr>
                <w:rFonts w:hint="eastAsia"/>
              </w:rPr>
              <w:t>如：美国</w:t>
            </w:r>
          </w:p>
        </w:tc>
      </w:tr>
      <w:tr w:rsidR="00683A65" w:rsidTr="00683A65">
        <w:tc>
          <w:tcPr>
            <w:tcW w:w="1985" w:type="dxa"/>
            <w:shd w:val="clear" w:color="auto" w:fill="F2F2F2"/>
          </w:tcPr>
          <w:p w:rsidR="00683A65" w:rsidRDefault="00683A65" w:rsidP="00451CCF">
            <w:r w:rsidRPr="00683A65">
              <w:t>devicePhoneNum</w:t>
            </w:r>
          </w:p>
        </w:tc>
        <w:tc>
          <w:tcPr>
            <w:tcW w:w="1417" w:type="dxa"/>
          </w:tcPr>
          <w:p w:rsidR="00683A65" w:rsidRDefault="00683A65" w:rsidP="00451CCF">
            <w:r>
              <w:rPr>
                <w:rFonts w:hint="eastAsia"/>
              </w:rPr>
              <w:t>S</w:t>
            </w:r>
            <w:r>
              <w:t>tring</w:t>
            </w:r>
          </w:p>
        </w:tc>
        <w:tc>
          <w:tcPr>
            <w:tcW w:w="709" w:type="dxa"/>
          </w:tcPr>
          <w:p w:rsidR="00683A65" w:rsidRDefault="004F06B5" w:rsidP="00451CCF">
            <w:r>
              <w:rPr>
                <w:rFonts w:hint="eastAsia"/>
              </w:rPr>
              <w:t>否</w:t>
            </w:r>
          </w:p>
        </w:tc>
        <w:tc>
          <w:tcPr>
            <w:tcW w:w="4111" w:type="dxa"/>
          </w:tcPr>
          <w:p w:rsidR="00683A65" w:rsidRDefault="00683A65" w:rsidP="00451CCF">
            <w:r>
              <w:rPr>
                <w:rFonts w:hint="eastAsia"/>
              </w:rPr>
              <w:t>用户</w:t>
            </w:r>
            <w:r>
              <w:t>手机号</w:t>
            </w:r>
          </w:p>
        </w:tc>
      </w:tr>
    </w:tbl>
    <w:p w:rsidR="00893626" w:rsidRDefault="00683A65" w:rsidP="00893626">
      <w:pPr>
        <w:pStyle w:val="5"/>
      </w:pPr>
      <w:r>
        <w:rPr>
          <w:rFonts w:hint="eastAsia"/>
        </w:rPr>
        <w:t>、</w:t>
      </w:r>
      <w:r w:rsidR="00893626">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451CCF">
        <w:trPr>
          <w:trHeight w:val="419"/>
        </w:trPr>
        <w:tc>
          <w:tcPr>
            <w:tcW w:w="2087" w:type="dxa"/>
            <w:shd w:val="clear" w:color="auto" w:fill="F2F2F2"/>
          </w:tcPr>
          <w:p w:rsidR="00893626" w:rsidRDefault="00893626" w:rsidP="00451CCF">
            <w:r>
              <w:t>resCode</w:t>
            </w:r>
          </w:p>
        </w:tc>
        <w:tc>
          <w:tcPr>
            <w:tcW w:w="1765" w:type="dxa"/>
          </w:tcPr>
          <w:p w:rsidR="00893626" w:rsidRDefault="00893626" w:rsidP="00451CCF">
            <w:r>
              <w:t>Integer</w:t>
            </w:r>
          </w:p>
        </w:tc>
        <w:tc>
          <w:tcPr>
            <w:tcW w:w="4654" w:type="dxa"/>
          </w:tcPr>
          <w:p w:rsidR="00893626" w:rsidRDefault="00893626" w:rsidP="00451CCF">
            <w:r>
              <w:t>结果码。结果码。</w:t>
            </w:r>
            <w:r>
              <w:t>200</w:t>
            </w:r>
            <w:r>
              <w:t>表示成功，</w:t>
            </w:r>
          </w:p>
        </w:tc>
      </w:tr>
      <w:tr w:rsidR="00893626" w:rsidTr="00451CCF">
        <w:trPr>
          <w:trHeight w:val="419"/>
        </w:trPr>
        <w:tc>
          <w:tcPr>
            <w:tcW w:w="2087" w:type="dxa"/>
            <w:shd w:val="clear" w:color="auto" w:fill="F2F2F2"/>
          </w:tcPr>
          <w:p w:rsidR="00893626" w:rsidRDefault="00893626" w:rsidP="00451CCF">
            <w:r>
              <w:t>resDesc</w:t>
            </w:r>
          </w:p>
        </w:tc>
        <w:tc>
          <w:tcPr>
            <w:tcW w:w="1765" w:type="dxa"/>
          </w:tcPr>
          <w:p w:rsidR="00893626" w:rsidRDefault="00893626" w:rsidP="00451CCF">
            <w:r>
              <w:t>String</w:t>
            </w:r>
          </w:p>
        </w:tc>
        <w:tc>
          <w:tcPr>
            <w:tcW w:w="4654" w:type="dxa"/>
          </w:tcPr>
          <w:p w:rsidR="00893626" w:rsidRDefault="00893626" w:rsidP="00451CCF">
            <w:r>
              <w:t>描述</w:t>
            </w:r>
          </w:p>
        </w:tc>
      </w:tr>
      <w:tr w:rsidR="00893626" w:rsidTr="00451CCF">
        <w:trPr>
          <w:trHeight w:val="419"/>
        </w:trPr>
        <w:tc>
          <w:tcPr>
            <w:tcW w:w="2087" w:type="dxa"/>
            <w:shd w:val="clear" w:color="auto" w:fill="F2F2F2"/>
          </w:tcPr>
          <w:p w:rsidR="00893626" w:rsidRDefault="00893626" w:rsidP="00451CCF">
            <w:r>
              <w:rPr>
                <w:rFonts w:hint="eastAsia"/>
              </w:rPr>
              <w:t>countryInfo</w:t>
            </w:r>
          </w:p>
        </w:tc>
        <w:tc>
          <w:tcPr>
            <w:tcW w:w="1765" w:type="dxa"/>
          </w:tcPr>
          <w:p w:rsidR="00893626" w:rsidRDefault="00893626" w:rsidP="00451CCF">
            <w:r>
              <w:rPr>
                <w:rFonts w:hint="eastAsia"/>
              </w:rPr>
              <w:t>Map</w:t>
            </w:r>
          </w:p>
        </w:tc>
        <w:tc>
          <w:tcPr>
            <w:tcW w:w="4654" w:type="dxa"/>
          </w:tcPr>
          <w:p w:rsidR="00893626" w:rsidRDefault="00893626" w:rsidP="00451CCF"/>
        </w:tc>
      </w:tr>
    </w:tbl>
    <w:p w:rsidR="00893626" w:rsidRDefault="00893626" w:rsidP="00893626"/>
    <w:p w:rsidR="00893626" w:rsidRDefault="00893626" w:rsidP="00893626">
      <w:r>
        <w:rPr>
          <w:rFonts w:hint="eastAsia"/>
        </w:rPr>
        <w:t>countryInfo</w:t>
      </w:r>
      <w:r>
        <w:rPr>
          <w:rFonts w:hint="eastAsia"/>
        </w:rPr>
        <w:t>是：</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B55E2F">
        <w:trPr>
          <w:trHeight w:val="419"/>
        </w:trPr>
        <w:tc>
          <w:tcPr>
            <w:tcW w:w="2087" w:type="dxa"/>
            <w:shd w:val="clear" w:color="auto" w:fill="F2F2F2"/>
          </w:tcPr>
          <w:p w:rsidR="00893626" w:rsidRDefault="00B50774" w:rsidP="00451CCF">
            <w:hyperlink r:id="rId33" w:tgtFrame="_self" w:history="1">
              <w:r w:rsidR="00893626">
                <w:t>access</w:t>
              </w:r>
              <w:r w:rsidR="00893626">
                <w:rPr>
                  <w:rFonts w:hint="eastAsia"/>
                </w:rPr>
                <w:t>C</w:t>
              </w:r>
              <w:r w:rsidR="00893626">
                <w:t>ode</w:t>
              </w:r>
            </w:hyperlink>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国际接入码</w:t>
            </w:r>
          </w:p>
        </w:tc>
      </w:tr>
      <w:tr w:rsidR="00893626" w:rsidTr="00B55E2F">
        <w:trPr>
          <w:trHeight w:val="419"/>
        </w:trPr>
        <w:tc>
          <w:tcPr>
            <w:tcW w:w="2087" w:type="dxa"/>
            <w:shd w:val="clear" w:color="auto" w:fill="F2F2F2"/>
          </w:tcPr>
          <w:p w:rsidR="00893626" w:rsidRDefault="00B50774" w:rsidP="00451CCF">
            <w:pPr>
              <w:widowControl/>
              <w:spacing w:line="240" w:lineRule="auto"/>
              <w:jc w:val="left"/>
            </w:pPr>
            <w:hyperlink r:id="rId34" w:tgtFrame="_self" w:history="1">
              <w:r w:rsidR="00893626">
                <w:t>country</w:t>
              </w:r>
              <w:r w:rsidR="00893626">
                <w:rPr>
                  <w:rFonts w:hint="eastAsia"/>
                </w:rPr>
                <w:t>C</w:t>
              </w:r>
              <w:r w:rsidR="00893626">
                <w:t>ode</w:t>
              </w:r>
            </w:hyperlink>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国家代码</w:t>
            </w:r>
          </w:p>
        </w:tc>
      </w:tr>
      <w:tr w:rsidR="00893626" w:rsidTr="00B55E2F">
        <w:trPr>
          <w:trHeight w:val="419"/>
        </w:trPr>
        <w:tc>
          <w:tcPr>
            <w:tcW w:w="2087" w:type="dxa"/>
            <w:shd w:val="clear" w:color="auto" w:fill="F2F2F2"/>
          </w:tcPr>
          <w:p w:rsidR="00893626" w:rsidRDefault="00893626" w:rsidP="00451CCF">
            <w:pPr>
              <w:widowControl/>
              <w:spacing w:line="240" w:lineRule="auto"/>
              <w:jc w:val="left"/>
            </w:pPr>
            <w:r>
              <w:rPr>
                <w:rFonts w:hint="eastAsia"/>
              </w:rPr>
              <w:t>embConsPhone</w:t>
            </w:r>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当地使领馆电话</w:t>
            </w:r>
          </w:p>
        </w:tc>
      </w:tr>
      <w:tr w:rsidR="00893626" w:rsidTr="00B55E2F">
        <w:trPr>
          <w:trHeight w:val="419"/>
        </w:trPr>
        <w:tc>
          <w:tcPr>
            <w:tcW w:w="2087" w:type="dxa"/>
            <w:shd w:val="clear" w:color="auto" w:fill="F2F2F2"/>
          </w:tcPr>
          <w:p w:rsidR="00893626" w:rsidRDefault="00B50774" w:rsidP="00451CCF">
            <w:pPr>
              <w:widowControl/>
              <w:spacing w:line="240" w:lineRule="auto"/>
              <w:jc w:val="left"/>
            </w:pPr>
            <w:hyperlink r:id="rId35" w:tgtFrame="_self" w:history="1">
              <w:r w:rsidR="00893626">
                <w:t>network</w:t>
              </w:r>
              <w:r w:rsidR="00893626">
                <w:rPr>
                  <w:rFonts w:hint="eastAsia"/>
                </w:rPr>
                <w:t>M</w:t>
              </w:r>
              <w:r w:rsidR="00893626">
                <w:t>odel</w:t>
              </w:r>
            </w:hyperlink>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网络制式，如：</w:t>
            </w:r>
            <w:r w:rsidR="008F0C27">
              <w:t>G:GSM,C:CDMA</w:t>
            </w:r>
          </w:p>
        </w:tc>
      </w:tr>
      <w:tr w:rsidR="00893626" w:rsidTr="00B55E2F">
        <w:trPr>
          <w:trHeight w:val="419"/>
        </w:trPr>
        <w:tc>
          <w:tcPr>
            <w:tcW w:w="2087" w:type="dxa"/>
            <w:shd w:val="clear" w:color="auto" w:fill="F2F2F2"/>
          </w:tcPr>
          <w:p w:rsidR="00893626" w:rsidRDefault="00893626" w:rsidP="00451CCF">
            <w:pPr>
              <w:widowControl/>
              <w:spacing w:line="240" w:lineRule="auto"/>
              <w:jc w:val="left"/>
            </w:pPr>
            <w:r>
              <w:rPr>
                <w:rFonts w:hint="eastAsia"/>
              </w:rPr>
              <w:t>networkModelDef</w:t>
            </w:r>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默认网络制式</w:t>
            </w:r>
            <w:r w:rsidR="00663821">
              <w:rPr>
                <w:rFonts w:hint="eastAsia"/>
              </w:rPr>
              <w:t>如</w:t>
            </w:r>
            <w:r w:rsidR="00663821">
              <w:t>：</w:t>
            </w:r>
            <w:r w:rsidR="00663821">
              <w:rPr>
                <w:rFonts w:hint="eastAsia"/>
              </w:rPr>
              <w:t>C</w:t>
            </w:r>
            <w:r w:rsidR="00663821">
              <w:rPr>
                <w:rFonts w:hint="eastAsia"/>
              </w:rPr>
              <w:t>：</w:t>
            </w:r>
            <w:r w:rsidR="00663821">
              <w:rPr>
                <w:rFonts w:hint="eastAsia"/>
              </w:rPr>
              <w:t>CDMA</w:t>
            </w:r>
          </w:p>
        </w:tc>
      </w:tr>
      <w:tr w:rsidR="00AF3321" w:rsidRPr="00F52014" w:rsidTr="00B55E2F">
        <w:trPr>
          <w:trHeight w:val="419"/>
        </w:trPr>
        <w:tc>
          <w:tcPr>
            <w:tcW w:w="2087" w:type="dxa"/>
            <w:shd w:val="clear" w:color="auto" w:fill="F2F2F2"/>
          </w:tcPr>
          <w:p w:rsidR="00AF3321" w:rsidRPr="00A93B55" w:rsidRDefault="00AF3321" w:rsidP="00AF3321">
            <w:pPr>
              <w:widowControl/>
              <w:spacing w:line="240" w:lineRule="auto"/>
              <w:jc w:val="left"/>
              <w:rPr>
                <w:highlight w:val="yellow"/>
              </w:rPr>
            </w:pPr>
            <w:r w:rsidRPr="00A93B55">
              <w:rPr>
                <w:highlight w:val="yellow"/>
              </w:rPr>
              <w:t>newNetworkModel</w:t>
            </w:r>
          </w:p>
        </w:tc>
        <w:tc>
          <w:tcPr>
            <w:tcW w:w="1765" w:type="dxa"/>
          </w:tcPr>
          <w:p w:rsidR="00AF3321" w:rsidRPr="00A93B55" w:rsidRDefault="00AF3321" w:rsidP="00AF3321">
            <w:pPr>
              <w:rPr>
                <w:highlight w:val="yellow"/>
              </w:rPr>
            </w:pPr>
            <w:r w:rsidRPr="00A93B55">
              <w:rPr>
                <w:rFonts w:hint="eastAsia"/>
                <w:highlight w:val="yellow"/>
              </w:rPr>
              <w:t>S</w:t>
            </w:r>
            <w:r w:rsidRPr="00A93B55">
              <w:rPr>
                <w:highlight w:val="yellow"/>
              </w:rPr>
              <w:t xml:space="preserve">tring </w:t>
            </w:r>
          </w:p>
        </w:tc>
        <w:tc>
          <w:tcPr>
            <w:tcW w:w="4654" w:type="dxa"/>
          </w:tcPr>
          <w:p w:rsidR="00AF3321" w:rsidRPr="00A93B55" w:rsidRDefault="00AF3321" w:rsidP="00AF3321">
            <w:pPr>
              <w:rPr>
                <w:highlight w:val="yellow"/>
              </w:rPr>
            </w:pPr>
            <w:r w:rsidRPr="00A93B55">
              <w:rPr>
                <w:rFonts w:hint="eastAsia"/>
                <w:highlight w:val="yellow"/>
              </w:rPr>
              <w:t>仅用于</w:t>
            </w:r>
            <w:r w:rsidRPr="00A93B55">
              <w:rPr>
                <w:highlight w:val="yellow"/>
              </w:rPr>
              <w:t>国家基础信息中的网络制式</w:t>
            </w:r>
            <w:r w:rsidRPr="00A93B55">
              <w:rPr>
                <w:rFonts w:hint="eastAsia"/>
                <w:highlight w:val="yellow"/>
              </w:rPr>
              <w:t>如</w:t>
            </w:r>
            <w:r w:rsidRPr="00A93B55">
              <w:rPr>
                <w:rFonts w:hint="eastAsia"/>
                <w:highlight w:val="yellow"/>
              </w:rPr>
              <w:t>GSM</w:t>
            </w:r>
          </w:p>
        </w:tc>
      </w:tr>
      <w:tr w:rsidR="00F52014" w:rsidRPr="00F52014" w:rsidTr="00B55E2F">
        <w:trPr>
          <w:trHeight w:val="419"/>
        </w:trPr>
        <w:tc>
          <w:tcPr>
            <w:tcW w:w="2087" w:type="dxa"/>
            <w:shd w:val="clear" w:color="auto" w:fill="F2F2F2"/>
          </w:tcPr>
          <w:p w:rsidR="00F52014" w:rsidRPr="0047422E" w:rsidRDefault="00F52014" w:rsidP="00F52014">
            <w:pPr>
              <w:widowControl/>
              <w:spacing w:line="240" w:lineRule="auto"/>
              <w:jc w:val="left"/>
              <w:rPr>
                <w:highlight w:val="yellow"/>
              </w:rPr>
            </w:pPr>
            <w:r w:rsidRPr="00F52014">
              <w:rPr>
                <w:highlight w:val="yellow"/>
              </w:rPr>
              <w:t>newNetworkModelDef</w:t>
            </w:r>
          </w:p>
        </w:tc>
        <w:tc>
          <w:tcPr>
            <w:tcW w:w="1765" w:type="dxa"/>
          </w:tcPr>
          <w:p w:rsidR="00F52014" w:rsidRPr="00A93B55" w:rsidRDefault="00F52014" w:rsidP="00F52014">
            <w:pPr>
              <w:rPr>
                <w:highlight w:val="yellow"/>
              </w:rPr>
            </w:pPr>
            <w:r>
              <w:rPr>
                <w:rFonts w:hint="eastAsia"/>
                <w:highlight w:val="yellow"/>
              </w:rPr>
              <w:t>String</w:t>
            </w:r>
          </w:p>
        </w:tc>
        <w:tc>
          <w:tcPr>
            <w:tcW w:w="4654" w:type="dxa"/>
          </w:tcPr>
          <w:p w:rsidR="00F52014" w:rsidRPr="00A93B55" w:rsidRDefault="00F52014" w:rsidP="00F52014">
            <w:pPr>
              <w:rPr>
                <w:highlight w:val="yellow"/>
              </w:rPr>
            </w:pPr>
            <w:r>
              <w:rPr>
                <w:rFonts w:hint="eastAsia"/>
                <w:highlight w:val="yellow"/>
              </w:rPr>
              <w:t>（新）默认</w:t>
            </w:r>
            <w:r>
              <w:rPr>
                <w:highlight w:val="yellow"/>
              </w:rPr>
              <w:t>国家网络制式</w:t>
            </w:r>
            <w:r>
              <w:rPr>
                <w:rFonts w:hint="eastAsia"/>
                <w:highlight w:val="yellow"/>
              </w:rPr>
              <w:t>，仅用于</w:t>
            </w:r>
            <w:r w:rsidR="00F76C8A">
              <w:rPr>
                <w:rFonts w:hint="eastAsia"/>
                <w:highlight w:val="yellow"/>
              </w:rPr>
              <w:t>调取</w:t>
            </w:r>
            <w:r w:rsidR="00F76C8A">
              <w:rPr>
                <w:highlight w:val="yellow"/>
              </w:rPr>
              <w:t>新</w:t>
            </w:r>
            <w:r>
              <w:rPr>
                <w:rFonts w:hint="eastAsia"/>
                <w:highlight w:val="yellow"/>
              </w:rPr>
              <w:lastRenderedPageBreak/>
              <w:t>资费</w:t>
            </w:r>
            <w:r>
              <w:rPr>
                <w:highlight w:val="yellow"/>
              </w:rPr>
              <w:t>接口</w:t>
            </w:r>
            <w:r w:rsidR="00F76C8A">
              <w:rPr>
                <w:rFonts w:hint="eastAsia"/>
                <w:highlight w:val="yellow"/>
              </w:rPr>
              <w:t>[</w:t>
            </w:r>
            <w:r w:rsidR="00F76C8A">
              <w:rPr>
                <w:rFonts w:hint="eastAsia"/>
                <w:highlight w:val="yellow"/>
              </w:rPr>
              <w:t>带单位</w:t>
            </w:r>
            <w:r w:rsidR="00F76C8A">
              <w:rPr>
                <w:rFonts w:hint="eastAsia"/>
                <w:highlight w:val="yellow"/>
              </w:rPr>
              <w:t>]</w:t>
            </w:r>
            <w:r>
              <w:rPr>
                <w:highlight w:val="yellow"/>
              </w:rPr>
              <w:t>时调用</w:t>
            </w:r>
          </w:p>
        </w:tc>
      </w:tr>
      <w:tr w:rsidR="00F52014" w:rsidTr="00B55E2F">
        <w:trPr>
          <w:trHeight w:val="419"/>
        </w:trPr>
        <w:tc>
          <w:tcPr>
            <w:tcW w:w="2087" w:type="dxa"/>
            <w:shd w:val="clear" w:color="auto" w:fill="F2F2F2"/>
          </w:tcPr>
          <w:p w:rsidR="00F52014" w:rsidRDefault="00F52014" w:rsidP="00F52014">
            <w:pPr>
              <w:widowControl/>
              <w:spacing w:line="240" w:lineRule="auto"/>
              <w:jc w:val="left"/>
            </w:pPr>
            <w:r>
              <w:lastRenderedPageBreak/>
              <w:t>frequency</w:t>
            </w:r>
            <w:r>
              <w:rPr>
                <w:rFonts w:hint="eastAsia"/>
              </w:rPr>
              <w:t>R</w:t>
            </w:r>
            <w:r>
              <w:t>ange</w:t>
            </w:r>
          </w:p>
        </w:tc>
        <w:tc>
          <w:tcPr>
            <w:tcW w:w="1765" w:type="dxa"/>
          </w:tcPr>
          <w:p w:rsidR="00F52014" w:rsidRDefault="00F52014" w:rsidP="00F52014">
            <w:r>
              <w:rPr>
                <w:rFonts w:hint="eastAsia"/>
              </w:rPr>
              <w:t>String</w:t>
            </w:r>
          </w:p>
        </w:tc>
        <w:tc>
          <w:tcPr>
            <w:tcW w:w="4654" w:type="dxa"/>
          </w:tcPr>
          <w:p w:rsidR="00F52014" w:rsidRDefault="00F52014" w:rsidP="00F52014">
            <w:r>
              <w:rPr>
                <w:rFonts w:hint="eastAsia"/>
              </w:rPr>
              <w:t>目的国家支持频段</w:t>
            </w:r>
          </w:p>
        </w:tc>
      </w:tr>
      <w:tr w:rsidR="00F52014" w:rsidTr="00B55E2F">
        <w:trPr>
          <w:trHeight w:val="419"/>
        </w:trPr>
        <w:tc>
          <w:tcPr>
            <w:tcW w:w="2087" w:type="dxa"/>
            <w:shd w:val="clear" w:color="auto" w:fill="F2F2F2"/>
          </w:tcPr>
          <w:p w:rsidR="00F52014" w:rsidRDefault="00F52014" w:rsidP="00F52014">
            <w:r>
              <w:rPr>
                <w:rFonts w:hint="eastAsia"/>
              </w:rPr>
              <w:t>countryId</w:t>
            </w:r>
          </w:p>
        </w:tc>
        <w:tc>
          <w:tcPr>
            <w:tcW w:w="1765" w:type="dxa"/>
          </w:tcPr>
          <w:p w:rsidR="00F52014" w:rsidRDefault="00F52014" w:rsidP="00F52014">
            <w:r>
              <w:rPr>
                <w:rFonts w:hint="eastAsia"/>
              </w:rPr>
              <w:t>String</w:t>
            </w:r>
          </w:p>
        </w:tc>
        <w:tc>
          <w:tcPr>
            <w:tcW w:w="4654" w:type="dxa"/>
          </w:tcPr>
          <w:p w:rsidR="00F52014" w:rsidRDefault="00F52014" w:rsidP="00F52014">
            <w:r>
              <w:rPr>
                <w:rFonts w:hint="eastAsia"/>
              </w:rPr>
              <w:t>国家</w:t>
            </w:r>
            <w:r>
              <w:rPr>
                <w:rFonts w:hint="eastAsia"/>
              </w:rPr>
              <w:t>ID</w:t>
            </w:r>
          </w:p>
        </w:tc>
      </w:tr>
      <w:tr w:rsidR="00F52014" w:rsidTr="00B55E2F">
        <w:trPr>
          <w:trHeight w:val="419"/>
        </w:trPr>
        <w:tc>
          <w:tcPr>
            <w:tcW w:w="2087" w:type="dxa"/>
            <w:shd w:val="clear" w:color="auto" w:fill="F2F2F2"/>
          </w:tcPr>
          <w:p w:rsidR="00F52014" w:rsidRDefault="00F52014" w:rsidP="00F52014">
            <w:r>
              <w:rPr>
                <w:rFonts w:hint="eastAsia"/>
              </w:rPr>
              <w:t>supportMiFi</w:t>
            </w:r>
          </w:p>
        </w:tc>
        <w:tc>
          <w:tcPr>
            <w:tcW w:w="1765" w:type="dxa"/>
          </w:tcPr>
          <w:p w:rsidR="00F52014" w:rsidRDefault="00F52014" w:rsidP="00F52014">
            <w:r>
              <w:t>Integer</w:t>
            </w:r>
          </w:p>
        </w:tc>
        <w:tc>
          <w:tcPr>
            <w:tcW w:w="4654" w:type="dxa"/>
          </w:tcPr>
          <w:p w:rsidR="00F52014" w:rsidRDefault="00F52014" w:rsidP="00F52014">
            <w:r>
              <w:rPr>
                <w:rFonts w:hint="eastAsia"/>
              </w:rPr>
              <w:t>目的国家是否支持</w:t>
            </w:r>
            <w:r>
              <w:rPr>
                <w:rFonts w:hint="eastAsia"/>
              </w:rPr>
              <w:t>MIFI</w:t>
            </w:r>
            <w:r>
              <w:rPr>
                <w:rFonts w:hint="eastAsia"/>
              </w:rPr>
              <w:t>业务（</w:t>
            </w:r>
            <w:r>
              <w:rPr>
                <w:rFonts w:hint="eastAsia"/>
              </w:rPr>
              <w:t>0</w:t>
            </w:r>
            <w:r>
              <w:rPr>
                <w:rFonts w:hint="eastAsia"/>
              </w:rPr>
              <w:t>：不支持，</w:t>
            </w:r>
            <w:r>
              <w:rPr>
                <w:rFonts w:hint="eastAsia"/>
              </w:rPr>
              <w:t>1</w:t>
            </w:r>
            <w:r>
              <w:rPr>
                <w:rFonts w:hint="eastAsia"/>
              </w:rPr>
              <w:t>：支持）</w:t>
            </w:r>
          </w:p>
        </w:tc>
      </w:tr>
      <w:tr w:rsidR="00F52014" w:rsidTr="00B55E2F">
        <w:trPr>
          <w:trHeight w:val="419"/>
        </w:trPr>
        <w:tc>
          <w:tcPr>
            <w:tcW w:w="2087" w:type="dxa"/>
            <w:shd w:val="clear" w:color="auto" w:fill="F2F2F2"/>
          </w:tcPr>
          <w:p w:rsidR="00F52014" w:rsidRDefault="00F52014" w:rsidP="00F52014">
            <w:r>
              <w:rPr>
                <w:rFonts w:hint="eastAsia"/>
              </w:rPr>
              <w:t>cardType</w:t>
            </w:r>
          </w:p>
        </w:tc>
        <w:tc>
          <w:tcPr>
            <w:tcW w:w="1765" w:type="dxa"/>
          </w:tcPr>
          <w:p w:rsidR="00F52014" w:rsidRDefault="00F52014" w:rsidP="00F52014">
            <w:r>
              <w:rPr>
                <w:rFonts w:hint="eastAsia"/>
              </w:rPr>
              <w:t>String</w:t>
            </w:r>
          </w:p>
        </w:tc>
        <w:tc>
          <w:tcPr>
            <w:tcW w:w="4654" w:type="dxa"/>
          </w:tcPr>
          <w:p w:rsidR="00F52014" w:rsidRDefault="00F52014" w:rsidP="00F52014">
            <w:r>
              <w:rPr>
                <w:rFonts w:hint="eastAsia"/>
              </w:rPr>
              <w:t>卡类型</w:t>
            </w:r>
          </w:p>
        </w:tc>
      </w:tr>
      <w:tr w:rsidR="00F52014" w:rsidTr="00B55E2F">
        <w:trPr>
          <w:trHeight w:val="419"/>
        </w:trPr>
        <w:tc>
          <w:tcPr>
            <w:tcW w:w="2087" w:type="dxa"/>
            <w:shd w:val="clear" w:color="auto" w:fill="F2F2F2"/>
          </w:tcPr>
          <w:p w:rsidR="00F52014" w:rsidRDefault="00F52014" w:rsidP="00F52014">
            <w:r w:rsidRPr="00B9574B">
              <w:t>shortMsgCode</w:t>
            </w:r>
          </w:p>
        </w:tc>
        <w:tc>
          <w:tcPr>
            <w:tcW w:w="1765" w:type="dxa"/>
          </w:tcPr>
          <w:p w:rsidR="00F52014" w:rsidRDefault="00F52014" w:rsidP="00F52014">
            <w:r>
              <w:rPr>
                <w:rFonts w:hint="eastAsia"/>
              </w:rPr>
              <w:t>S</w:t>
            </w:r>
            <w:r>
              <w:t>tring</w:t>
            </w:r>
          </w:p>
        </w:tc>
        <w:tc>
          <w:tcPr>
            <w:tcW w:w="4654" w:type="dxa"/>
          </w:tcPr>
          <w:p w:rsidR="00F52014" w:rsidRDefault="00F52014" w:rsidP="00F52014">
            <w:r>
              <w:rPr>
                <w:rFonts w:hint="eastAsia"/>
              </w:rPr>
              <w:t>短信</w:t>
            </w:r>
            <w:r>
              <w:t>代码</w:t>
            </w:r>
          </w:p>
        </w:tc>
      </w:tr>
      <w:tr w:rsidR="00F52014" w:rsidTr="00B55E2F">
        <w:trPr>
          <w:trHeight w:val="419"/>
        </w:trPr>
        <w:tc>
          <w:tcPr>
            <w:tcW w:w="2087" w:type="dxa"/>
            <w:shd w:val="clear" w:color="auto" w:fill="F2F2F2"/>
          </w:tcPr>
          <w:p w:rsidR="00F52014" w:rsidRPr="00B9574B" w:rsidRDefault="00F52014" w:rsidP="00F52014">
            <w:r w:rsidRPr="00527644">
              <w:t>isSuppoerMsg</w:t>
            </w:r>
          </w:p>
        </w:tc>
        <w:tc>
          <w:tcPr>
            <w:tcW w:w="1765" w:type="dxa"/>
          </w:tcPr>
          <w:p w:rsidR="00F52014" w:rsidRDefault="00F52014" w:rsidP="00F52014">
            <w:r>
              <w:rPr>
                <w:rFonts w:hint="eastAsia"/>
              </w:rPr>
              <w:t>S</w:t>
            </w:r>
            <w:r>
              <w:t>tring</w:t>
            </w:r>
          </w:p>
        </w:tc>
        <w:tc>
          <w:tcPr>
            <w:tcW w:w="4654" w:type="dxa"/>
          </w:tcPr>
          <w:p w:rsidR="00F52014" w:rsidRDefault="00F52014" w:rsidP="00F52014">
            <w:r>
              <w:rPr>
                <w:rFonts w:hint="eastAsia"/>
              </w:rPr>
              <w:t>是否</w:t>
            </w:r>
            <w:r>
              <w:t>支持短信</w:t>
            </w:r>
          </w:p>
        </w:tc>
      </w:tr>
      <w:tr w:rsidR="00F52014" w:rsidTr="00B55E2F">
        <w:trPr>
          <w:trHeight w:val="419"/>
        </w:trPr>
        <w:tc>
          <w:tcPr>
            <w:tcW w:w="2087" w:type="dxa"/>
            <w:shd w:val="clear" w:color="auto" w:fill="F2F2F2"/>
          </w:tcPr>
          <w:p w:rsidR="00F52014" w:rsidRPr="00527644" w:rsidRDefault="00F52014" w:rsidP="00F52014">
            <w:r w:rsidRPr="00527644">
              <w:t>isSuppoerMsgDesc</w:t>
            </w:r>
          </w:p>
        </w:tc>
        <w:tc>
          <w:tcPr>
            <w:tcW w:w="1765" w:type="dxa"/>
          </w:tcPr>
          <w:p w:rsidR="00F52014" w:rsidRDefault="00F52014" w:rsidP="00F52014">
            <w:r>
              <w:rPr>
                <w:rFonts w:hint="eastAsia"/>
              </w:rPr>
              <w:t>S</w:t>
            </w:r>
            <w:r>
              <w:t>tring</w:t>
            </w:r>
          </w:p>
        </w:tc>
        <w:tc>
          <w:tcPr>
            <w:tcW w:w="4654" w:type="dxa"/>
          </w:tcPr>
          <w:p w:rsidR="00F52014" w:rsidRDefault="00F52014" w:rsidP="00F52014">
            <w:r>
              <w:rPr>
                <w:rFonts w:hint="eastAsia"/>
              </w:rPr>
              <w:t>是否</w:t>
            </w:r>
            <w:r>
              <w:t>支持短信的描述</w:t>
            </w:r>
          </w:p>
        </w:tc>
      </w:tr>
      <w:tr w:rsidR="00F52014" w:rsidTr="00B55E2F">
        <w:trPr>
          <w:trHeight w:val="419"/>
        </w:trPr>
        <w:tc>
          <w:tcPr>
            <w:tcW w:w="2087" w:type="dxa"/>
            <w:shd w:val="clear" w:color="auto" w:fill="F2F2F2"/>
          </w:tcPr>
          <w:p w:rsidR="00F52014" w:rsidRPr="00527644" w:rsidRDefault="00F52014" w:rsidP="00F52014">
            <w:r w:rsidRPr="00527644">
              <w:t>isSupportGPRS</w:t>
            </w:r>
          </w:p>
        </w:tc>
        <w:tc>
          <w:tcPr>
            <w:tcW w:w="1765" w:type="dxa"/>
          </w:tcPr>
          <w:p w:rsidR="00F52014" w:rsidRDefault="00F52014" w:rsidP="00F52014">
            <w:r>
              <w:rPr>
                <w:rFonts w:hint="eastAsia"/>
              </w:rPr>
              <w:t>S</w:t>
            </w:r>
            <w:r>
              <w:t>tring</w:t>
            </w:r>
          </w:p>
        </w:tc>
        <w:tc>
          <w:tcPr>
            <w:tcW w:w="4654" w:type="dxa"/>
          </w:tcPr>
          <w:p w:rsidR="00F52014" w:rsidRDefault="00F52014" w:rsidP="00F52014">
            <w:r>
              <w:rPr>
                <w:rFonts w:hint="eastAsia"/>
              </w:rPr>
              <w:t>是否</w:t>
            </w:r>
            <w:r>
              <w:t>支持</w:t>
            </w:r>
            <w:r>
              <w:rPr>
                <w:rFonts w:hint="eastAsia"/>
              </w:rPr>
              <w:t>GPRS</w:t>
            </w:r>
          </w:p>
        </w:tc>
      </w:tr>
      <w:tr w:rsidR="00F52014" w:rsidTr="00B55E2F">
        <w:trPr>
          <w:trHeight w:val="419"/>
        </w:trPr>
        <w:tc>
          <w:tcPr>
            <w:tcW w:w="2087" w:type="dxa"/>
            <w:shd w:val="clear" w:color="auto" w:fill="F2F2F2"/>
          </w:tcPr>
          <w:p w:rsidR="00F52014" w:rsidRPr="00527644" w:rsidRDefault="00F52014" w:rsidP="00F52014">
            <w:r w:rsidRPr="00527644">
              <w:t>isSupportGPRSDesc</w:t>
            </w:r>
          </w:p>
        </w:tc>
        <w:tc>
          <w:tcPr>
            <w:tcW w:w="1765" w:type="dxa"/>
          </w:tcPr>
          <w:p w:rsidR="00F52014" w:rsidRDefault="00F52014" w:rsidP="00F52014">
            <w:r>
              <w:rPr>
                <w:rFonts w:hint="eastAsia"/>
              </w:rPr>
              <w:t>S</w:t>
            </w:r>
            <w:r>
              <w:t>tring</w:t>
            </w:r>
          </w:p>
        </w:tc>
        <w:tc>
          <w:tcPr>
            <w:tcW w:w="4654" w:type="dxa"/>
          </w:tcPr>
          <w:p w:rsidR="00F52014" w:rsidRDefault="00F52014" w:rsidP="00F52014">
            <w:r>
              <w:rPr>
                <w:rFonts w:hint="eastAsia"/>
              </w:rPr>
              <w:t>是否</w:t>
            </w:r>
            <w:r>
              <w:t>支撑</w:t>
            </w:r>
            <w:r>
              <w:rPr>
                <w:rFonts w:hint="eastAsia"/>
              </w:rPr>
              <w:t>GPRS</w:t>
            </w:r>
            <w:r>
              <w:rPr>
                <w:rFonts w:hint="eastAsia"/>
              </w:rPr>
              <w:t>的</w:t>
            </w:r>
            <w:r>
              <w:t>描述</w:t>
            </w:r>
          </w:p>
        </w:tc>
      </w:tr>
      <w:tr w:rsidR="00F52014" w:rsidTr="00386274">
        <w:trPr>
          <w:trHeight w:val="419"/>
        </w:trPr>
        <w:tc>
          <w:tcPr>
            <w:tcW w:w="2087" w:type="dxa"/>
            <w:shd w:val="clear" w:color="auto" w:fill="F2F2F2"/>
          </w:tcPr>
          <w:p w:rsidR="00F52014" w:rsidRPr="002F48CA" w:rsidRDefault="00F52014" w:rsidP="00F52014">
            <w:pPr>
              <w:rPr>
                <w:highlight w:val="yellow"/>
              </w:rPr>
            </w:pPr>
            <w:r w:rsidRPr="002F48CA">
              <w:rPr>
                <w:highlight w:val="yellow"/>
              </w:rPr>
              <w:t>isSuppoerMsgKey</w:t>
            </w:r>
          </w:p>
        </w:tc>
        <w:tc>
          <w:tcPr>
            <w:tcW w:w="1765" w:type="dxa"/>
          </w:tcPr>
          <w:p w:rsidR="00F52014" w:rsidRPr="002F48CA" w:rsidRDefault="00F52014" w:rsidP="00F52014">
            <w:pPr>
              <w:rPr>
                <w:highlight w:val="yellow"/>
              </w:rPr>
            </w:pPr>
            <w:r w:rsidRPr="002F48CA">
              <w:rPr>
                <w:rFonts w:hint="eastAsia"/>
                <w:highlight w:val="yellow"/>
              </w:rPr>
              <w:t>String</w:t>
            </w:r>
          </w:p>
        </w:tc>
        <w:tc>
          <w:tcPr>
            <w:tcW w:w="4654" w:type="dxa"/>
          </w:tcPr>
          <w:p w:rsidR="00F52014" w:rsidRPr="002F48CA" w:rsidRDefault="00F52014" w:rsidP="00F52014">
            <w:pPr>
              <w:rPr>
                <w:highlight w:val="yellow"/>
              </w:rPr>
            </w:pPr>
            <w:r w:rsidRPr="002F48CA">
              <w:rPr>
                <w:rFonts w:hint="eastAsia"/>
                <w:highlight w:val="yellow"/>
              </w:rPr>
              <w:t>是否</w:t>
            </w:r>
            <w:r w:rsidRPr="002F48CA">
              <w:rPr>
                <w:highlight w:val="yellow"/>
              </w:rPr>
              <w:t>支持短信</w:t>
            </w:r>
            <w:r w:rsidRPr="002F48CA">
              <w:rPr>
                <w:rFonts w:hint="eastAsia"/>
                <w:highlight w:val="yellow"/>
              </w:rPr>
              <w:t>(0</w:t>
            </w:r>
            <w:r w:rsidRPr="002F48CA">
              <w:rPr>
                <w:rFonts w:hint="eastAsia"/>
                <w:highlight w:val="yellow"/>
              </w:rPr>
              <w:t>代表不支持</w:t>
            </w:r>
            <w:r w:rsidRPr="002F48CA">
              <w:rPr>
                <w:rFonts w:hint="eastAsia"/>
                <w:highlight w:val="yellow"/>
              </w:rPr>
              <w:t>,1</w:t>
            </w:r>
            <w:r w:rsidRPr="002F48CA">
              <w:rPr>
                <w:rFonts w:hint="eastAsia"/>
                <w:highlight w:val="yellow"/>
              </w:rPr>
              <w:t>代表支持</w:t>
            </w:r>
            <w:r w:rsidRPr="002F48CA">
              <w:rPr>
                <w:rFonts w:hint="eastAsia"/>
                <w:highlight w:val="yellow"/>
              </w:rPr>
              <w:t>)</w:t>
            </w:r>
          </w:p>
        </w:tc>
      </w:tr>
      <w:tr w:rsidR="00F52014" w:rsidTr="00386274">
        <w:trPr>
          <w:trHeight w:val="419"/>
        </w:trPr>
        <w:tc>
          <w:tcPr>
            <w:tcW w:w="2087" w:type="dxa"/>
            <w:shd w:val="clear" w:color="auto" w:fill="F2F2F2"/>
          </w:tcPr>
          <w:p w:rsidR="00F52014" w:rsidRPr="002F48CA" w:rsidRDefault="00F52014" w:rsidP="00F52014">
            <w:pPr>
              <w:rPr>
                <w:highlight w:val="yellow"/>
              </w:rPr>
            </w:pPr>
            <w:r w:rsidRPr="002F48CA">
              <w:rPr>
                <w:highlight w:val="yellow"/>
              </w:rPr>
              <w:t>isSuppoerMsgValue</w:t>
            </w:r>
          </w:p>
        </w:tc>
        <w:tc>
          <w:tcPr>
            <w:tcW w:w="1765" w:type="dxa"/>
          </w:tcPr>
          <w:p w:rsidR="00F52014" w:rsidRPr="002F48CA" w:rsidRDefault="00F52014" w:rsidP="00F52014">
            <w:pPr>
              <w:rPr>
                <w:highlight w:val="yellow"/>
              </w:rPr>
            </w:pPr>
            <w:r w:rsidRPr="002F48CA">
              <w:rPr>
                <w:rFonts w:hint="eastAsia"/>
                <w:highlight w:val="yellow"/>
              </w:rPr>
              <w:t>String</w:t>
            </w:r>
          </w:p>
        </w:tc>
        <w:tc>
          <w:tcPr>
            <w:tcW w:w="4654" w:type="dxa"/>
          </w:tcPr>
          <w:p w:rsidR="00F52014" w:rsidRPr="002F48CA" w:rsidRDefault="00F52014" w:rsidP="00F52014">
            <w:pPr>
              <w:rPr>
                <w:highlight w:val="yellow"/>
              </w:rPr>
            </w:pPr>
            <w:r w:rsidRPr="002F48CA">
              <w:rPr>
                <w:rFonts w:hint="eastAsia"/>
                <w:highlight w:val="yellow"/>
              </w:rPr>
              <w:t>是否</w:t>
            </w:r>
            <w:r w:rsidRPr="002F48CA">
              <w:rPr>
                <w:highlight w:val="yellow"/>
              </w:rPr>
              <w:t>支持短信的描述</w:t>
            </w:r>
          </w:p>
        </w:tc>
      </w:tr>
      <w:tr w:rsidR="00F52014" w:rsidTr="00386274">
        <w:trPr>
          <w:trHeight w:val="419"/>
        </w:trPr>
        <w:tc>
          <w:tcPr>
            <w:tcW w:w="2087" w:type="dxa"/>
            <w:shd w:val="clear" w:color="auto" w:fill="F2F2F2"/>
          </w:tcPr>
          <w:p w:rsidR="00F52014" w:rsidRPr="002F48CA" w:rsidRDefault="00F52014" w:rsidP="00F52014">
            <w:pPr>
              <w:rPr>
                <w:highlight w:val="yellow"/>
              </w:rPr>
            </w:pPr>
            <w:r w:rsidRPr="002F48CA">
              <w:rPr>
                <w:highlight w:val="yellow"/>
              </w:rPr>
              <w:t>isSupportGPRSKey</w:t>
            </w:r>
          </w:p>
        </w:tc>
        <w:tc>
          <w:tcPr>
            <w:tcW w:w="1765" w:type="dxa"/>
          </w:tcPr>
          <w:p w:rsidR="00F52014" w:rsidRPr="002F48CA" w:rsidRDefault="00F52014" w:rsidP="00F52014">
            <w:pPr>
              <w:rPr>
                <w:highlight w:val="yellow"/>
              </w:rPr>
            </w:pPr>
            <w:r w:rsidRPr="002F48CA">
              <w:rPr>
                <w:rFonts w:hint="eastAsia"/>
                <w:highlight w:val="yellow"/>
              </w:rPr>
              <w:t>String</w:t>
            </w:r>
          </w:p>
        </w:tc>
        <w:tc>
          <w:tcPr>
            <w:tcW w:w="4654" w:type="dxa"/>
          </w:tcPr>
          <w:p w:rsidR="00F52014" w:rsidRPr="002F48CA" w:rsidRDefault="00F52014" w:rsidP="00F52014">
            <w:pPr>
              <w:rPr>
                <w:highlight w:val="yellow"/>
              </w:rPr>
            </w:pPr>
            <w:r w:rsidRPr="002F48CA">
              <w:rPr>
                <w:rFonts w:hint="eastAsia"/>
                <w:highlight w:val="yellow"/>
              </w:rPr>
              <w:t>是否</w:t>
            </w:r>
            <w:r w:rsidRPr="002F48CA">
              <w:rPr>
                <w:highlight w:val="yellow"/>
              </w:rPr>
              <w:t>支持</w:t>
            </w:r>
            <w:r w:rsidRPr="002F48CA">
              <w:rPr>
                <w:rFonts w:hint="eastAsia"/>
                <w:highlight w:val="yellow"/>
              </w:rPr>
              <w:t>GPRS(0</w:t>
            </w:r>
            <w:r w:rsidRPr="002F48CA">
              <w:rPr>
                <w:rFonts w:hint="eastAsia"/>
                <w:highlight w:val="yellow"/>
              </w:rPr>
              <w:t>代表不支持</w:t>
            </w:r>
            <w:r w:rsidRPr="002F48CA">
              <w:rPr>
                <w:rFonts w:hint="eastAsia"/>
                <w:highlight w:val="yellow"/>
              </w:rPr>
              <w:t>,1</w:t>
            </w:r>
            <w:r w:rsidRPr="002F48CA">
              <w:rPr>
                <w:rFonts w:hint="eastAsia"/>
                <w:highlight w:val="yellow"/>
              </w:rPr>
              <w:t>代表支持</w:t>
            </w:r>
            <w:r w:rsidRPr="002F48CA">
              <w:rPr>
                <w:rFonts w:hint="eastAsia"/>
                <w:highlight w:val="yellow"/>
              </w:rPr>
              <w:t>)</w:t>
            </w:r>
          </w:p>
        </w:tc>
      </w:tr>
      <w:tr w:rsidR="00F52014" w:rsidTr="00386274">
        <w:trPr>
          <w:trHeight w:val="419"/>
        </w:trPr>
        <w:tc>
          <w:tcPr>
            <w:tcW w:w="2087" w:type="dxa"/>
            <w:shd w:val="clear" w:color="auto" w:fill="F2F2F2"/>
          </w:tcPr>
          <w:p w:rsidR="00F52014" w:rsidRPr="002F48CA" w:rsidRDefault="00F52014" w:rsidP="00F52014">
            <w:pPr>
              <w:rPr>
                <w:highlight w:val="yellow"/>
              </w:rPr>
            </w:pPr>
            <w:r w:rsidRPr="002F48CA">
              <w:rPr>
                <w:highlight w:val="yellow"/>
              </w:rPr>
              <w:t>isSupportGPRSValue</w:t>
            </w:r>
          </w:p>
        </w:tc>
        <w:tc>
          <w:tcPr>
            <w:tcW w:w="1765" w:type="dxa"/>
          </w:tcPr>
          <w:p w:rsidR="00F52014" w:rsidRPr="002F48CA" w:rsidRDefault="00F52014" w:rsidP="00F52014">
            <w:pPr>
              <w:rPr>
                <w:highlight w:val="yellow"/>
              </w:rPr>
            </w:pPr>
            <w:r w:rsidRPr="002F48CA">
              <w:rPr>
                <w:rFonts w:hint="eastAsia"/>
                <w:highlight w:val="yellow"/>
              </w:rPr>
              <w:t>String</w:t>
            </w:r>
          </w:p>
        </w:tc>
        <w:tc>
          <w:tcPr>
            <w:tcW w:w="4654" w:type="dxa"/>
          </w:tcPr>
          <w:p w:rsidR="00F52014" w:rsidRPr="002F48CA" w:rsidRDefault="00F52014" w:rsidP="00F52014">
            <w:pPr>
              <w:rPr>
                <w:highlight w:val="yellow"/>
              </w:rPr>
            </w:pPr>
            <w:r w:rsidRPr="002F48CA">
              <w:rPr>
                <w:rFonts w:hint="eastAsia"/>
                <w:highlight w:val="yellow"/>
              </w:rPr>
              <w:t>是否</w:t>
            </w:r>
            <w:r w:rsidRPr="002F48CA">
              <w:rPr>
                <w:highlight w:val="yellow"/>
              </w:rPr>
              <w:t>支撑</w:t>
            </w:r>
            <w:r w:rsidRPr="002F48CA">
              <w:rPr>
                <w:rFonts w:hint="eastAsia"/>
                <w:highlight w:val="yellow"/>
              </w:rPr>
              <w:t>GPRS</w:t>
            </w:r>
            <w:r w:rsidRPr="002F48CA">
              <w:rPr>
                <w:rFonts w:hint="eastAsia"/>
                <w:highlight w:val="yellow"/>
              </w:rPr>
              <w:t>的</w:t>
            </w:r>
            <w:r w:rsidRPr="002F48CA">
              <w:rPr>
                <w:highlight w:val="yellow"/>
              </w:rPr>
              <w:t>描述</w:t>
            </w:r>
          </w:p>
        </w:tc>
      </w:tr>
    </w:tbl>
    <w:p w:rsidR="00893626" w:rsidRPr="002429E8" w:rsidRDefault="00893626" w:rsidP="00893626"/>
    <w:p w:rsidR="00893626" w:rsidRDefault="00893626" w:rsidP="002B116C">
      <w:pPr>
        <w:pStyle w:val="30"/>
        <w:numPr>
          <w:ilvl w:val="0"/>
          <w:numId w:val="5"/>
        </w:numPr>
      </w:pPr>
      <w:bookmarkStart w:id="44" w:name="_Toc405551100"/>
      <w:r>
        <w:rPr>
          <w:rFonts w:hint="eastAsia"/>
        </w:rPr>
        <w:t>资费信息查询</w:t>
      </w:r>
      <w:bookmarkEnd w:id="44"/>
    </w:p>
    <w:p w:rsidR="00893626" w:rsidRDefault="00893626" w:rsidP="00893626">
      <w:pPr>
        <w:pStyle w:val="5"/>
      </w:pPr>
      <w:r>
        <w:rPr>
          <w:rFonts w:hint="eastAsia"/>
        </w:rPr>
        <w:t>接口描述</w:t>
      </w:r>
    </w:p>
    <w:p w:rsidR="00157216" w:rsidRDefault="00157216" w:rsidP="00157216">
      <w:pPr>
        <w:rPr>
          <w:b/>
        </w:rPr>
      </w:pPr>
      <w:r w:rsidRPr="00157216">
        <w:rPr>
          <w:rFonts w:hint="eastAsia"/>
          <w:b/>
        </w:rPr>
        <w:t>推荐资费</w:t>
      </w:r>
    </w:p>
    <w:p w:rsidR="00157216" w:rsidRPr="00157216" w:rsidRDefault="00157216" w:rsidP="00157216">
      <w:r w:rsidRPr="00157216">
        <w:rPr>
          <w:rFonts w:hint="eastAsia"/>
        </w:rPr>
        <w:t>国家存在“默认网络制式”字段，该制式下的资费即为推荐资费。如果存在多条资费，则固定取</w:t>
      </w:r>
      <w:r w:rsidRPr="00157216">
        <w:rPr>
          <w:rFonts w:hint="eastAsia"/>
        </w:rPr>
        <w:t>WDF</w:t>
      </w:r>
      <w:r w:rsidRPr="00157216">
        <w:rPr>
          <w:rFonts w:hint="eastAsia"/>
        </w:rPr>
        <w:t>下的资费信息。老版存在多条运营商信息，相同网络制式下同一卡类型下的不同运营商的资费都一样，则默认取第一条。国漫与天翼客服同步之后，运营商信息单独保存在一张表中。同一网络制式同一卡类型下资费仅有一条。</w:t>
      </w:r>
    </w:p>
    <w:p w:rsidR="00157216" w:rsidRDefault="00157216" w:rsidP="00157216">
      <w:pPr>
        <w:rPr>
          <w:b/>
        </w:rPr>
      </w:pPr>
      <w:r w:rsidRPr="00157216">
        <w:rPr>
          <w:rFonts w:hint="eastAsia"/>
          <w:b/>
        </w:rPr>
        <w:t>其他资费</w:t>
      </w:r>
    </w:p>
    <w:p w:rsidR="00157216" w:rsidRDefault="00C9211B" w:rsidP="00C9211B">
      <w:pPr>
        <w:rPr>
          <w:b/>
        </w:rPr>
      </w:pPr>
      <w:r>
        <w:rPr>
          <w:rFonts w:hint="eastAsia"/>
          <w:b/>
        </w:rPr>
        <w:t>G+C</w:t>
      </w:r>
      <w:r>
        <w:rPr>
          <w:rFonts w:hint="eastAsia"/>
          <w:b/>
        </w:rPr>
        <w:t>：</w:t>
      </w:r>
      <w:r w:rsidRPr="00C9211B">
        <w:rPr>
          <w:rFonts w:hint="eastAsia"/>
        </w:rPr>
        <w:t>除去推荐资费，剩下网络制式下</w:t>
      </w:r>
      <w:r w:rsidRPr="00C9211B">
        <w:rPr>
          <w:rFonts w:hint="eastAsia"/>
        </w:rPr>
        <w:t>WDF</w:t>
      </w:r>
      <w:r w:rsidRPr="00C9211B">
        <w:rPr>
          <w:rFonts w:hint="eastAsia"/>
        </w:rPr>
        <w:t>卡的资费即为其他资费，如果剩下</w:t>
      </w:r>
      <w:r w:rsidRPr="00C9211B">
        <w:rPr>
          <w:rFonts w:hint="eastAsia"/>
        </w:rPr>
        <w:lastRenderedPageBreak/>
        <w:t>网络制式下仅有</w:t>
      </w:r>
      <w:r w:rsidRPr="00C9211B">
        <w:rPr>
          <w:rFonts w:hint="eastAsia"/>
        </w:rPr>
        <w:t>HGC</w:t>
      </w:r>
      <w:r w:rsidRPr="00C9211B">
        <w:rPr>
          <w:rFonts w:hint="eastAsia"/>
        </w:rPr>
        <w:t>卡的资费，则其他资费也不显示。</w:t>
      </w:r>
    </w:p>
    <w:p w:rsidR="00C9211B" w:rsidRDefault="00C9211B" w:rsidP="00157216">
      <w:pPr>
        <w:rPr>
          <w:b/>
        </w:rPr>
      </w:pPr>
      <w:r>
        <w:rPr>
          <w:rFonts w:hint="eastAsia"/>
          <w:b/>
        </w:rPr>
        <w:t>G</w:t>
      </w:r>
      <w:r>
        <w:rPr>
          <w:rFonts w:hint="eastAsia"/>
          <w:b/>
        </w:rPr>
        <w:t>：</w:t>
      </w:r>
      <w:r w:rsidRPr="00C9211B">
        <w:rPr>
          <w:rFonts w:hint="eastAsia"/>
        </w:rPr>
        <w:t>不存在其他资费</w:t>
      </w:r>
    </w:p>
    <w:p w:rsidR="00C9211B" w:rsidRDefault="00C9211B" w:rsidP="00157216">
      <w:r>
        <w:rPr>
          <w:rFonts w:hint="eastAsia"/>
          <w:b/>
        </w:rPr>
        <w:t>C</w:t>
      </w:r>
      <w:r>
        <w:rPr>
          <w:rFonts w:hint="eastAsia"/>
          <w:b/>
        </w:rPr>
        <w:t>：</w:t>
      </w:r>
      <w:r w:rsidRPr="00C9211B">
        <w:rPr>
          <w:rFonts w:hint="eastAsia"/>
        </w:rPr>
        <w:t>不存在其他资费</w:t>
      </w:r>
    </w:p>
    <w:p w:rsidR="0056702E" w:rsidRDefault="0056702E" w:rsidP="00157216">
      <w:pPr>
        <w:rPr>
          <w:b/>
        </w:rPr>
      </w:pPr>
    </w:p>
    <w:bookmarkStart w:id="45" w:name="OLE_LINK18"/>
    <w:bookmarkStart w:id="46" w:name="OLE_LINK19"/>
    <w:p w:rsidR="00893626" w:rsidRDefault="00023722" w:rsidP="00893626">
      <w:r>
        <w:fldChar w:fldCharType="begin"/>
      </w:r>
      <w:r w:rsidR="00893626">
        <w:instrText xml:space="preserve"> HYPERLINK "http://</w:instrText>
      </w:r>
      <w:r w:rsidR="00893626">
        <w:rPr>
          <w:rFonts w:hint="eastAsia"/>
        </w:rPr>
        <w:instrText>180.168.123.175:9000</w:instrText>
      </w:r>
      <w:r w:rsidR="00893626">
        <w:instrText xml:space="preserve">/public/sjkf/roaming/RoamingCallCharge?countryId=1&amp;networkModel=GSM" </w:instrText>
      </w:r>
      <w:r>
        <w:fldChar w:fldCharType="separate"/>
      </w:r>
      <w:r w:rsidR="00893626">
        <w:rPr>
          <w:rStyle w:val="af0"/>
        </w:rPr>
        <w:t>http://</w:t>
      </w:r>
      <w:r w:rsidR="00893626">
        <w:rPr>
          <w:rStyle w:val="af0"/>
          <w:rFonts w:hint="eastAsia"/>
        </w:rPr>
        <w:t>101.95.48.96:8005</w:t>
      </w:r>
      <w:r w:rsidR="00893626">
        <w:rPr>
          <w:rStyle w:val="af0"/>
        </w:rPr>
        <w:t>/public/sjkf/roaming/RoamingCallCharge?countryId=1&amp;networkModel=GSM</w:t>
      </w:r>
      <w:r>
        <w:fldChar w:fldCharType="end"/>
      </w:r>
      <w:bookmarkEnd w:id="45"/>
      <w:bookmarkEnd w:id="46"/>
    </w:p>
    <w:p w:rsidR="00AB413D" w:rsidRDefault="00AB413D" w:rsidP="00893626">
      <w:r>
        <w:rPr>
          <w:rFonts w:hint="eastAsia"/>
        </w:rPr>
        <w:t>【新地址</w:t>
      </w:r>
      <w:r>
        <w:t>】</w:t>
      </w:r>
    </w:p>
    <w:p w:rsidR="00AB413D" w:rsidRDefault="00AB413D" w:rsidP="00893626">
      <w:r w:rsidRPr="00EB26ED">
        <w:rPr>
          <w:highlight w:val="yellow"/>
        </w:rPr>
        <w:t>/public/sjkf/roaming/RoamingCallCharge?countryId=32&amp;networkModel=CDMA&amp;cardType=WDF</w:t>
      </w:r>
    </w:p>
    <w:p w:rsidR="00893626" w:rsidRDefault="00893626" w:rsidP="00893626">
      <w:pPr>
        <w:pStyle w:val="5"/>
      </w:pPr>
      <w:r>
        <w:rPr>
          <w:rFonts w:hint="eastAsia"/>
        </w:rPr>
        <w:t>请求报文</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394"/>
      </w:tblGrid>
      <w:tr w:rsidR="00E83800" w:rsidTr="00E83800">
        <w:tc>
          <w:tcPr>
            <w:tcW w:w="1843" w:type="dxa"/>
            <w:shd w:val="clear" w:color="auto" w:fill="BFBFBF"/>
          </w:tcPr>
          <w:p w:rsidR="00E83800" w:rsidRDefault="00E83800" w:rsidP="00451CCF">
            <w:pPr>
              <w:rPr>
                <w:b/>
              </w:rPr>
            </w:pPr>
            <w:r>
              <w:rPr>
                <w:b/>
              </w:rPr>
              <w:t>Key</w:t>
            </w:r>
          </w:p>
        </w:tc>
        <w:tc>
          <w:tcPr>
            <w:tcW w:w="1559" w:type="dxa"/>
            <w:shd w:val="clear" w:color="auto" w:fill="BFBFBF"/>
          </w:tcPr>
          <w:p w:rsidR="00E83800" w:rsidRDefault="00E83800" w:rsidP="00451CCF">
            <w:pPr>
              <w:rPr>
                <w:b/>
              </w:rPr>
            </w:pPr>
            <w:r>
              <w:rPr>
                <w:b/>
              </w:rPr>
              <w:t>类型</w:t>
            </w:r>
          </w:p>
        </w:tc>
        <w:tc>
          <w:tcPr>
            <w:tcW w:w="709" w:type="dxa"/>
            <w:shd w:val="clear" w:color="auto" w:fill="BFBFBF"/>
          </w:tcPr>
          <w:p w:rsidR="00E83800" w:rsidRDefault="00E83800" w:rsidP="00451CCF">
            <w:pPr>
              <w:rPr>
                <w:b/>
              </w:rPr>
            </w:pPr>
            <w:r>
              <w:rPr>
                <w:b/>
              </w:rPr>
              <w:t>必须</w:t>
            </w:r>
          </w:p>
        </w:tc>
        <w:tc>
          <w:tcPr>
            <w:tcW w:w="4394" w:type="dxa"/>
            <w:shd w:val="clear" w:color="auto" w:fill="BFBFBF"/>
          </w:tcPr>
          <w:p w:rsidR="00E83800" w:rsidRDefault="00E83800" w:rsidP="00451CCF">
            <w:pPr>
              <w:rPr>
                <w:b/>
              </w:rPr>
            </w:pPr>
            <w:r>
              <w:rPr>
                <w:b/>
              </w:rPr>
              <w:t>注释</w:t>
            </w:r>
          </w:p>
        </w:tc>
      </w:tr>
      <w:tr w:rsidR="00E83800" w:rsidTr="00E83800">
        <w:tc>
          <w:tcPr>
            <w:tcW w:w="1843" w:type="dxa"/>
            <w:shd w:val="clear" w:color="auto" w:fill="F2F2F2"/>
          </w:tcPr>
          <w:p w:rsidR="00E83800" w:rsidRDefault="00E83800" w:rsidP="00451CCF">
            <w:r>
              <w:rPr>
                <w:rFonts w:hint="eastAsia"/>
              </w:rPr>
              <w:t>countryId</w:t>
            </w:r>
          </w:p>
        </w:tc>
        <w:tc>
          <w:tcPr>
            <w:tcW w:w="1559" w:type="dxa"/>
          </w:tcPr>
          <w:p w:rsidR="00E83800" w:rsidRDefault="00E83800" w:rsidP="00451CCF">
            <w:r>
              <w:rPr>
                <w:rFonts w:hint="eastAsia"/>
              </w:rPr>
              <w:t>String</w:t>
            </w:r>
          </w:p>
        </w:tc>
        <w:tc>
          <w:tcPr>
            <w:tcW w:w="709" w:type="dxa"/>
          </w:tcPr>
          <w:p w:rsidR="00E83800" w:rsidRDefault="00E83800" w:rsidP="00451CCF">
            <w:r>
              <w:rPr>
                <w:rFonts w:hint="eastAsia"/>
              </w:rPr>
              <w:t>是</w:t>
            </w:r>
          </w:p>
        </w:tc>
        <w:tc>
          <w:tcPr>
            <w:tcW w:w="4394" w:type="dxa"/>
          </w:tcPr>
          <w:p w:rsidR="00E83800" w:rsidRDefault="00E83800" w:rsidP="00451CCF">
            <w:r>
              <w:rPr>
                <w:rFonts w:hint="eastAsia"/>
              </w:rPr>
              <w:t>请求某国家</w:t>
            </w:r>
            <w:r>
              <w:rPr>
                <w:rFonts w:hint="eastAsia"/>
              </w:rPr>
              <w:t>ID</w:t>
            </w:r>
            <w:r>
              <w:rPr>
                <w:rFonts w:hint="eastAsia"/>
              </w:rPr>
              <w:t>，如：美国</w:t>
            </w:r>
          </w:p>
        </w:tc>
      </w:tr>
      <w:tr w:rsidR="00E83800" w:rsidTr="00E83800">
        <w:tc>
          <w:tcPr>
            <w:tcW w:w="1843" w:type="dxa"/>
            <w:shd w:val="clear" w:color="auto" w:fill="F2F2F2"/>
          </w:tcPr>
          <w:p w:rsidR="00E83800" w:rsidRDefault="00B50774" w:rsidP="00451CCF">
            <w:hyperlink r:id="rId36" w:tgtFrame="_self" w:history="1">
              <w:r w:rsidR="00E83800">
                <w:t>network</w:t>
              </w:r>
              <w:r w:rsidR="00E83800">
                <w:rPr>
                  <w:rFonts w:hint="eastAsia"/>
                </w:rPr>
                <w:t>M</w:t>
              </w:r>
              <w:r w:rsidR="00E83800">
                <w:t>odel</w:t>
              </w:r>
            </w:hyperlink>
          </w:p>
        </w:tc>
        <w:tc>
          <w:tcPr>
            <w:tcW w:w="1559" w:type="dxa"/>
          </w:tcPr>
          <w:p w:rsidR="00E83800" w:rsidRDefault="00E83800" w:rsidP="00451CCF">
            <w:r>
              <w:rPr>
                <w:rFonts w:hint="eastAsia"/>
              </w:rPr>
              <w:t>String</w:t>
            </w:r>
          </w:p>
        </w:tc>
        <w:tc>
          <w:tcPr>
            <w:tcW w:w="709" w:type="dxa"/>
          </w:tcPr>
          <w:p w:rsidR="00E83800" w:rsidRDefault="00E83800" w:rsidP="00451CCF">
            <w:r>
              <w:rPr>
                <w:rFonts w:hint="eastAsia"/>
              </w:rPr>
              <w:t>是</w:t>
            </w:r>
          </w:p>
        </w:tc>
        <w:tc>
          <w:tcPr>
            <w:tcW w:w="4394" w:type="dxa"/>
          </w:tcPr>
          <w:p w:rsidR="00E83800" w:rsidRDefault="00E83800" w:rsidP="00451CCF">
            <w:r>
              <w:rPr>
                <w:rFonts w:hint="eastAsia"/>
              </w:rPr>
              <w:t>请求某一种网络制式下的信息，如：请求</w:t>
            </w:r>
            <w:r w:rsidR="00AB44AE">
              <w:rPr>
                <w:rFonts w:hint="eastAsia"/>
              </w:rPr>
              <w:t>CDMA</w:t>
            </w:r>
            <w:r>
              <w:rPr>
                <w:rFonts w:hint="eastAsia"/>
              </w:rPr>
              <w:t>制式下的相关信息【</w:t>
            </w:r>
            <w:r>
              <w:rPr>
                <w:rFonts w:hint="eastAsia"/>
              </w:rPr>
              <w:t>network</w:t>
            </w:r>
            <w:r>
              <w:rPr>
                <w:rFonts w:hint="eastAsia"/>
              </w:rPr>
              <w:t>】</w:t>
            </w:r>
          </w:p>
        </w:tc>
      </w:tr>
      <w:tr w:rsidR="00E83800" w:rsidTr="00E83800">
        <w:tc>
          <w:tcPr>
            <w:tcW w:w="1843" w:type="dxa"/>
            <w:shd w:val="clear" w:color="auto" w:fill="F2F2F2"/>
          </w:tcPr>
          <w:p w:rsidR="00E83800" w:rsidRDefault="00E83800" w:rsidP="00451CCF">
            <w:r w:rsidRPr="00E83800">
              <w:t>cardType</w:t>
            </w:r>
          </w:p>
        </w:tc>
        <w:tc>
          <w:tcPr>
            <w:tcW w:w="1559" w:type="dxa"/>
          </w:tcPr>
          <w:p w:rsidR="00E83800" w:rsidRDefault="00E83800" w:rsidP="00451CCF">
            <w:r>
              <w:rPr>
                <w:rFonts w:hint="eastAsia"/>
              </w:rPr>
              <w:t>S</w:t>
            </w:r>
            <w:r>
              <w:t>tring</w:t>
            </w:r>
          </w:p>
        </w:tc>
        <w:tc>
          <w:tcPr>
            <w:tcW w:w="709" w:type="dxa"/>
          </w:tcPr>
          <w:p w:rsidR="00E83800" w:rsidRDefault="00E83800" w:rsidP="00451CCF">
            <w:r>
              <w:rPr>
                <w:rFonts w:hint="eastAsia"/>
              </w:rPr>
              <w:t>是</w:t>
            </w:r>
          </w:p>
        </w:tc>
        <w:tc>
          <w:tcPr>
            <w:tcW w:w="4394" w:type="dxa"/>
          </w:tcPr>
          <w:p w:rsidR="00E83800" w:rsidRDefault="00AB44AE" w:rsidP="00451CCF">
            <w:r>
              <w:rPr>
                <w:rFonts w:hint="eastAsia"/>
              </w:rPr>
              <w:t>卡类型如</w:t>
            </w:r>
            <w:r>
              <w:rPr>
                <w:rFonts w:hint="eastAsia"/>
              </w:rPr>
              <w:t>WDF</w:t>
            </w:r>
          </w:p>
        </w:tc>
      </w:tr>
    </w:tbl>
    <w:p w:rsidR="00893626" w:rsidRDefault="00893626" w:rsidP="00893626">
      <w:pPr>
        <w:pStyle w:val="5"/>
      </w:pPr>
      <w:r>
        <w:rPr>
          <w:rFonts w:hint="eastAsia"/>
        </w:rPr>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C93F16">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C93F16">
        <w:trPr>
          <w:trHeight w:val="419"/>
        </w:trPr>
        <w:tc>
          <w:tcPr>
            <w:tcW w:w="2087" w:type="dxa"/>
            <w:shd w:val="clear" w:color="auto" w:fill="F2F2F2"/>
          </w:tcPr>
          <w:p w:rsidR="00893626" w:rsidRDefault="00893626" w:rsidP="00451CCF">
            <w:r>
              <w:t>resCode</w:t>
            </w:r>
          </w:p>
        </w:tc>
        <w:tc>
          <w:tcPr>
            <w:tcW w:w="1765" w:type="dxa"/>
          </w:tcPr>
          <w:p w:rsidR="00893626" w:rsidRDefault="00893626" w:rsidP="00451CCF">
            <w:r>
              <w:t>Integer</w:t>
            </w:r>
          </w:p>
        </w:tc>
        <w:tc>
          <w:tcPr>
            <w:tcW w:w="4654" w:type="dxa"/>
          </w:tcPr>
          <w:p w:rsidR="00893626" w:rsidRDefault="00893626" w:rsidP="00451CCF">
            <w:r>
              <w:t>结果码。结果码。</w:t>
            </w:r>
            <w:r>
              <w:t>200</w:t>
            </w:r>
            <w:r>
              <w:t>表示成功，</w:t>
            </w:r>
          </w:p>
        </w:tc>
      </w:tr>
      <w:tr w:rsidR="00893626" w:rsidTr="00C93F16">
        <w:trPr>
          <w:trHeight w:val="419"/>
        </w:trPr>
        <w:tc>
          <w:tcPr>
            <w:tcW w:w="2087" w:type="dxa"/>
            <w:shd w:val="clear" w:color="auto" w:fill="F2F2F2"/>
          </w:tcPr>
          <w:p w:rsidR="00893626" w:rsidRDefault="00893626" w:rsidP="00451CCF">
            <w:r>
              <w:t>resDesc</w:t>
            </w:r>
          </w:p>
        </w:tc>
        <w:tc>
          <w:tcPr>
            <w:tcW w:w="1765" w:type="dxa"/>
          </w:tcPr>
          <w:p w:rsidR="00893626" w:rsidRDefault="00893626" w:rsidP="00451CCF">
            <w:r>
              <w:t>String</w:t>
            </w:r>
          </w:p>
        </w:tc>
        <w:tc>
          <w:tcPr>
            <w:tcW w:w="4654" w:type="dxa"/>
          </w:tcPr>
          <w:p w:rsidR="00893626" w:rsidRDefault="00893626" w:rsidP="00451CCF">
            <w:r>
              <w:t>描述</w:t>
            </w:r>
          </w:p>
        </w:tc>
      </w:tr>
      <w:tr w:rsidR="00893626" w:rsidTr="00C93F16">
        <w:trPr>
          <w:trHeight w:val="419"/>
        </w:trPr>
        <w:tc>
          <w:tcPr>
            <w:tcW w:w="2087" w:type="dxa"/>
            <w:shd w:val="clear" w:color="auto" w:fill="F2F2F2"/>
          </w:tcPr>
          <w:p w:rsidR="00893626" w:rsidRDefault="00893626" w:rsidP="00451CCF">
            <w:r>
              <w:t>items</w:t>
            </w:r>
          </w:p>
        </w:tc>
        <w:tc>
          <w:tcPr>
            <w:tcW w:w="1765" w:type="dxa"/>
          </w:tcPr>
          <w:p w:rsidR="00893626" w:rsidRDefault="00893626" w:rsidP="00451CCF">
            <w:r>
              <w:rPr>
                <w:rFonts w:hint="eastAsia"/>
              </w:rPr>
              <w:t>list</w:t>
            </w:r>
          </w:p>
        </w:tc>
        <w:tc>
          <w:tcPr>
            <w:tcW w:w="4654" w:type="dxa"/>
          </w:tcPr>
          <w:p w:rsidR="00893626" w:rsidRDefault="00893626" w:rsidP="00451CCF">
            <w:r>
              <w:rPr>
                <w:rFonts w:hint="eastAsia"/>
              </w:rPr>
              <w:t>运营商相关信息集合</w:t>
            </w:r>
          </w:p>
        </w:tc>
      </w:tr>
    </w:tbl>
    <w:p w:rsidR="00893626" w:rsidRDefault="00893626" w:rsidP="00893626">
      <w:r>
        <w:t>Items</w:t>
      </w:r>
      <w:r>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893626" w:rsidTr="00451CCF">
        <w:trPr>
          <w:trHeight w:val="401"/>
        </w:trPr>
        <w:tc>
          <w:tcPr>
            <w:tcW w:w="2707" w:type="dxa"/>
            <w:shd w:val="clear" w:color="auto" w:fill="BFBFBF"/>
          </w:tcPr>
          <w:p w:rsidR="00893626" w:rsidRDefault="00893626" w:rsidP="00451CCF">
            <w:pPr>
              <w:rPr>
                <w:b/>
              </w:rPr>
            </w:pPr>
            <w:r>
              <w:rPr>
                <w:b/>
              </w:rPr>
              <w:t>Key</w:t>
            </w:r>
          </w:p>
        </w:tc>
        <w:tc>
          <w:tcPr>
            <w:tcW w:w="2300" w:type="dxa"/>
            <w:shd w:val="clear" w:color="auto" w:fill="BFBFBF"/>
          </w:tcPr>
          <w:p w:rsidR="00893626" w:rsidRDefault="00893626" w:rsidP="00451CCF">
            <w:pPr>
              <w:rPr>
                <w:b/>
              </w:rPr>
            </w:pPr>
            <w:r>
              <w:rPr>
                <w:b/>
              </w:rPr>
              <w:t>类型</w:t>
            </w:r>
          </w:p>
        </w:tc>
        <w:tc>
          <w:tcPr>
            <w:tcW w:w="3275" w:type="dxa"/>
            <w:shd w:val="clear" w:color="auto" w:fill="BFBFBF"/>
          </w:tcPr>
          <w:p w:rsidR="00893626" w:rsidRDefault="00893626" w:rsidP="00451CCF">
            <w:pPr>
              <w:rPr>
                <w:b/>
              </w:rPr>
            </w:pPr>
            <w:r>
              <w:rPr>
                <w:b/>
              </w:rPr>
              <w:t>注释</w:t>
            </w:r>
          </w:p>
        </w:tc>
      </w:tr>
      <w:tr w:rsidR="00893626" w:rsidTr="00451CCF">
        <w:trPr>
          <w:trHeight w:val="401"/>
        </w:trPr>
        <w:tc>
          <w:tcPr>
            <w:tcW w:w="2707" w:type="dxa"/>
            <w:shd w:val="clear" w:color="auto" w:fill="F2F2F2"/>
          </w:tcPr>
          <w:p w:rsidR="00893626" w:rsidRDefault="00893626" w:rsidP="00451CCF">
            <w:r>
              <w:t>operator</w:t>
            </w:r>
            <w:r>
              <w:rPr>
                <w:rFonts w:hint="eastAsia"/>
              </w:rPr>
              <w:t>Name</w:t>
            </w:r>
          </w:p>
        </w:tc>
        <w:tc>
          <w:tcPr>
            <w:tcW w:w="2300" w:type="dxa"/>
          </w:tcPr>
          <w:p w:rsidR="00893626" w:rsidRDefault="00893626" w:rsidP="00451CCF">
            <w:r>
              <w:t>String</w:t>
            </w:r>
          </w:p>
        </w:tc>
        <w:tc>
          <w:tcPr>
            <w:tcW w:w="3275" w:type="dxa"/>
          </w:tcPr>
          <w:p w:rsidR="00893626" w:rsidRDefault="00893626" w:rsidP="00451CCF">
            <w:r>
              <w:rPr>
                <w:rFonts w:hint="eastAsia"/>
              </w:rPr>
              <w:t>运营商名称</w:t>
            </w:r>
          </w:p>
        </w:tc>
      </w:tr>
      <w:tr w:rsidR="00893626" w:rsidTr="00451CCF">
        <w:trPr>
          <w:trHeight w:val="401"/>
        </w:trPr>
        <w:tc>
          <w:tcPr>
            <w:tcW w:w="2707" w:type="dxa"/>
            <w:shd w:val="clear" w:color="auto" w:fill="F2F2F2"/>
          </w:tcPr>
          <w:p w:rsidR="00893626" w:rsidRDefault="00893626" w:rsidP="00451CCF">
            <w:r>
              <w:rPr>
                <w:rFonts w:hint="eastAsia"/>
              </w:rPr>
              <w:t>call</w:t>
            </w:r>
          </w:p>
        </w:tc>
        <w:tc>
          <w:tcPr>
            <w:tcW w:w="2300" w:type="dxa"/>
          </w:tcPr>
          <w:p w:rsidR="00893626" w:rsidRDefault="00893626" w:rsidP="00451CCF">
            <w:r>
              <w:t>String</w:t>
            </w:r>
          </w:p>
        </w:tc>
        <w:tc>
          <w:tcPr>
            <w:tcW w:w="3275" w:type="dxa"/>
          </w:tcPr>
          <w:p w:rsidR="00893626" w:rsidRDefault="00893626" w:rsidP="00451CCF">
            <w:r>
              <w:rPr>
                <w:rFonts w:hint="eastAsia"/>
              </w:rPr>
              <w:t>拨打本地电话</w:t>
            </w:r>
          </w:p>
        </w:tc>
      </w:tr>
      <w:tr w:rsidR="00893626" w:rsidTr="00451CCF">
        <w:trPr>
          <w:trHeight w:val="401"/>
        </w:trPr>
        <w:tc>
          <w:tcPr>
            <w:tcW w:w="2707" w:type="dxa"/>
            <w:shd w:val="clear" w:color="auto" w:fill="F2F2F2"/>
          </w:tcPr>
          <w:p w:rsidR="00893626" w:rsidRDefault="00893626" w:rsidP="00451CCF">
            <w:r>
              <w:rPr>
                <w:rFonts w:hint="eastAsia"/>
              </w:rPr>
              <w:t>callBack</w:t>
            </w:r>
          </w:p>
        </w:tc>
        <w:tc>
          <w:tcPr>
            <w:tcW w:w="2300" w:type="dxa"/>
          </w:tcPr>
          <w:p w:rsidR="00893626" w:rsidRDefault="00893626" w:rsidP="00451CCF">
            <w:r>
              <w:rPr>
                <w:rFonts w:hint="eastAsia"/>
              </w:rPr>
              <w:t>String</w:t>
            </w:r>
          </w:p>
        </w:tc>
        <w:tc>
          <w:tcPr>
            <w:tcW w:w="3275" w:type="dxa"/>
          </w:tcPr>
          <w:p w:rsidR="00893626" w:rsidRDefault="00893626" w:rsidP="00451CCF">
            <w:bookmarkStart w:id="47" w:name="OLE_LINK9"/>
            <w:bookmarkStart w:id="48" w:name="OLE_LINK10"/>
            <w:r>
              <w:rPr>
                <w:rFonts w:hint="eastAsia"/>
              </w:rPr>
              <w:t>拨打回大陆地区</w:t>
            </w:r>
            <w:bookmarkEnd w:id="47"/>
            <w:bookmarkEnd w:id="48"/>
          </w:p>
        </w:tc>
      </w:tr>
      <w:tr w:rsidR="00893626" w:rsidTr="00451CCF">
        <w:trPr>
          <w:trHeight w:val="401"/>
        </w:trPr>
        <w:tc>
          <w:tcPr>
            <w:tcW w:w="2707" w:type="dxa"/>
            <w:shd w:val="clear" w:color="auto" w:fill="F2F2F2"/>
          </w:tcPr>
          <w:p w:rsidR="00893626" w:rsidRDefault="00893626" w:rsidP="00451CCF">
            <w:pPr>
              <w:rPr>
                <w:color w:val="FF0000"/>
              </w:rPr>
            </w:pPr>
            <w:r>
              <w:rPr>
                <w:rFonts w:hint="eastAsia"/>
              </w:rPr>
              <w:t>callOther</w:t>
            </w:r>
          </w:p>
        </w:tc>
        <w:tc>
          <w:tcPr>
            <w:tcW w:w="2300" w:type="dxa"/>
          </w:tcPr>
          <w:p w:rsidR="00893626" w:rsidRDefault="00893626" w:rsidP="00451CCF">
            <w:r>
              <w:rPr>
                <w:rFonts w:hint="eastAsia"/>
              </w:rPr>
              <w:t>String</w:t>
            </w:r>
          </w:p>
        </w:tc>
        <w:tc>
          <w:tcPr>
            <w:tcW w:w="3275" w:type="dxa"/>
          </w:tcPr>
          <w:p w:rsidR="00893626" w:rsidRDefault="00893626" w:rsidP="00451CCF">
            <w:r>
              <w:rPr>
                <w:rFonts w:hint="eastAsia"/>
              </w:rPr>
              <w:t>拨打其他国家及地区（在非</w:t>
            </w:r>
            <w:r>
              <w:rPr>
                <w:rFonts w:hint="eastAsia"/>
              </w:rPr>
              <w:t>4</w:t>
            </w:r>
            <w:r>
              <w:rPr>
                <w:rFonts w:hint="eastAsia"/>
              </w:rPr>
              <w:t>区国家时，返回结果加上“</w:t>
            </w:r>
            <w:r>
              <w:rPr>
                <w:rFonts w:hint="eastAsia"/>
              </w:rPr>
              <w:t>/</w:t>
            </w:r>
            <w:r>
              <w:rPr>
                <w:rFonts w:hint="eastAsia"/>
                <w:color w:val="FF0000"/>
              </w:rPr>
              <w:t>16.19</w:t>
            </w:r>
            <w:r>
              <w:rPr>
                <w:rFonts w:hint="eastAsia"/>
              </w:rPr>
              <w:t>“）</w:t>
            </w:r>
          </w:p>
        </w:tc>
      </w:tr>
      <w:tr w:rsidR="00893626" w:rsidTr="00451CCF">
        <w:trPr>
          <w:trHeight w:val="401"/>
        </w:trPr>
        <w:tc>
          <w:tcPr>
            <w:tcW w:w="2707" w:type="dxa"/>
            <w:shd w:val="clear" w:color="auto" w:fill="F2F2F2"/>
          </w:tcPr>
          <w:p w:rsidR="00893626" w:rsidRDefault="00893626" w:rsidP="00451CCF">
            <w:r>
              <w:rPr>
                <w:rFonts w:hint="eastAsia"/>
              </w:rPr>
              <w:t>called</w:t>
            </w:r>
          </w:p>
        </w:tc>
        <w:tc>
          <w:tcPr>
            <w:tcW w:w="2300" w:type="dxa"/>
          </w:tcPr>
          <w:p w:rsidR="00893626" w:rsidRDefault="00893626" w:rsidP="00451CCF">
            <w:r>
              <w:rPr>
                <w:rFonts w:hint="eastAsia"/>
              </w:rPr>
              <w:t>String</w:t>
            </w:r>
          </w:p>
        </w:tc>
        <w:tc>
          <w:tcPr>
            <w:tcW w:w="3275" w:type="dxa"/>
          </w:tcPr>
          <w:p w:rsidR="00893626" w:rsidRDefault="00893626" w:rsidP="00451CCF">
            <w:r>
              <w:rPr>
                <w:rFonts w:hint="eastAsia"/>
              </w:rPr>
              <w:t>被叫</w:t>
            </w:r>
          </w:p>
        </w:tc>
      </w:tr>
      <w:tr w:rsidR="00893626" w:rsidTr="00451CCF">
        <w:trPr>
          <w:trHeight w:val="401"/>
        </w:trPr>
        <w:tc>
          <w:tcPr>
            <w:tcW w:w="2707" w:type="dxa"/>
            <w:shd w:val="clear" w:color="auto" w:fill="F2F2F2"/>
          </w:tcPr>
          <w:p w:rsidR="00893626" w:rsidRDefault="00893626" w:rsidP="00451CCF">
            <w:r>
              <w:rPr>
                <w:rFonts w:hint="eastAsia"/>
              </w:rPr>
              <w:lastRenderedPageBreak/>
              <w:t>smsSendBack</w:t>
            </w:r>
          </w:p>
        </w:tc>
        <w:tc>
          <w:tcPr>
            <w:tcW w:w="2300" w:type="dxa"/>
          </w:tcPr>
          <w:p w:rsidR="00893626" w:rsidRDefault="00893626" w:rsidP="00451CCF">
            <w:r>
              <w:rPr>
                <w:rFonts w:hint="eastAsia"/>
              </w:rPr>
              <w:t>String</w:t>
            </w:r>
          </w:p>
        </w:tc>
        <w:tc>
          <w:tcPr>
            <w:tcW w:w="3275" w:type="dxa"/>
          </w:tcPr>
          <w:p w:rsidR="00893626" w:rsidRDefault="00893626" w:rsidP="00451CCF">
            <w:r>
              <w:rPr>
                <w:rFonts w:hint="eastAsia"/>
              </w:rPr>
              <w:t>发送短信回大陆</w:t>
            </w:r>
          </w:p>
        </w:tc>
      </w:tr>
      <w:tr w:rsidR="00893626" w:rsidTr="00451CCF">
        <w:trPr>
          <w:trHeight w:val="401"/>
        </w:trPr>
        <w:tc>
          <w:tcPr>
            <w:tcW w:w="2707" w:type="dxa"/>
            <w:shd w:val="clear" w:color="auto" w:fill="F2F2F2"/>
          </w:tcPr>
          <w:p w:rsidR="00893626" w:rsidRDefault="00893626" w:rsidP="00451CCF">
            <w:r>
              <w:rPr>
                <w:rFonts w:hint="eastAsia"/>
              </w:rPr>
              <w:t>smsSendOther</w:t>
            </w:r>
          </w:p>
        </w:tc>
        <w:tc>
          <w:tcPr>
            <w:tcW w:w="2300" w:type="dxa"/>
          </w:tcPr>
          <w:p w:rsidR="00893626" w:rsidRDefault="00893626" w:rsidP="00451CCF">
            <w:r>
              <w:rPr>
                <w:rFonts w:hint="eastAsia"/>
              </w:rPr>
              <w:t>String</w:t>
            </w:r>
          </w:p>
        </w:tc>
        <w:tc>
          <w:tcPr>
            <w:tcW w:w="3275" w:type="dxa"/>
          </w:tcPr>
          <w:p w:rsidR="00893626" w:rsidRDefault="00893626" w:rsidP="00451CCF">
            <w:r>
              <w:rPr>
                <w:rFonts w:hint="eastAsia"/>
              </w:rPr>
              <w:t>发送短信至其他国家及地区</w:t>
            </w:r>
          </w:p>
        </w:tc>
      </w:tr>
      <w:tr w:rsidR="00893626" w:rsidTr="00451CCF">
        <w:trPr>
          <w:trHeight w:val="401"/>
        </w:trPr>
        <w:tc>
          <w:tcPr>
            <w:tcW w:w="2707" w:type="dxa"/>
            <w:shd w:val="clear" w:color="auto" w:fill="F2F2F2"/>
          </w:tcPr>
          <w:p w:rsidR="00893626" w:rsidRDefault="00893626" w:rsidP="00451CCF">
            <w:r>
              <w:rPr>
                <w:rFonts w:hint="eastAsia"/>
              </w:rPr>
              <w:t>smsR</w:t>
            </w:r>
            <w:r>
              <w:t>eceive</w:t>
            </w:r>
          </w:p>
        </w:tc>
        <w:tc>
          <w:tcPr>
            <w:tcW w:w="2300" w:type="dxa"/>
          </w:tcPr>
          <w:p w:rsidR="00893626" w:rsidRDefault="00893626" w:rsidP="00451CCF">
            <w:r>
              <w:rPr>
                <w:rFonts w:hint="eastAsia"/>
              </w:rPr>
              <w:t>String</w:t>
            </w:r>
          </w:p>
        </w:tc>
        <w:tc>
          <w:tcPr>
            <w:tcW w:w="3275" w:type="dxa"/>
          </w:tcPr>
          <w:p w:rsidR="00893626" w:rsidRDefault="00893626" w:rsidP="00451CCF">
            <w:r>
              <w:rPr>
                <w:rFonts w:hint="eastAsia"/>
              </w:rPr>
              <w:t>接收短信</w:t>
            </w:r>
          </w:p>
        </w:tc>
      </w:tr>
      <w:tr w:rsidR="00893626" w:rsidTr="00451CCF">
        <w:trPr>
          <w:trHeight w:val="401"/>
        </w:trPr>
        <w:tc>
          <w:tcPr>
            <w:tcW w:w="2707" w:type="dxa"/>
            <w:shd w:val="clear" w:color="auto" w:fill="F2F2F2"/>
          </w:tcPr>
          <w:p w:rsidR="00893626" w:rsidRDefault="00893626" w:rsidP="00451CCF">
            <w:pPr>
              <w:rPr>
                <w:color w:val="FF0000"/>
              </w:rPr>
            </w:pPr>
            <w:r>
              <w:rPr>
                <w:rFonts w:hint="eastAsia"/>
              </w:rPr>
              <w:t>announceId</w:t>
            </w:r>
          </w:p>
        </w:tc>
        <w:tc>
          <w:tcPr>
            <w:tcW w:w="2300" w:type="dxa"/>
          </w:tcPr>
          <w:p w:rsidR="00893626" w:rsidRDefault="00893626" w:rsidP="00451CCF">
            <w:pPr>
              <w:rPr>
                <w:color w:val="FF0000"/>
              </w:rPr>
            </w:pPr>
            <w:r>
              <w:rPr>
                <w:rFonts w:hint="eastAsia"/>
              </w:rPr>
              <w:t>String</w:t>
            </w:r>
          </w:p>
        </w:tc>
        <w:tc>
          <w:tcPr>
            <w:tcW w:w="3275" w:type="dxa"/>
          </w:tcPr>
          <w:p w:rsidR="00893626" w:rsidRDefault="00893626" w:rsidP="00451CCF">
            <w:pPr>
              <w:rPr>
                <w:color w:val="FF0000"/>
              </w:rPr>
            </w:pPr>
            <w:r>
              <w:rPr>
                <w:rFonts w:hint="eastAsia"/>
              </w:rPr>
              <w:t>公告</w:t>
            </w:r>
            <w:r>
              <w:rPr>
                <w:rFonts w:hint="eastAsia"/>
              </w:rPr>
              <w:t>Id</w:t>
            </w:r>
          </w:p>
        </w:tc>
      </w:tr>
      <w:tr w:rsidR="00893626" w:rsidTr="00451CCF">
        <w:trPr>
          <w:trHeight w:val="401"/>
        </w:trPr>
        <w:tc>
          <w:tcPr>
            <w:tcW w:w="2707" w:type="dxa"/>
            <w:shd w:val="clear" w:color="auto" w:fill="F2F2F2"/>
          </w:tcPr>
          <w:p w:rsidR="00893626" w:rsidRDefault="00893626" w:rsidP="00451CCF">
            <w:pPr>
              <w:rPr>
                <w:color w:val="FF0000"/>
              </w:rPr>
            </w:pPr>
            <w:r>
              <w:t>I</w:t>
            </w:r>
            <w:r>
              <w:rPr>
                <w:rFonts w:hint="eastAsia"/>
              </w:rPr>
              <w:t>s4area</w:t>
            </w:r>
          </w:p>
        </w:tc>
        <w:tc>
          <w:tcPr>
            <w:tcW w:w="2300" w:type="dxa"/>
          </w:tcPr>
          <w:p w:rsidR="00893626" w:rsidRDefault="00893626" w:rsidP="00451CCF">
            <w:pPr>
              <w:rPr>
                <w:color w:val="FF0000"/>
              </w:rPr>
            </w:pPr>
            <w:r>
              <w:rPr>
                <w:rFonts w:hint="eastAsia"/>
              </w:rPr>
              <w:t>int</w:t>
            </w:r>
          </w:p>
        </w:tc>
        <w:tc>
          <w:tcPr>
            <w:tcW w:w="3275" w:type="dxa"/>
          </w:tcPr>
          <w:p w:rsidR="00893626" w:rsidRDefault="00893626" w:rsidP="00451CCF">
            <w:r>
              <w:rPr>
                <w:rFonts w:hint="eastAsia"/>
              </w:rPr>
              <w:t>0</w:t>
            </w:r>
            <w:r>
              <w:rPr>
                <w:rFonts w:hint="eastAsia"/>
              </w:rPr>
              <w:t>：默认给</w:t>
            </w:r>
            <w:r>
              <w:rPr>
                <w:rFonts w:hint="eastAsia"/>
              </w:rPr>
              <w:t>[</w:t>
            </w:r>
            <w:r>
              <w:rPr>
                <w:rFonts w:hint="eastAsia"/>
              </w:rPr>
              <w:t>注</w:t>
            </w:r>
            <w:r>
              <w:rPr>
                <w:rFonts w:hint="eastAsia"/>
              </w:rPr>
              <w:t>]</w:t>
            </w:r>
          </w:p>
        </w:tc>
      </w:tr>
      <w:tr w:rsidR="00C76D5F" w:rsidTr="00451CCF">
        <w:trPr>
          <w:trHeight w:val="401"/>
        </w:trPr>
        <w:tc>
          <w:tcPr>
            <w:tcW w:w="2707" w:type="dxa"/>
            <w:shd w:val="clear" w:color="auto" w:fill="F2F2F2"/>
          </w:tcPr>
          <w:p w:rsidR="00C76D5F" w:rsidRPr="00C76D5F" w:rsidRDefault="00C76D5F" w:rsidP="00451CCF">
            <w:pPr>
              <w:rPr>
                <w:highlight w:val="yellow"/>
              </w:rPr>
            </w:pPr>
            <w:r w:rsidRPr="00C76D5F">
              <w:rPr>
                <w:highlight w:val="yellow"/>
              </w:rPr>
              <w:t>callDescribe</w:t>
            </w:r>
          </w:p>
        </w:tc>
        <w:tc>
          <w:tcPr>
            <w:tcW w:w="2300" w:type="dxa"/>
          </w:tcPr>
          <w:p w:rsidR="00C76D5F" w:rsidRPr="00C76D5F" w:rsidRDefault="00C76D5F" w:rsidP="00451CCF">
            <w:pPr>
              <w:rPr>
                <w:highlight w:val="yellow"/>
              </w:rPr>
            </w:pPr>
            <w:r w:rsidRPr="00C76D5F">
              <w:rPr>
                <w:rFonts w:hint="eastAsia"/>
                <w:highlight w:val="yellow"/>
              </w:rPr>
              <w:t>String</w:t>
            </w:r>
          </w:p>
        </w:tc>
        <w:tc>
          <w:tcPr>
            <w:tcW w:w="3275" w:type="dxa"/>
          </w:tcPr>
          <w:p w:rsidR="00C76D5F" w:rsidRPr="00C76D5F" w:rsidRDefault="00C76D5F" w:rsidP="00451CCF">
            <w:pPr>
              <w:rPr>
                <w:highlight w:val="yellow"/>
              </w:rPr>
            </w:pPr>
            <w:r w:rsidRPr="00C76D5F">
              <w:rPr>
                <w:rFonts w:hint="eastAsia"/>
                <w:highlight w:val="yellow"/>
              </w:rPr>
              <w:t>通话资费说明</w:t>
            </w:r>
          </w:p>
        </w:tc>
      </w:tr>
      <w:tr w:rsidR="00C76D5F" w:rsidTr="00451CCF">
        <w:trPr>
          <w:trHeight w:val="401"/>
        </w:trPr>
        <w:tc>
          <w:tcPr>
            <w:tcW w:w="2707" w:type="dxa"/>
            <w:shd w:val="clear" w:color="auto" w:fill="F2F2F2"/>
          </w:tcPr>
          <w:p w:rsidR="00C76D5F" w:rsidRPr="00C76D5F" w:rsidRDefault="00C76D5F" w:rsidP="00451CCF">
            <w:pPr>
              <w:rPr>
                <w:highlight w:val="yellow"/>
              </w:rPr>
            </w:pPr>
            <w:r w:rsidRPr="00C76D5F">
              <w:rPr>
                <w:highlight w:val="yellow"/>
              </w:rPr>
              <w:t>smsDescribe</w:t>
            </w:r>
          </w:p>
        </w:tc>
        <w:tc>
          <w:tcPr>
            <w:tcW w:w="2300" w:type="dxa"/>
          </w:tcPr>
          <w:p w:rsidR="00C76D5F" w:rsidRPr="00C76D5F" w:rsidRDefault="00C76D5F" w:rsidP="00451CCF">
            <w:pPr>
              <w:rPr>
                <w:highlight w:val="yellow"/>
              </w:rPr>
            </w:pPr>
            <w:r w:rsidRPr="00C76D5F">
              <w:rPr>
                <w:rFonts w:hint="eastAsia"/>
                <w:highlight w:val="yellow"/>
              </w:rPr>
              <w:t>S</w:t>
            </w:r>
            <w:r w:rsidRPr="00C76D5F">
              <w:rPr>
                <w:highlight w:val="yellow"/>
              </w:rPr>
              <w:t>tring</w:t>
            </w:r>
          </w:p>
        </w:tc>
        <w:tc>
          <w:tcPr>
            <w:tcW w:w="3275" w:type="dxa"/>
          </w:tcPr>
          <w:p w:rsidR="00C76D5F" w:rsidRPr="00C76D5F" w:rsidRDefault="00C76D5F" w:rsidP="00451CCF">
            <w:pPr>
              <w:rPr>
                <w:highlight w:val="yellow"/>
              </w:rPr>
            </w:pPr>
            <w:r w:rsidRPr="00C76D5F">
              <w:rPr>
                <w:rFonts w:hint="eastAsia"/>
                <w:highlight w:val="yellow"/>
              </w:rPr>
              <w:t>短信</w:t>
            </w:r>
            <w:r w:rsidRPr="00C76D5F">
              <w:rPr>
                <w:highlight w:val="yellow"/>
              </w:rPr>
              <w:t>资费说明</w:t>
            </w:r>
          </w:p>
        </w:tc>
      </w:tr>
      <w:tr w:rsidR="00C76D5F" w:rsidTr="00451CCF">
        <w:trPr>
          <w:trHeight w:val="401"/>
        </w:trPr>
        <w:tc>
          <w:tcPr>
            <w:tcW w:w="2707" w:type="dxa"/>
            <w:shd w:val="clear" w:color="auto" w:fill="F2F2F2"/>
          </w:tcPr>
          <w:p w:rsidR="00C76D5F" w:rsidRPr="00C76D5F" w:rsidRDefault="00C76D5F" w:rsidP="00451CCF">
            <w:pPr>
              <w:rPr>
                <w:highlight w:val="yellow"/>
              </w:rPr>
            </w:pPr>
            <w:r w:rsidRPr="00C76D5F">
              <w:rPr>
                <w:highlight w:val="yellow"/>
              </w:rPr>
              <w:t>netDescribe</w:t>
            </w:r>
          </w:p>
        </w:tc>
        <w:tc>
          <w:tcPr>
            <w:tcW w:w="2300" w:type="dxa"/>
          </w:tcPr>
          <w:p w:rsidR="00C76D5F" w:rsidRPr="00C76D5F" w:rsidRDefault="00C76D5F" w:rsidP="00451CCF">
            <w:pPr>
              <w:rPr>
                <w:highlight w:val="yellow"/>
              </w:rPr>
            </w:pPr>
            <w:r w:rsidRPr="00C76D5F">
              <w:rPr>
                <w:rFonts w:hint="eastAsia"/>
                <w:highlight w:val="yellow"/>
              </w:rPr>
              <w:t>S</w:t>
            </w:r>
            <w:r w:rsidRPr="00C76D5F">
              <w:rPr>
                <w:highlight w:val="yellow"/>
              </w:rPr>
              <w:t>tring</w:t>
            </w:r>
          </w:p>
        </w:tc>
        <w:tc>
          <w:tcPr>
            <w:tcW w:w="3275" w:type="dxa"/>
          </w:tcPr>
          <w:p w:rsidR="00C76D5F" w:rsidRPr="00C76D5F" w:rsidRDefault="00C76D5F" w:rsidP="00451CCF">
            <w:pPr>
              <w:rPr>
                <w:highlight w:val="yellow"/>
              </w:rPr>
            </w:pPr>
            <w:r w:rsidRPr="00C76D5F">
              <w:rPr>
                <w:rFonts w:hint="eastAsia"/>
                <w:highlight w:val="yellow"/>
              </w:rPr>
              <w:t>上网</w:t>
            </w:r>
            <w:r w:rsidRPr="00C76D5F">
              <w:rPr>
                <w:highlight w:val="yellow"/>
              </w:rPr>
              <w:t>资费说明</w:t>
            </w:r>
          </w:p>
        </w:tc>
      </w:tr>
    </w:tbl>
    <w:p w:rsidR="00893626" w:rsidRDefault="00893626" w:rsidP="00893626"/>
    <w:p w:rsidR="00893626" w:rsidRDefault="00893626" w:rsidP="00893626">
      <w:r>
        <w:rPr>
          <w:rFonts w:hint="eastAsia"/>
        </w:rPr>
        <w:t>参考图片：</w:t>
      </w:r>
    </w:p>
    <w:p w:rsidR="00893626" w:rsidRPr="00893626" w:rsidRDefault="00893626" w:rsidP="00893626">
      <w:pPr>
        <w:widowControl/>
        <w:spacing w:line="240" w:lineRule="auto"/>
        <w:jc w:val="left"/>
        <w:rPr>
          <w:rFonts w:ascii="宋体" w:hAnsi="宋体" w:cs="宋体"/>
          <w:kern w:val="0"/>
        </w:rPr>
      </w:pPr>
      <w:r>
        <w:rPr>
          <w:rFonts w:ascii="宋体" w:hAnsi="宋体" w:cs="宋体"/>
          <w:noProof/>
          <w:kern w:val="0"/>
        </w:rPr>
        <w:drawing>
          <wp:inline distT="0" distB="0" distL="0" distR="0">
            <wp:extent cx="4658360" cy="2303145"/>
            <wp:effectExtent l="0" t="0" r="8890" b="1905"/>
            <wp:docPr id="14" name="图片 14" descr="MH5N}GQUV7%O)T]IFO4]U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H5N}GQUV7%O)T]IFO4]UU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8360" cy="2303145"/>
                    </a:xfrm>
                    <a:prstGeom prst="rect">
                      <a:avLst/>
                    </a:prstGeom>
                    <a:noFill/>
                    <a:ln>
                      <a:noFill/>
                    </a:ln>
                  </pic:spPr>
                </pic:pic>
              </a:graphicData>
            </a:graphic>
          </wp:inline>
        </w:drawing>
      </w:r>
    </w:p>
    <w:p w:rsidR="00893626" w:rsidRDefault="00893626" w:rsidP="002B116C">
      <w:pPr>
        <w:pStyle w:val="30"/>
        <w:numPr>
          <w:ilvl w:val="0"/>
          <w:numId w:val="5"/>
        </w:numPr>
      </w:pPr>
      <w:bookmarkStart w:id="49" w:name="_Toc405551101"/>
      <w:r>
        <w:rPr>
          <w:rFonts w:hint="eastAsia"/>
        </w:rPr>
        <w:t>手机信息查询</w:t>
      </w:r>
      <w:bookmarkEnd w:id="49"/>
    </w:p>
    <w:p w:rsidR="00893626" w:rsidRDefault="00893626" w:rsidP="00893626">
      <w:pPr>
        <w:pStyle w:val="5"/>
      </w:pPr>
      <w:r>
        <w:rPr>
          <w:rFonts w:hint="eastAsia"/>
        </w:rPr>
        <w:t>接口描述</w:t>
      </w:r>
    </w:p>
    <w:p w:rsidR="00C9211B" w:rsidRDefault="00C9211B" w:rsidP="00C9211B">
      <w:r>
        <w:rPr>
          <w:rFonts w:hint="eastAsia"/>
        </w:rPr>
        <w:t>从终端表（</w:t>
      </w:r>
      <w:r>
        <w:rPr>
          <w:rFonts w:hint="eastAsia"/>
        </w:rPr>
        <w:t>t_d_zhongd</w:t>
      </w:r>
      <w:r>
        <w:rPr>
          <w:rFonts w:hint="eastAsia"/>
        </w:rPr>
        <w:t>）中获取手机三个字段信息：手机网络制式、手机支持频段、待机类型</w:t>
      </w:r>
    </w:p>
    <w:p w:rsidR="00C9211B" w:rsidRPr="00C9211B" w:rsidRDefault="00C9211B" w:rsidP="00C73702">
      <w:pPr>
        <w:jc w:val="left"/>
      </w:pPr>
      <w:r>
        <w:rPr>
          <w:rFonts w:hint="eastAsia"/>
        </w:rPr>
        <w:t>天翼客服与国漫同步之后，数据源改为</w:t>
      </w:r>
      <w:r w:rsidR="00C73702">
        <w:rPr>
          <w:rFonts w:hint="eastAsia"/>
        </w:rPr>
        <w:t>从</w:t>
      </w:r>
      <w:r w:rsidR="00BB5431">
        <w:rPr>
          <w:rFonts w:hint="eastAsia"/>
        </w:rPr>
        <w:t>终端属性</w:t>
      </w:r>
      <w:r w:rsidR="00BB5431">
        <w:rPr>
          <w:rFonts w:hint="eastAsia"/>
        </w:rPr>
        <w:t>(km_gm_zhongduan_attribute)</w:t>
      </w:r>
      <w:r w:rsidR="00C73702">
        <w:rPr>
          <w:rFonts w:hint="eastAsia"/>
        </w:rPr>
        <w:t>中获取上文中三个属性。</w:t>
      </w:r>
    </w:p>
    <w:p w:rsidR="00893626" w:rsidRDefault="00B50774" w:rsidP="00893626">
      <w:hyperlink r:id="rId38" w:history="1">
        <w:r w:rsidR="00893626">
          <w:rPr>
            <w:rStyle w:val="af0"/>
          </w:rPr>
          <w:t>http://</w:t>
        </w:r>
        <w:r w:rsidR="00893626">
          <w:rPr>
            <w:rStyle w:val="af0"/>
            <w:rFonts w:hint="eastAsia"/>
          </w:rPr>
          <w:t>101.95.48.96:8005</w:t>
        </w:r>
        <w:r w:rsidR="00893626">
          <w:rPr>
            <w:rStyle w:val="af0"/>
          </w:rPr>
          <w:t>/public/sjkf/zhongduan/PhoneInfo?productModel=sch-i939</w:t>
        </w:r>
      </w:hyperlink>
    </w:p>
    <w:p w:rsidR="00893626" w:rsidRDefault="00893626" w:rsidP="0089362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893626" w:rsidTr="00451CCF">
        <w:tc>
          <w:tcPr>
            <w:tcW w:w="1843" w:type="dxa"/>
            <w:shd w:val="clear" w:color="auto" w:fill="BFBFBF"/>
          </w:tcPr>
          <w:p w:rsidR="00893626" w:rsidRDefault="00893626" w:rsidP="00451CCF">
            <w:pPr>
              <w:rPr>
                <w:b/>
              </w:rPr>
            </w:pPr>
            <w:r>
              <w:rPr>
                <w:b/>
              </w:rPr>
              <w:t>Key</w:t>
            </w:r>
          </w:p>
        </w:tc>
        <w:tc>
          <w:tcPr>
            <w:tcW w:w="1559" w:type="dxa"/>
            <w:shd w:val="clear" w:color="auto" w:fill="BFBFBF"/>
          </w:tcPr>
          <w:p w:rsidR="00893626" w:rsidRDefault="00893626" w:rsidP="00451CCF">
            <w:pPr>
              <w:rPr>
                <w:b/>
              </w:rPr>
            </w:pPr>
            <w:r>
              <w:rPr>
                <w:b/>
              </w:rPr>
              <w:t>类型</w:t>
            </w:r>
          </w:p>
        </w:tc>
        <w:tc>
          <w:tcPr>
            <w:tcW w:w="709" w:type="dxa"/>
            <w:shd w:val="clear" w:color="auto" w:fill="BFBFBF"/>
          </w:tcPr>
          <w:p w:rsidR="00893626" w:rsidRDefault="00893626" w:rsidP="00451CCF">
            <w:pPr>
              <w:rPr>
                <w:b/>
              </w:rPr>
            </w:pPr>
            <w:r>
              <w:rPr>
                <w:b/>
              </w:rPr>
              <w:t>必须</w:t>
            </w:r>
          </w:p>
        </w:tc>
        <w:tc>
          <w:tcPr>
            <w:tcW w:w="4111" w:type="dxa"/>
            <w:shd w:val="clear" w:color="auto" w:fill="BFBFBF"/>
          </w:tcPr>
          <w:p w:rsidR="00893626" w:rsidRDefault="00893626" w:rsidP="00451CCF">
            <w:pPr>
              <w:rPr>
                <w:b/>
              </w:rPr>
            </w:pPr>
            <w:r>
              <w:rPr>
                <w:b/>
              </w:rPr>
              <w:t>注释</w:t>
            </w:r>
          </w:p>
        </w:tc>
      </w:tr>
      <w:tr w:rsidR="00893626" w:rsidTr="00451CCF">
        <w:tc>
          <w:tcPr>
            <w:tcW w:w="1843" w:type="dxa"/>
            <w:shd w:val="clear" w:color="auto" w:fill="F2F2F2"/>
          </w:tcPr>
          <w:p w:rsidR="00893626" w:rsidRDefault="00B50774" w:rsidP="00451CCF">
            <w:pPr>
              <w:widowControl/>
              <w:spacing w:line="240" w:lineRule="auto"/>
              <w:jc w:val="left"/>
            </w:pPr>
            <w:hyperlink r:id="rId39" w:tgtFrame="_self" w:history="1">
              <w:r w:rsidR="00893626">
                <w:t>product</w:t>
              </w:r>
              <w:r w:rsidR="00893626">
                <w:rPr>
                  <w:rFonts w:hint="eastAsia"/>
                </w:rPr>
                <w:t>M</w:t>
              </w:r>
              <w:r w:rsidR="00893626">
                <w:t>odel</w:t>
              </w:r>
            </w:hyperlink>
          </w:p>
        </w:tc>
        <w:tc>
          <w:tcPr>
            <w:tcW w:w="1559" w:type="dxa"/>
          </w:tcPr>
          <w:p w:rsidR="00893626" w:rsidRDefault="00893626" w:rsidP="00451CCF">
            <w:r>
              <w:rPr>
                <w:rFonts w:hint="eastAsia"/>
              </w:rPr>
              <w:t>String</w:t>
            </w:r>
          </w:p>
        </w:tc>
        <w:tc>
          <w:tcPr>
            <w:tcW w:w="709" w:type="dxa"/>
          </w:tcPr>
          <w:p w:rsidR="00893626" w:rsidRDefault="00893626" w:rsidP="00451CCF">
            <w:r>
              <w:rPr>
                <w:rFonts w:hint="eastAsia"/>
              </w:rPr>
              <w:t>是</w:t>
            </w:r>
          </w:p>
        </w:tc>
        <w:tc>
          <w:tcPr>
            <w:tcW w:w="4111" w:type="dxa"/>
          </w:tcPr>
          <w:p w:rsidR="00893626" w:rsidRDefault="00893626" w:rsidP="00451CCF">
            <w:r>
              <w:rPr>
                <w:rFonts w:hint="eastAsia"/>
              </w:rPr>
              <w:t>手机型号</w:t>
            </w:r>
          </w:p>
        </w:tc>
      </w:tr>
    </w:tbl>
    <w:p w:rsidR="00893626" w:rsidRDefault="00893626" w:rsidP="00893626">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451CCF">
        <w:trPr>
          <w:trHeight w:val="419"/>
        </w:trPr>
        <w:tc>
          <w:tcPr>
            <w:tcW w:w="2087" w:type="dxa"/>
            <w:shd w:val="clear" w:color="auto" w:fill="F2F2F2"/>
          </w:tcPr>
          <w:p w:rsidR="00893626" w:rsidRDefault="00893626" w:rsidP="00451CCF">
            <w:r>
              <w:t>resCode</w:t>
            </w:r>
          </w:p>
        </w:tc>
        <w:tc>
          <w:tcPr>
            <w:tcW w:w="1765" w:type="dxa"/>
          </w:tcPr>
          <w:p w:rsidR="00893626" w:rsidRDefault="00893626" w:rsidP="00451CCF">
            <w:r>
              <w:t>Integer</w:t>
            </w:r>
          </w:p>
        </w:tc>
        <w:tc>
          <w:tcPr>
            <w:tcW w:w="4654" w:type="dxa"/>
          </w:tcPr>
          <w:p w:rsidR="00893626" w:rsidRDefault="00893626" w:rsidP="00451CCF">
            <w:r>
              <w:t>结果码。结果码。</w:t>
            </w:r>
            <w:r>
              <w:t>200</w:t>
            </w:r>
            <w:r>
              <w:t>表示成功，</w:t>
            </w:r>
          </w:p>
        </w:tc>
      </w:tr>
      <w:tr w:rsidR="00893626" w:rsidTr="00451CCF">
        <w:trPr>
          <w:trHeight w:val="419"/>
        </w:trPr>
        <w:tc>
          <w:tcPr>
            <w:tcW w:w="2087" w:type="dxa"/>
            <w:shd w:val="clear" w:color="auto" w:fill="F2F2F2"/>
          </w:tcPr>
          <w:p w:rsidR="00893626" w:rsidRDefault="00893626" w:rsidP="00451CCF">
            <w:r>
              <w:t>resDesc</w:t>
            </w:r>
          </w:p>
        </w:tc>
        <w:tc>
          <w:tcPr>
            <w:tcW w:w="1765" w:type="dxa"/>
          </w:tcPr>
          <w:p w:rsidR="00893626" w:rsidRDefault="00893626" w:rsidP="00451CCF">
            <w:r>
              <w:t>String</w:t>
            </w:r>
          </w:p>
        </w:tc>
        <w:tc>
          <w:tcPr>
            <w:tcW w:w="4654" w:type="dxa"/>
          </w:tcPr>
          <w:p w:rsidR="00893626" w:rsidRDefault="00893626" w:rsidP="00451CCF">
            <w:r>
              <w:t>描述</w:t>
            </w:r>
          </w:p>
        </w:tc>
      </w:tr>
      <w:tr w:rsidR="00893626" w:rsidTr="00451CCF">
        <w:trPr>
          <w:trHeight w:val="419"/>
        </w:trPr>
        <w:tc>
          <w:tcPr>
            <w:tcW w:w="2087" w:type="dxa"/>
            <w:shd w:val="clear" w:color="auto" w:fill="F2F2F2"/>
          </w:tcPr>
          <w:p w:rsidR="00893626" w:rsidRDefault="00893626" w:rsidP="00451CCF">
            <w:r>
              <w:rPr>
                <w:rFonts w:hint="eastAsia"/>
              </w:rPr>
              <w:t>phoneInfo</w:t>
            </w:r>
          </w:p>
        </w:tc>
        <w:tc>
          <w:tcPr>
            <w:tcW w:w="1765" w:type="dxa"/>
          </w:tcPr>
          <w:p w:rsidR="00893626" w:rsidRDefault="00893626" w:rsidP="00451CCF">
            <w:r>
              <w:rPr>
                <w:rFonts w:hint="eastAsia"/>
              </w:rPr>
              <w:t>Map</w:t>
            </w:r>
          </w:p>
        </w:tc>
        <w:tc>
          <w:tcPr>
            <w:tcW w:w="4654" w:type="dxa"/>
          </w:tcPr>
          <w:p w:rsidR="00893626" w:rsidRDefault="00893626" w:rsidP="00451CCF"/>
        </w:tc>
      </w:tr>
    </w:tbl>
    <w:p w:rsidR="00893626" w:rsidRDefault="00893626" w:rsidP="00893626">
      <w:r>
        <w:rPr>
          <w:rFonts w:hint="eastAsia"/>
        </w:rPr>
        <w:t>phonePhone</w:t>
      </w:r>
      <w:r>
        <w:rPr>
          <w:rFonts w:hint="eastAsia"/>
        </w:rPr>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19"/>
        </w:trPr>
        <w:tc>
          <w:tcPr>
            <w:tcW w:w="2087" w:type="dxa"/>
            <w:shd w:val="clear" w:color="auto" w:fill="F2F2F2"/>
          </w:tcPr>
          <w:p w:rsidR="00893626" w:rsidRDefault="00B50774" w:rsidP="00451CCF">
            <w:hyperlink r:id="rId40" w:tgtFrame="_self" w:history="1">
              <w:r w:rsidR="00893626">
                <w:t>network</w:t>
              </w:r>
              <w:r w:rsidR="00893626">
                <w:rPr>
                  <w:rFonts w:hint="eastAsia"/>
                </w:rPr>
                <w:t>M</w:t>
              </w:r>
              <w:r w:rsidR="00893626">
                <w:t>odel</w:t>
              </w:r>
            </w:hyperlink>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手机支持网络制式</w:t>
            </w:r>
          </w:p>
        </w:tc>
      </w:tr>
      <w:tr w:rsidR="00893626" w:rsidTr="00451CCF">
        <w:trPr>
          <w:trHeight w:val="419"/>
        </w:trPr>
        <w:tc>
          <w:tcPr>
            <w:tcW w:w="2087" w:type="dxa"/>
            <w:shd w:val="clear" w:color="auto" w:fill="F2F2F2"/>
          </w:tcPr>
          <w:p w:rsidR="00893626" w:rsidRDefault="00893626" w:rsidP="00451CCF">
            <w:pPr>
              <w:widowControl/>
              <w:spacing w:line="240" w:lineRule="auto"/>
              <w:jc w:val="left"/>
            </w:pPr>
            <w:r>
              <w:t>frequency</w:t>
            </w:r>
            <w:r>
              <w:rPr>
                <w:rFonts w:hint="eastAsia"/>
              </w:rPr>
              <w:t>R</w:t>
            </w:r>
            <w:r>
              <w:t>ange</w:t>
            </w:r>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手机支持频段</w:t>
            </w:r>
          </w:p>
        </w:tc>
      </w:tr>
      <w:tr w:rsidR="00893626" w:rsidTr="00451CCF">
        <w:trPr>
          <w:trHeight w:val="419"/>
        </w:trPr>
        <w:tc>
          <w:tcPr>
            <w:tcW w:w="2087" w:type="dxa"/>
            <w:shd w:val="clear" w:color="auto" w:fill="F2F2F2"/>
          </w:tcPr>
          <w:p w:rsidR="00893626" w:rsidRDefault="00893626" w:rsidP="00451CCF">
            <w:pPr>
              <w:widowControl/>
              <w:spacing w:line="240" w:lineRule="auto"/>
              <w:jc w:val="left"/>
            </w:pPr>
            <w:bookmarkStart w:id="50" w:name="OLE_LINK16" w:colFirst="0" w:colLast="2"/>
            <w:bookmarkStart w:id="51" w:name="OLE_LINK17" w:colFirst="0" w:colLast="2"/>
            <w:bookmarkStart w:id="52" w:name="_Hlk362271141"/>
            <w:r>
              <w:rPr>
                <w:rFonts w:hint="eastAsia"/>
              </w:rPr>
              <w:t>s</w:t>
            </w:r>
            <w:r>
              <w:t>tandby</w:t>
            </w:r>
            <w:r>
              <w:rPr>
                <w:rFonts w:hint="eastAsia"/>
              </w:rPr>
              <w:t>T</w:t>
            </w:r>
            <w:r>
              <w:t>ype</w:t>
            </w:r>
          </w:p>
        </w:tc>
        <w:tc>
          <w:tcPr>
            <w:tcW w:w="1765" w:type="dxa"/>
          </w:tcPr>
          <w:p w:rsidR="00893626" w:rsidRDefault="00893626" w:rsidP="00451CCF">
            <w:r>
              <w:rPr>
                <w:rFonts w:hint="eastAsia"/>
              </w:rPr>
              <w:t>String</w:t>
            </w:r>
          </w:p>
        </w:tc>
        <w:tc>
          <w:tcPr>
            <w:tcW w:w="4654" w:type="dxa"/>
          </w:tcPr>
          <w:p w:rsidR="00893626" w:rsidRDefault="00893626" w:rsidP="00451CCF">
            <w:r>
              <w:rPr>
                <w:rFonts w:hint="eastAsia"/>
              </w:rPr>
              <w:t>待机类型</w:t>
            </w:r>
          </w:p>
        </w:tc>
      </w:tr>
      <w:bookmarkEnd w:id="50"/>
      <w:bookmarkEnd w:id="51"/>
      <w:bookmarkEnd w:id="52"/>
    </w:tbl>
    <w:p w:rsidR="00893626" w:rsidRPr="00893626" w:rsidRDefault="00893626" w:rsidP="00893626"/>
    <w:p w:rsidR="00893626" w:rsidRDefault="00893626" w:rsidP="002B116C">
      <w:pPr>
        <w:pStyle w:val="30"/>
        <w:numPr>
          <w:ilvl w:val="0"/>
          <w:numId w:val="5"/>
        </w:numPr>
      </w:pPr>
      <w:bookmarkStart w:id="53" w:name="_Toc405551102"/>
      <w:r>
        <w:rPr>
          <w:rFonts w:hint="eastAsia"/>
        </w:rPr>
        <w:t>公告列表查询</w:t>
      </w:r>
      <w:bookmarkEnd w:id="53"/>
    </w:p>
    <w:p w:rsidR="00893626" w:rsidRDefault="00893626" w:rsidP="00893626">
      <w:pPr>
        <w:pStyle w:val="5"/>
      </w:pPr>
      <w:r>
        <w:rPr>
          <w:rFonts w:hint="eastAsia"/>
        </w:rPr>
        <w:t>接口描述</w:t>
      </w:r>
    </w:p>
    <w:p w:rsidR="00FA4CF3" w:rsidRPr="00FA4CF3" w:rsidRDefault="00FA4CF3" w:rsidP="00FA4CF3">
      <w:r>
        <w:rPr>
          <w:rFonts w:hint="eastAsia"/>
        </w:rPr>
        <w:t>客户端传递公告类型</w:t>
      </w:r>
      <w:r>
        <w:rPr>
          <w:rFonts w:hint="eastAsia"/>
        </w:rPr>
        <w:t>(</w:t>
      </w:r>
      <w:r>
        <w:rPr>
          <w:rFonts w:hint="eastAsia"/>
        </w:rPr>
        <w:t>固定传“普通公告”</w:t>
      </w:r>
      <w:r>
        <w:rPr>
          <w:rFonts w:hint="eastAsia"/>
        </w:rPr>
        <w:t>)</w:t>
      </w:r>
      <w:r>
        <w:rPr>
          <w:rFonts w:hint="eastAsia"/>
        </w:rPr>
        <w:t>和使用范围</w:t>
      </w:r>
      <w:r>
        <w:rPr>
          <w:rFonts w:hint="eastAsia"/>
        </w:rPr>
        <w:t>(</w:t>
      </w:r>
      <w:r>
        <w:rPr>
          <w:rFonts w:hint="eastAsia"/>
        </w:rPr>
        <w:t>全部</w:t>
      </w:r>
      <w:r>
        <w:rPr>
          <w:rFonts w:hint="eastAsia"/>
        </w:rPr>
        <w:t>/</w:t>
      </w:r>
      <w:r>
        <w:rPr>
          <w:rFonts w:hint="eastAsia"/>
        </w:rPr>
        <w:t>具体国家非必传</w:t>
      </w:r>
      <w:r>
        <w:rPr>
          <w:rFonts w:hint="eastAsia"/>
        </w:rPr>
        <w:t>)</w:t>
      </w:r>
      <w:r w:rsidR="00506119">
        <w:rPr>
          <w:rFonts w:hint="eastAsia"/>
        </w:rPr>
        <w:t>，按添加时间倒序排序获取。</w:t>
      </w:r>
    </w:p>
    <w:p w:rsidR="00893626" w:rsidRPr="00893626" w:rsidRDefault="00893626" w:rsidP="00893626">
      <w:r w:rsidRPr="00893626">
        <w:t>http://</w:t>
      </w:r>
      <w:r w:rsidRPr="00893626">
        <w:rPr>
          <w:rFonts w:hint="eastAsia"/>
        </w:rPr>
        <w:t>101.95.48.96:8005</w:t>
      </w:r>
      <w:r w:rsidRPr="00893626">
        <w:t>/</w:t>
      </w:r>
      <w:r>
        <w:t>public/sjkf/announcement/AnnouncementList?announcementType=0&amp;</w:t>
      </w:r>
      <w:r>
        <w:rPr>
          <w:rFonts w:hint="eastAsia"/>
        </w:rPr>
        <w:t xml:space="preserve"> areaOrCountry</w:t>
      </w:r>
      <w:r>
        <w:t xml:space="preserve"> =</w:t>
      </w:r>
    </w:p>
    <w:p w:rsidR="00893626" w:rsidRDefault="00893626" w:rsidP="0089362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893626" w:rsidTr="00451CCF">
        <w:tc>
          <w:tcPr>
            <w:tcW w:w="1843" w:type="dxa"/>
            <w:shd w:val="clear" w:color="auto" w:fill="BFBFBF"/>
          </w:tcPr>
          <w:p w:rsidR="00893626" w:rsidRDefault="00893626" w:rsidP="00451CCF">
            <w:pPr>
              <w:rPr>
                <w:b/>
              </w:rPr>
            </w:pPr>
            <w:r>
              <w:rPr>
                <w:b/>
              </w:rPr>
              <w:t>Key</w:t>
            </w:r>
          </w:p>
        </w:tc>
        <w:tc>
          <w:tcPr>
            <w:tcW w:w="1559" w:type="dxa"/>
            <w:shd w:val="clear" w:color="auto" w:fill="BFBFBF"/>
          </w:tcPr>
          <w:p w:rsidR="00893626" w:rsidRDefault="00893626" w:rsidP="00451CCF">
            <w:pPr>
              <w:rPr>
                <w:b/>
              </w:rPr>
            </w:pPr>
            <w:r>
              <w:rPr>
                <w:b/>
              </w:rPr>
              <w:t>类型</w:t>
            </w:r>
          </w:p>
        </w:tc>
        <w:tc>
          <w:tcPr>
            <w:tcW w:w="709" w:type="dxa"/>
            <w:shd w:val="clear" w:color="auto" w:fill="BFBFBF"/>
          </w:tcPr>
          <w:p w:rsidR="00893626" w:rsidRDefault="00893626" w:rsidP="00451CCF">
            <w:pPr>
              <w:rPr>
                <w:b/>
              </w:rPr>
            </w:pPr>
            <w:r>
              <w:rPr>
                <w:b/>
              </w:rPr>
              <w:t>必须</w:t>
            </w:r>
          </w:p>
        </w:tc>
        <w:tc>
          <w:tcPr>
            <w:tcW w:w="4111" w:type="dxa"/>
            <w:shd w:val="clear" w:color="auto" w:fill="BFBFBF"/>
          </w:tcPr>
          <w:p w:rsidR="00893626" w:rsidRDefault="00893626" w:rsidP="00451CCF">
            <w:pPr>
              <w:rPr>
                <w:b/>
              </w:rPr>
            </w:pPr>
            <w:r>
              <w:rPr>
                <w:b/>
              </w:rPr>
              <w:t>注释</w:t>
            </w:r>
          </w:p>
        </w:tc>
      </w:tr>
      <w:tr w:rsidR="00893626" w:rsidTr="00451CCF">
        <w:tc>
          <w:tcPr>
            <w:tcW w:w="1843" w:type="dxa"/>
            <w:shd w:val="clear" w:color="auto" w:fill="F2F2F2"/>
          </w:tcPr>
          <w:p w:rsidR="00893626" w:rsidRDefault="00893626" w:rsidP="00451CCF">
            <w:pPr>
              <w:widowControl/>
              <w:spacing w:line="240" w:lineRule="auto"/>
              <w:jc w:val="left"/>
            </w:pPr>
            <w:r>
              <w:t>announcement</w:t>
            </w:r>
            <w:r>
              <w:rPr>
                <w:rFonts w:hint="eastAsia"/>
              </w:rPr>
              <w:t>T</w:t>
            </w:r>
            <w:r>
              <w:t>ype</w:t>
            </w:r>
          </w:p>
        </w:tc>
        <w:tc>
          <w:tcPr>
            <w:tcW w:w="1559" w:type="dxa"/>
          </w:tcPr>
          <w:p w:rsidR="00893626" w:rsidRDefault="00893626" w:rsidP="00451CCF">
            <w:r>
              <w:rPr>
                <w:rFonts w:hint="eastAsia"/>
              </w:rPr>
              <w:t>String</w:t>
            </w:r>
          </w:p>
        </w:tc>
        <w:tc>
          <w:tcPr>
            <w:tcW w:w="709" w:type="dxa"/>
          </w:tcPr>
          <w:p w:rsidR="00893626" w:rsidRDefault="00893626" w:rsidP="00451CCF">
            <w:r>
              <w:rPr>
                <w:rFonts w:hint="eastAsia"/>
              </w:rPr>
              <w:t>是</w:t>
            </w:r>
          </w:p>
        </w:tc>
        <w:tc>
          <w:tcPr>
            <w:tcW w:w="4111" w:type="dxa"/>
          </w:tcPr>
          <w:p w:rsidR="00893626" w:rsidRDefault="00893626" w:rsidP="00451CCF">
            <w:r>
              <w:rPr>
                <w:rFonts w:hint="eastAsia"/>
              </w:rPr>
              <w:t>公告类型</w:t>
            </w:r>
          </w:p>
        </w:tc>
      </w:tr>
      <w:tr w:rsidR="00893626" w:rsidTr="00451CCF">
        <w:tc>
          <w:tcPr>
            <w:tcW w:w="1843" w:type="dxa"/>
            <w:shd w:val="clear" w:color="auto" w:fill="F2F2F2"/>
          </w:tcPr>
          <w:p w:rsidR="00893626" w:rsidRDefault="00893626" w:rsidP="00451CCF">
            <w:pPr>
              <w:widowControl/>
              <w:spacing w:line="240" w:lineRule="auto"/>
              <w:jc w:val="left"/>
            </w:pPr>
            <w:r>
              <w:rPr>
                <w:rFonts w:hint="eastAsia"/>
              </w:rPr>
              <w:t>areaOrCountry</w:t>
            </w:r>
          </w:p>
        </w:tc>
        <w:tc>
          <w:tcPr>
            <w:tcW w:w="1559" w:type="dxa"/>
          </w:tcPr>
          <w:p w:rsidR="00893626" w:rsidRDefault="00893626" w:rsidP="00451CCF">
            <w:r>
              <w:rPr>
                <w:rFonts w:hint="eastAsia"/>
              </w:rPr>
              <w:t>String</w:t>
            </w:r>
          </w:p>
        </w:tc>
        <w:tc>
          <w:tcPr>
            <w:tcW w:w="709" w:type="dxa"/>
          </w:tcPr>
          <w:p w:rsidR="00893626" w:rsidRDefault="00893626" w:rsidP="00451CCF">
            <w:r>
              <w:rPr>
                <w:rFonts w:hint="eastAsia"/>
              </w:rPr>
              <w:t>否</w:t>
            </w:r>
          </w:p>
        </w:tc>
        <w:tc>
          <w:tcPr>
            <w:tcW w:w="4111" w:type="dxa"/>
          </w:tcPr>
          <w:p w:rsidR="00893626" w:rsidRDefault="00893626" w:rsidP="00451CCF">
            <w:r>
              <w:rPr>
                <w:rFonts w:hint="eastAsia"/>
              </w:rPr>
              <w:t>公告对应的区域或国家</w:t>
            </w:r>
          </w:p>
        </w:tc>
      </w:tr>
    </w:tbl>
    <w:p w:rsidR="00893626" w:rsidRDefault="00893626" w:rsidP="00893626">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451CCF">
        <w:trPr>
          <w:trHeight w:val="419"/>
        </w:trPr>
        <w:tc>
          <w:tcPr>
            <w:tcW w:w="2087" w:type="dxa"/>
            <w:shd w:val="clear" w:color="auto" w:fill="F2F2F2"/>
          </w:tcPr>
          <w:p w:rsidR="00893626" w:rsidRDefault="00893626" w:rsidP="00451CCF">
            <w:r>
              <w:lastRenderedPageBreak/>
              <w:t>resCode</w:t>
            </w:r>
          </w:p>
        </w:tc>
        <w:tc>
          <w:tcPr>
            <w:tcW w:w="1765" w:type="dxa"/>
          </w:tcPr>
          <w:p w:rsidR="00893626" w:rsidRDefault="00893626" w:rsidP="00451CCF">
            <w:r>
              <w:t>Integer</w:t>
            </w:r>
          </w:p>
        </w:tc>
        <w:tc>
          <w:tcPr>
            <w:tcW w:w="4654" w:type="dxa"/>
          </w:tcPr>
          <w:p w:rsidR="00893626" w:rsidRDefault="00893626" w:rsidP="00451CCF">
            <w:r>
              <w:t>结果码。</w:t>
            </w:r>
            <w:r>
              <w:t>200</w:t>
            </w:r>
            <w:r>
              <w:t>表示成功，</w:t>
            </w:r>
          </w:p>
        </w:tc>
      </w:tr>
      <w:tr w:rsidR="00893626" w:rsidTr="00451CCF">
        <w:trPr>
          <w:trHeight w:val="419"/>
        </w:trPr>
        <w:tc>
          <w:tcPr>
            <w:tcW w:w="2087" w:type="dxa"/>
            <w:shd w:val="clear" w:color="auto" w:fill="F2F2F2"/>
          </w:tcPr>
          <w:p w:rsidR="00893626" w:rsidRDefault="00893626" w:rsidP="00451CCF">
            <w:r>
              <w:t>resDesc</w:t>
            </w:r>
          </w:p>
        </w:tc>
        <w:tc>
          <w:tcPr>
            <w:tcW w:w="1765" w:type="dxa"/>
          </w:tcPr>
          <w:p w:rsidR="00893626" w:rsidRDefault="00893626" w:rsidP="00451CCF">
            <w:r>
              <w:t>String</w:t>
            </w:r>
          </w:p>
        </w:tc>
        <w:tc>
          <w:tcPr>
            <w:tcW w:w="4654" w:type="dxa"/>
          </w:tcPr>
          <w:p w:rsidR="00893626" w:rsidRDefault="00893626" w:rsidP="00451CCF">
            <w:r>
              <w:t>描述</w:t>
            </w:r>
          </w:p>
        </w:tc>
      </w:tr>
      <w:tr w:rsidR="00893626" w:rsidTr="00451CCF">
        <w:trPr>
          <w:trHeight w:val="419"/>
        </w:trPr>
        <w:tc>
          <w:tcPr>
            <w:tcW w:w="2087" w:type="dxa"/>
            <w:shd w:val="clear" w:color="auto" w:fill="F2F2F2"/>
          </w:tcPr>
          <w:p w:rsidR="00893626" w:rsidRDefault="00893626" w:rsidP="00451CCF">
            <w:r>
              <w:t>items</w:t>
            </w:r>
          </w:p>
        </w:tc>
        <w:tc>
          <w:tcPr>
            <w:tcW w:w="1765" w:type="dxa"/>
          </w:tcPr>
          <w:p w:rsidR="00893626" w:rsidRDefault="00893626" w:rsidP="00451CCF">
            <w:r>
              <w:rPr>
                <w:rFonts w:hint="eastAsia"/>
              </w:rPr>
              <w:t>List</w:t>
            </w:r>
          </w:p>
        </w:tc>
        <w:tc>
          <w:tcPr>
            <w:tcW w:w="4654" w:type="dxa"/>
          </w:tcPr>
          <w:p w:rsidR="00893626" w:rsidRDefault="00893626" w:rsidP="00451CCF">
            <w:r>
              <w:rPr>
                <w:rFonts w:hint="eastAsia"/>
              </w:rPr>
              <w:t>公告信息列表</w:t>
            </w:r>
          </w:p>
        </w:tc>
      </w:tr>
    </w:tbl>
    <w:p w:rsidR="00893626" w:rsidRDefault="00893626" w:rsidP="00893626"/>
    <w:p w:rsidR="00893626" w:rsidRDefault="00893626" w:rsidP="00893626">
      <w:r>
        <w:t>Items</w:t>
      </w:r>
      <w:r>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46"/>
        <w:gridCol w:w="2248"/>
        <w:gridCol w:w="3201"/>
      </w:tblGrid>
      <w:tr w:rsidR="00893626" w:rsidTr="00451CCF">
        <w:trPr>
          <w:trHeight w:val="351"/>
        </w:trPr>
        <w:tc>
          <w:tcPr>
            <w:tcW w:w="2646" w:type="dxa"/>
            <w:shd w:val="clear" w:color="auto" w:fill="BFBFBF"/>
          </w:tcPr>
          <w:p w:rsidR="00893626" w:rsidRDefault="00893626" w:rsidP="00451CCF">
            <w:pPr>
              <w:rPr>
                <w:b/>
              </w:rPr>
            </w:pPr>
            <w:r>
              <w:rPr>
                <w:b/>
              </w:rPr>
              <w:t>Key</w:t>
            </w:r>
          </w:p>
        </w:tc>
        <w:tc>
          <w:tcPr>
            <w:tcW w:w="2248" w:type="dxa"/>
            <w:shd w:val="clear" w:color="auto" w:fill="BFBFBF"/>
          </w:tcPr>
          <w:p w:rsidR="00893626" w:rsidRDefault="00893626" w:rsidP="00451CCF">
            <w:pPr>
              <w:rPr>
                <w:b/>
              </w:rPr>
            </w:pPr>
            <w:r>
              <w:rPr>
                <w:b/>
              </w:rPr>
              <w:t>类型</w:t>
            </w:r>
          </w:p>
        </w:tc>
        <w:tc>
          <w:tcPr>
            <w:tcW w:w="3201" w:type="dxa"/>
            <w:shd w:val="clear" w:color="auto" w:fill="BFBFBF"/>
          </w:tcPr>
          <w:p w:rsidR="00893626" w:rsidRDefault="00893626" w:rsidP="00451CCF">
            <w:pPr>
              <w:rPr>
                <w:b/>
              </w:rPr>
            </w:pPr>
            <w:r>
              <w:rPr>
                <w:b/>
              </w:rPr>
              <w:t>注释</w:t>
            </w:r>
          </w:p>
        </w:tc>
      </w:tr>
      <w:tr w:rsidR="00893626" w:rsidTr="00451CCF">
        <w:trPr>
          <w:trHeight w:val="351"/>
        </w:trPr>
        <w:tc>
          <w:tcPr>
            <w:tcW w:w="2646" w:type="dxa"/>
            <w:shd w:val="clear" w:color="auto" w:fill="F2F2F2"/>
          </w:tcPr>
          <w:p w:rsidR="00893626" w:rsidRDefault="00B50774" w:rsidP="00451CCF">
            <w:hyperlink r:id="rId41" w:tgtFrame="_self" w:history="1">
              <w:r w:rsidR="00893626">
                <w:t>article</w:t>
              </w:r>
            </w:hyperlink>
            <w:r w:rsidR="00893626">
              <w:rPr>
                <w:rFonts w:hint="eastAsia"/>
              </w:rPr>
              <w:t>Title</w:t>
            </w:r>
          </w:p>
        </w:tc>
        <w:tc>
          <w:tcPr>
            <w:tcW w:w="2248" w:type="dxa"/>
          </w:tcPr>
          <w:p w:rsidR="00893626" w:rsidRDefault="00893626" w:rsidP="00451CCF">
            <w:r>
              <w:rPr>
                <w:rFonts w:hint="eastAsia"/>
              </w:rPr>
              <w:t>String</w:t>
            </w:r>
          </w:p>
        </w:tc>
        <w:tc>
          <w:tcPr>
            <w:tcW w:w="3201" w:type="dxa"/>
          </w:tcPr>
          <w:p w:rsidR="00893626" w:rsidRDefault="00893626" w:rsidP="00451CCF">
            <w:r>
              <w:rPr>
                <w:rFonts w:hint="eastAsia"/>
              </w:rPr>
              <w:t>公告标题</w:t>
            </w:r>
          </w:p>
        </w:tc>
      </w:tr>
      <w:tr w:rsidR="00893626" w:rsidTr="00451CCF">
        <w:trPr>
          <w:trHeight w:val="351"/>
        </w:trPr>
        <w:tc>
          <w:tcPr>
            <w:tcW w:w="2646" w:type="dxa"/>
            <w:shd w:val="clear" w:color="auto" w:fill="F2F2F2"/>
          </w:tcPr>
          <w:p w:rsidR="00893626" w:rsidRDefault="00893626" w:rsidP="00451CCF">
            <w:r>
              <w:rPr>
                <w:rFonts w:hint="eastAsia"/>
              </w:rPr>
              <w:t>articleContent</w:t>
            </w:r>
          </w:p>
        </w:tc>
        <w:tc>
          <w:tcPr>
            <w:tcW w:w="2248" w:type="dxa"/>
          </w:tcPr>
          <w:p w:rsidR="00893626" w:rsidRDefault="00893626" w:rsidP="00451CCF">
            <w:r>
              <w:rPr>
                <w:rFonts w:hint="eastAsia"/>
              </w:rPr>
              <w:t>String</w:t>
            </w:r>
          </w:p>
        </w:tc>
        <w:tc>
          <w:tcPr>
            <w:tcW w:w="3201" w:type="dxa"/>
          </w:tcPr>
          <w:p w:rsidR="00893626" w:rsidRDefault="00893626" w:rsidP="00451CCF">
            <w:r>
              <w:rPr>
                <w:rFonts w:hint="eastAsia"/>
              </w:rPr>
              <w:t>公告内容</w:t>
            </w:r>
          </w:p>
        </w:tc>
      </w:tr>
      <w:tr w:rsidR="00893626" w:rsidTr="00451CCF">
        <w:trPr>
          <w:trHeight w:val="351"/>
        </w:trPr>
        <w:tc>
          <w:tcPr>
            <w:tcW w:w="2646" w:type="dxa"/>
            <w:shd w:val="clear" w:color="auto" w:fill="F2F2F2"/>
          </w:tcPr>
          <w:p w:rsidR="00893626" w:rsidRDefault="00893626" w:rsidP="00451CCF">
            <w:r>
              <w:rPr>
                <w:rFonts w:hint="eastAsia"/>
              </w:rPr>
              <w:t>articleId</w:t>
            </w:r>
          </w:p>
        </w:tc>
        <w:tc>
          <w:tcPr>
            <w:tcW w:w="2248" w:type="dxa"/>
          </w:tcPr>
          <w:p w:rsidR="00893626" w:rsidRDefault="00893626" w:rsidP="00451CCF">
            <w:r>
              <w:rPr>
                <w:rFonts w:hint="eastAsia"/>
              </w:rPr>
              <w:t>String</w:t>
            </w:r>
          </w:p>
        </w:tc>
        <w:tc>
          <w:tcPr>
            <w:tcW w:w="3201" w:type="dxa"/>
          </w:tcPr>
          <w:p w:rsidR="00893626" w:rsidRDefault="00893626" w:rsidP="00451CCF">
            <w:r>
              <w:rPr>
                <w:rFonts w:hint="eastAsia"/>
              </w:rPr>
              <w:t>公告对应</w:t>
            </w:r>
            <w:r>
              <w:rPr>
                <w:rFonts w:hint="eastAsia"/>
              </w:rPr>
              <w:t>ID</w:t>
            </w:r>
          </w:p>
        </w:tc>
      </w:tr>
    </w:tbl>
    <w:p w:rsidR="00893626" w:rsidRPr="00893626" w:rsidRDefault="00893626" w:rsidP="00893626"/>
    <w:p w:rsidR="00893626" w:rsidRDefault="00893626" w:rsidP="002B116C">
      <w:pPr>
        <w:pStyle w:val="30"/>
        <w:numPr>
          <w:ilvl w:val="0"/>
          <w:numId w:val="5"/>
        </w:numPr>
      </w:pPr>
      <w:bookmarkStart w:id="54" w:name="_Toc405551103"/>
      <w:r>
        <w:rPr>
          <w:rFonts w:hint="eastAsia"/>
        </w:rPr>
        <w:t>公告信息查询</w:t>
      </w:r>
      <w:bookmarkEnd w:id="54"/>
    </w:p>
    <w:p w:rsidR="00893626" w:rsidRDefault="00893626" w:rsidP="00893626">
      <w:pPr>
        <w:pStyle w:val="5"/>
      </w:pPr>
      <w:r>
        <w:rPr>
          <w:rFonts w:hint="eastAsia"/>
        </w:rPr>
        <w:t>接口描述</w:t>
      </w:r>
    </w:p>
    <w:p w:rsidR="00893626" w:rsidRDefault="00B50774" w:rsidP="00893626">
      <w:hyperlink r:id="rId42" w:history="1">
        <w:r w:rsidR="00893626">
          <w:rPr>
            <w:rStyle w:val="af0"/>
          </w:rPr>
          <w:t>http://192.168.1.100:8080/public/sjkf/announcement/AnnouncementInfo?announcementId=7</w:t>
        </w:r>
      </w:hyperlink>
    </w:p>
    <w:p w:rsidR="00893626" w:rsidRDefault="00893626" w:rsidP="0089362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893626" w:rsidTr="00451CCF">
        <w:tc>
          <w:tcPr>
            <w:tcW w:w="1843" w:type="dxa"/>
            <w:shd w:val="clear" w:color="auto" w:fill="BFBFBF"/>
          </w:tcPr>
          <w:p w:rsidR="00893626" w:rsidRDefault="00893626" w:rsidP="00451CCF">
            <w:pPr>
              <w:rPr>
                <w:b/>
              </w:rPr>
            </w:pPr>
            <w:r>
              <w:rPr>
                <w:b/>
              </w:rPr>
              <w:t>Key</w:t>
            </w:r>
          </w:p>
        </w:tc>
        <w:tc>
          <w:tcPr>
            <w:tcW w:w="1559" w:type="dxa"/>
            <w:shd w:val="clear" w:color="auto" w:fill="BFBFBF"/>
          </w:tcPr>
          <w:p w:rsidR="00893626" w:rsidRDefault="00893626" w:rsidP="00451CCF">
            <w:pPr>
              <w:rPr>
                <w:b/>
              </w:rPr>
            </w:pPr>
            <w:r>
              <w:rPr>
                <w:b/>
              </w:rPr>
              <w:t>类型</w:t>
            </w:r>
          </w:p>
        </w:tc>
        <w:tc>
          <w:tcPr>
            <w:tcW w:w="709" w:type="dxa"/>
            <w:shd w:val="clear" w:color="auto" w:fill="BFBFBF"/>
          </w:tcPr>
          <w:p w:rsidR="00893626" w:rsidRDefault="00893626" w:rsidP="00451CCF">
            <w:pPr>
              <w:rPr>
                <w:b/>
              </w:rPr>
            </w:pPr>
            <w:r>
              <w:rPr>
                <w:b/>
              </w:rPr>
              <w:t>必须</w:t>
            </w:r>
          </w:p>
        </w:tc>
        <w:tc>
          <w:tcPr>
            <w:tcW w:w="4111" w:type="dxa"/>
            <w:shd w:val="clear" w:color="auto" w:fill="BFBFBF"/>
          </w:tcPr>
          <w:p w:rsidR="00893626" w:rsidRDefault="00893626" w:rsidP="00451CCF">
            <w:pPr>
              <w:rPr>
                <w:b/>
              </w:rPr>
            </w:pPr>
            <w:r>
              <w:rPr>
                <w:b/>
              </w:rPr>
              <w:t>注释</w:t>
            </w:r>
          </w:p>
        </w:tc>
      </w:tr>
      <w:tr w:rsidR="00893626" w:rsidTr="00451CCF">
        <w:tc>
          <w:tcPr>
            <w:tcW w:w="1843" w:type="dxa"/>
            <w:shd w:val="clear" w:color="auto" w:fill="F2F2F2"/>
          </w:tcPr>
          <w:p w:rsidR="00893626" w:rsidRDefault="00893626" w:rsidP="00451CCF">
            <w:pPr>
              <w:widowControl/>
              <w:spacing w:line="240" w:lineRule="auto"/>
              <w:jc w:val="left"/>
            </w:pPr>
            <w:r>
              <w:t>announcement</w:t>
            </w:r>
            <w:r>
              <w:rPr>
                <w:rFonts w:hint="eastAsia"/>
              </w:rPr>
              <w:t>Id</w:t>
            </w:r>
          </w:p>
        </w:tc>
        <w:tc>
          <w:tcPr>
            <w:tcW w:w="1559" w:type="dxa"/>
          </w:tcPr>
          <w:p w:rsidR="00893626" w:rsidRDefault="00893626" w:rsidP="00451CCF">
            <w:r>
              <w:rPr>
                <w:rFonts w:hint="eastAsia"/>
              </w:rPr>
              <w:t>String</w:t>
            </w:r>
          </w:p>
        </w:tc>
        <w:tc>
          <w:tcPr>
            <w:tcW w:w="709" w:type="dxa"/>
          </w:tcPr>
          <w:p w:rsidR="00893626" w:rsidRDefault="00893626" w:rsidP="00451CCF">
            <w:r>
              <w:rPr>
                <w:rFonts w:hint="eastAsia"/>
              </w:rPr>
              <w:t>是</w:t>
            </w:r>
          </w:p>
        </w:tc>
        <w:tc>
          <w:tcPr>
            <w:tcW w:w="4111" w:type="dxa"/>
          </w:tcPr>
          <w:p w:rsidR="00893626" w:rsidRDefault="00893626" w:rsidP="00451CCF">
            <w:r>
              <w:rPr>
                <w:rFonts w:hint="eastAsia"/>
              </w:rPr>
              <w:t>公告</w:t>
            </w:r>
            <w:r>
              <w:rPr>
                <w:rFonts w:hint="eastAsia"/>
              </w:rPr>
              <w:t>id</w:t>
            </w:r>
          </w:p>
        </w:tc>
      </w:tr>
    </w:tbl>
    <w:p w:rsidR="00893626" w:rsidRDefault="00893626" w:rsidP="00893626">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451CCF">
        <w:trPr>
          <w:trHeight w:val="419"/>
        </w:trPr>
        <w:tc>
          <w:tcPr>
            <w:tcW w:w="2087" w:type="dxa"/>
            <w:shd w:val="clear" w:color="auto" w:fill="F2F2F2"/>
          </w:tcPr>
          <w:p w:rsidR="00893626" w:rsidRDefault="00893626" w:rsidP="00451CCF">
            <w:r>
              <w:t>resCode</w:t>
            </w:r>
          </w:p>
        </w:tc>
        <w:tc>
          <w:tcPr>
            <w:tcW w:w="1765" w:type="dxa"/>
          </w:tcPr>
          <w:p w:rsidR="00893626" w:rsidRDefault="00893626" w:rsidP="00451CCF">
            <w:r>
              <w:t>Integer</w:t>
            </w:r>
          </w:p>
        </w:tc>
        <w:tc>
          <w:tcPr>
            <w:tcW w:w="4654" w:type="dxa"/>
          </w:tcPr>
          <w:p w:rsidR="00893626" w:rsidRDefault="00893626" w:rsidP="00451CCF">
            <w:r>
              <w:t>结果码。</w:t>
            </w:r>
            <w:r>
              <w:t>200</w:t>
            </w:r>
            <w:r>
              <w:t>表示成功，</w:t>
            </w:r>
          </w:p>
        </w:tc>
      </w:tr>
      <w:tr w:rsidR="00893626" w:rsidTr="00451CCF">
        <w:trPr>
          <w:trHeight w:val="419"/>
        </w:trPr>
        <w:tc>
          <w:tcPr>
            <w:tcW w:w="2087" w:type="dxa"/>
            <w:shd w:val="clear" w:color="auto" w:fill="F2F2F2"/>
          </w:tcPr>
          <w:p w:rsidR="00893626" w:rsidRDefault="00893626" w:rsidP="00451CCF">
            <w:r>
              <w:t>resDesc</w:t>
            </w:r>
          </w:p>
        </w:tc>
        <w:tc>
          <w:tcPr>
            <w:tcW w:w="1765" w:type="dxa"/>
          </w:tcPr>
          <w:p w:rsidR="00893626" w:rsidRDefault="00893626" w:rsidP="00451CCF">
            <w:r>
              <w:t>String</w:t>
            </w:r>
          </w:p>
        </w:tc>
        <w:tc>
          <w:tcPr>
            <w:tcW w:w="4654" w:type="dxa"/>
          </w:tcPr>
          <w:p w:rsidR="00893626" w:rsidRDefault="00893626" w:rsidP="00451CCF">
            <w:r>
              <w:t>描述</w:t>
            </w:r>
          </w:p>
        </w:tc>
      </w:tr>
      <w:tr w:rsidR="00893626" w:rsidTr="00451CCF">
        <w:trPr>
          <w:trHeight w:val="419"/>
        </w:trPr>
        <w:tc>
          <w:tcPr>
            <w:tcW w:w="2087" w:type="dxa"/>
            <w:shd w:val="clear" w:color="auto" w:fill="F2F2F2"/>
          </w:tcPr>
          <w:p w:rsidR="00893626" w:rsidRDefault="00893626" w:rsidP="00451CCF">
            <w:r>
              <w:t>items</w:t>
            </w:r>
          </w:p>
        </w:tc>
        <w:tc>
          <w:tcPr>
            <w:tcW w:w="1765" w:type="dxa"/>
          </w:tcPr>
          <w:p w:rsidR="00893626" w:rsidRDefault="00893626" w:rsidP="00451CCF">
            <w:r>
              <w:rPr>
                <w:rFonts w:hint="eastAsia"/>
              </w:rPr>
              <w:t>Map</w:t>
            </w:r>
          </w:p>
        </w:tc>
        <w:tc>
          <w:tcPr>
            <w:tcW w:w="4654" w:type="dxa"/>
          </w:tcPr>
          <w:p w:rsidR="00893626" w:rsidRDefault="00893626" w:rsidP="00451CCF">
            <w:r>
              <w:rPr>
                <w:rFonts w:hint="eastAsia"/>
              </w:rPr>
              <w:t>公告信息详情</w:t>
            </w:r>
          </w:p>
        </w:tc>
      </w:tr>
    </w:tbl>
    <w:p w:rsidR="00893626" w:rsidRDefault="00893626" w:rsidP="00893626"/>
    <w:p w:rsidR="00893626" w:rsidRDefault="00893626" w:rsidP="00893626">
      <w:r>
        <w:t>Items</w:t>
      </w:r>
      <w:r>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46"/>
        <w:gridCol w:w="2248"/>
        <w:gridCol w:w="3201"/>
      </w:tblGrid>
      <w:tr w:rsidR="00893626" w:rsidTr="00451CCF">
        <w:trPr>
          <w:trHeight w:val="351"/>
        </w:trPr>
        <w:tc>
          <w:tcPr>
            <w:tcW w:w="2646" w:type="dxa"/>
            <w:shd w:val="clear" w:color="auto" w:fill="BFBFBF"/>
          </w:tcPr>
          <w:p w:rsidR="00893626" w:rsidRDefault="00893626" w:rsidP="00451CCF">
            <w:pPr>
              <w:rPr>
                <w:b/>
              </w:rPr>
            </w:pPr>
            <w:r>
              <w:rPr>
                <w:b/>
              </w:rPr>
              <w:t>Key</w:t>
            </w:r>
          </w:p>
        </w:tc>
        <w:tc>
          <w:tcPr>
            <w:tcW w:w="2248" w:type="dxa"/>
            <w:shd w:val="clear" w:color="auto" w:fill="BFBFBF"/>
          </w:tcPr>
          <w:p w:rsidR="00893626" w:rsidRDefault="00893626" w:rsidP="00451CCF">
            <w:pPr>
              <w:rPr>
                <w:b/>
              </w:rPr>
            </w:pPr>
            <w:r>
              <w:rPr>
                <w:b/>
              </w:rPr>
              <w:t>类型</w:t>
            </w:r>
          </w:p>
        </w:tc>
        <w:tc>
          <w:tcPr>
            <w:tcW w:w="3201" w:type="dxa"/>
            <w:shd w:val="clear" w:color="auto" w:fill="BFBFBF"/>
          </w:tcPr>
          <w:p w:rsidR="00893626" w:rsidRDefault="00893626" w:rsidP="00451CCF">
            <w:pPr>
              <w:rPr>
                <w:b/>
              </w:rPr>
            </w:pPr>
            <w:r>
              <w:rPr>
                <w:b/>
              </w:rPr>
              <w:t>注释</w:t>
            </w:r>
          </w:p>
        </w:tc>
      </w:tr>
      <w:tr w:rsidR="00893626" w:rsidTr="00451CCF">
        <w:trPr>
          <w:trHeight w:val="351"/>
        </w:trPr>
        <w:tc>
          <w:tcPr>
            <w:tcW w:w="2646" w:type="dxa"/>
            <w:shd w:val="clear" w:color="auto" w:fill="F2F2F2"/>
          </w:tcPr>
          <w:p w:rsidR="00893626" w:rsidRDefault="00B50774" w:rsidP="00451CCF">
            <w:hyperlink r:id="rId43" w:tgtFrame="_self" w:history="1">
              <w:r w:rsidR="00893626">
                <w:t>article</w:t>
              </w:r>
            </w:hyperlink>
            <w:r w:rsidR="00893626">
              <w:rPr>
                <w:rFonts w:hint="eastAsia"/>
              </w:rPr>
              <w:t>Title</w:t>
            </w:r>
          </w:p>
        </w:tc>
        <w:tc>
          <w:tcPr>
            <w:tcW w:w="2248" w:type="dxa"/>
          </w:tcPr>
          <w:p w:rsidR="00893626" w:rsidRDefault="00893626" w:rsidP="00451CCF">
            <w:r>
              <w:rPr>
                <w:rFonts w:hint="eastAsia"/>
              </w:rPr>
              <w:t>String</w:t>
            </w:r>
          </w:p>
        </w:tc>
        <w:tc>
          <w:tcPr>
            <w:tcW w:w="3201" w:type="dxa"/>
          </w:tcPr>
          <w:p w:rsidR="00893626" w:rsidRDefault="00893626" w:rsidP="00451CCF">
            <w:r>
              <w:rPr>
                <w:rFonts w:hint="eastAsia"/>
              </w:rPr>
              <w:t>公告标题</w:t>
            </w:r>
          </w:p>
        </w:tc>
      </w:tr>
      <w:tr w:rsidR="00893626" w:rsidTr="00451CCF">
        <w:trPr>
          <w:trHeight w:val="351"/>
        </w:trPr>
        <w:tc>
          <w:tcPr>
            <w:tcW w:w="2646" w:type="dxa"/>
            <w:shd w:val="clear" w:color="auto" w:fill="F2F2F2"/>
          </w:tcPr>
          <w:p w:rsidR="00893626" w:rsidRDefault="00893626" w:rsidP="00451CCF">
            <w:r>
              <w:rPr>
                <w:rFonts w:hint="eastAsia"/>
              </w:rPr>
              <w:lastRenderedPageBreak/>
              <w:t>articleContent</w:t>
            </w:r>
          </w:p>
        </w:tc>
        <w:tc>
          <w:tcPr>
            <w:tcW w:w="2248" w:type="dxa"/>
          </w:tcPr>
          <w:p w:rsidR="00893626" w:rsidRDefault="00893626" w:rsidP="00451CCF">
            <w:r>
              <w:rPr>
                <w:rFonts w:hint="eastAsia"/>
              </w:rPr>
              <w:t>String</w:t>
            </w:r>
          </w:p>
        </w:tc>
        <w:tc>
          <w:tcPr>
            <w:tcW w:w="3201" w:type="dxa"/>
          </w:tcPr>
          <w:p w:rsidR="00893626" w:rsidRDefault="00893626" w:rsidP="00451CCF">
            <w:r>
              <w:rPr>
                <w:rFonts w:hint="eastAsia"/>
              </w:rPr>
              <w:t>公告内容</w:t>
            </w:r>
          </w:p>
        </w:tc>
      </w:tr>
      <w:tr w:rsidR="00893626" w:rsidTr="00451CCF">
        <w:trPr>
          <w:trHeight w:val="351"/>
        </w:trPr>
        <w:tc>
          <w:tcPr>
            <w:tcW w:w="2646" w:type="dxa"/>
            <w:shd w:val="clear" w:color="auto" w:fill="F2F2F2"/>
          </w:tcPr>
          <w:p w:rsidR="00893626" w:rsidRDefault="00893626" w:rsidP="00451CCF">
            <w:r>
              <w:rPr>
                <w:rFonts w:hint="eastAsia"/>
              </w:rPr>
              <w:t>articleId</w:t>
            </w:r>
          </w:p>
        </w:tc>
        <w:tc>
          <w:tcPr>
            <w:tcW w:w="2248" w:type="dxa"/>
          </w:tcPr>
          <w:p w:rsidR="00893626" w:rsidRDefault="00893626" w:rsidP="00451CCF">
            <w:r>
              <w:rPr>
                <w:rFonts w:hint="eastAsia"/>
              </w:rPr>
              <w:t>String</w:t>
            </w:r>
          </w:p>
        </w:tc>
        <w:tc>
          <w:tcPr>
            <w:tcW w:w="3201" w:type="dxa"/>
          </w:tcPr>
          <w:p w:rsidR="00893626" w:rsidRDefault="00893626" w:rsidP="00451CCF">
            <w:r>
              <w:rPr>
                <w:rFonts w:hint="eastAsia"/>
              </w:rPr>
              <w:t>公告对应</w:t>
            </w:r>
            <w:r>
              <w:rPr>
                <w:rFonts w:hint="eastAsia"/>
              </w:rPr>
              <w:t>ID</w:t>
            </w:r>
          </w:p>
        </w:tc>
      </w:tr>
    </w:tbl>
    <w:p w:rsidR="00893626" w:rsidRPr="00893626" w:rsidRDefault="00893626" w:rsidP="00893626"/>
    <w:p w:rsidR="00893626" w:rsidRDefault="00893626" w:rsidP="002B116C">
      <w:pPr>
        <w:pStyle w:val="30"/>
        <w:numPr>
          <w:ilvl w:val="0"/>
          <w:numId w:val="5"/>
        </w:numPr>
      </w:pPr>
      <w:bookmarkStart w:id="55" w:name="_Toc405551104"/>
      <w:r>
        <w:rPr>
          <w:rFonts w:hint="eastAsia"/>
        </w:rPr>
        <w:t>国漫拨号国家列表</w:t>
      </w:r>
      <w:bookmarkEnd w:id="55"/>
    </w:p>
    <w:p w:rsidR="00893626" w:rsidRDefault="00893626" w:rsidP="00893626">
      <w:pPr>
        <w:pStyle w:val="5"/>
      </w:pPr>
      <w:r>
        <w:rPr>
          <w:rFonts w:hint="eastAsia"/>
        </w:rPr>
        <w:t>接口描述</w:t>
      </w:r>
    </w:p>
    <w:p w:rsidR="00893626" w:rsidRDefault="00893626" w:rsidP="00893626">
      <w:r>
        <w:rPr>
          <w:rFonts w:hint="eastAsia"/>
        </w:rPr>
        <w:t>请求地址</w:t>
      </w:r>
      <w:r>
        <w:rPr>
          <w:rFonts w:hint="eastAsia"/>
        </w:rPr>
        <w:t>:</w:t>
      </w:r>
    </w:p>
    <w:p w:rsidR="00893626" w:rsidRDefault="00B50774" w:rsidP="00893626">
      <w:hyperlink r:id="rId44" w:history="1">
        <w:r w:rsidR="00893626">
          <w:rPr>
            <w:rStyle w:val="af0"/>
          </w:rPr>
          <w:t>http://101.95.48.96:8005/public/sjkf/roamingDestination/InternationalDialCountry</w:t>
        </w:r>
      </w:hyperlink>
    </w:p>
    <w:p w:rsidR="00893626" w:rsidRDefault="00893626" w:rsidP="00893626">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893626" w:rsidTr="00451CCF">
        <w:tc>
          <w:tcPr>
            <w:tcW w:w="1843" w:type="dxa"/>
            <w:shd w:val="clear" w:color="auto" w:fill="BFBFBF"/>
          </w:tcPr>
          <w:p w:rsidR="00893626" w:rsidRDefault="00893626" w:rsidP="00451CCF">
            <w:pPr>
              <w:rPr>
                <w:b/>
              </w:rPr>
            </w:pPr>
            <w:r>
              <w:rPr>
                <w:b/>
              </w:rPr>
              <w:t>Key</w:t>
            </w:r>
          </w:p>
        </w:tc>
        <w:tc>
          <w:tcPr>
            <w:tcW w:w="1559" w:type="dxa"/>
            <w:shd w:val="clear" w:color="auto" w:fill="BFBFBF"/>
          </w:tcPr>
          <w:p w:rsidR="00893626" w:rsidRDefault="00893626" w:rsidP="00451CCF">
            <w:pPr>
              <w:rPr>
                <w:b/>
              </w:rPr>
            </w:pPr>
            <w:r>
              <w:rPr>
                <w:b/>
              </w:rPr>
              <w:t>类型</w:t>
            </w:r>
          </w:p>
        </w:tc>
        <w:tc>
          <w:tcPr>
            <w:tcW w:w="709" w:type="dxa"/>
            <w:shd w:val="clear" w:color="auto" w:fill="BFBFBF"/>
          </w:tcPr>
          <w:p w:rsidR="00893626" w:rsidRDefault="00893626" w:rsidP="00451CCF">
            <w:pPr>
              <w:rPr>
                <w:b/>
              </w:rPr>
            </w:pPr>
            <w:r>
              <w:rPr>
                <w:b/>
              </w:rPr>
              <w:t>必须</w:t>
            </w:r>
          </w:p>
        </w:tc>
        <w:tc>
          <w:tcPr>
            <w:tcW w:w="4111" w:type="dxa"/>
            <w:shd w:val="clear" w:color="auto" w:fill="BFBFBF"/>
          </w:tcPr>
          <w:p w:rsidR="00893626" w:rsidRDefault="00893626" w:rsidP="00451CCF">
            <w:pPr>
              <w:rPr>
                <w:b/>
              </w:rPr>
            </w:pPr>
            <w:r>
              <w:rPr>
                <w:b/>
              </w:rPr>
              <w:t>注释</w:t>
            </w:r>
          </w:p>
        </w:tc>
      </w:tr>
      <w:tr w:rsidR="00893626" w:rsidTr="00451CCF">
        <w:tc>
          <w:tcPr>
            <w:tcW w:w="1843" w:type="dxa"/>
            <w:shd w:val="clear" w:color="auto" w:fill="F2F2F2"/>
          </w:tcPr>
          <w:p w:rsidR="00893626" w:rsidRDefault="00893626" w:rsidP="00451CCF">
            <w:pPr>
              <w:widowControl/>
              <w:spacing w:line="240" w:lineRule="auto"/>
              <w:jc w:val="left"/>
            </w:pPr>
            <w:r>
              <w:rPr>
                <w:rFonts w:hint="eastAsia"/>
              </w:rPr>
              <w:t>无</w:t>
            </w:r>
          </w:p>
        </w:tc>
        <w:tc>
          <w:tcPr>
            <w:tcW w:w="1559" w:type="dxa"/>
          </w:tcPr>
          <w:p w:rsidR="00893626" w:rsidRDefault="00893626" w:rsidP="00451CCF">
            <w:r>
              <w:rPr>
                <w:rFonts w:hint="eastAsia"/>
              </w:rPr>
              <w:t>无</w:t>
            </w:r>
          </w:p>
        </w:tc>
        <w:tc>
          <w:tcPr>
            <w:tcW w:w="709" w:type="dxa"/>
          </w:tcPr>
          <w:p w:rsidR="00893626" w:rsidRDefault="00893626" w:rsidP="00451CCF">
            <w:r>
              <w:rPr>
                <w:rFonts w:hint="eastAsia"/>
              </w:rPr>
              <w:t>无</w:t>
            </w:r>
          </w:p>
        </w:tc>
        <w:tc>
          <w:tcPr>
            <w:tcW w:w="4111" w:type="dxa"/>
          </w:tcPr>
          <w:p w:rsidR="00893626" w:rsidRDefault="00893626" w:rsidP="00451CCF">
            <w:r>
              <w:rPr>
                <w:rFonts w:hint="eastAsia"/>
              </w:rPr>
              <w:t>无</w:t>
            </w:r>
          </w:p>
        </w:tc>
      </w:tr>
    </w:tbl>
    <w:p w:rsidR="00893626" w:rsidRDefault="00893626" w:rsidP="00893626">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93626" w:rsidTr="00451CCF">
        <w:trPr>
          <w:trHeight w:val="404"/>
        </w:trPr>
        <w:tc>
          <w:tcPr>
            <w:tcW w:w="2087" w:type="dxa"/>
            <w:shd w:val="clear" w:color="auto" w:fill="BFBFBF"/>
          </w:tcPr>
          <w:p w:rsidR="00893626" w:rsidRDefault="00893626" w:rsidP="00451CCF">
            <w:pPr>
              <w:rPr>
                <w:b/>
              </w:rPr>
            </w:pPr>
            <w:r>
              <w:rPr>
                <w:b/>
              </w:rPr>
              <w:t>Key</w:t>
            </w:r>
          </w:p>
        </w:tc>
        <w:tc>
          <w:tcPr>
            <w:tcW w:w="1765" w:type="dxa"/>
            <w:shd w:val="clear" w:color="auto" w:fill="BFBFBF"/>
          </w:tcPr>
          <w:p w:rsidR="00893626" w:rsidRDefault="00893626" w:rsidP="00451CCF">
            <w:pPr>
              <w:rPr>
                <w:b/>
              </w:rPr>
            </w:pPr>
            <w:r>
              <w:rPr>
                <w:b/>
              </w:rPr>
              <w:t>类型</w:t>
            </w:r>
          </w:p>
        </w:tc>
        <w:tc>
          <w:tcPr>
            <w:tcW w:w="4654" w:type="dxa"/>
            <w:shd w:val="clear" w:color="auto" w:fill="BFBFBF"/>
          </w:tcPr>
          <w:p w:rsidR="00893626" w:rsidRDefault="00893626" w:rsidP="00451CCF">
            <w:pPr>
              <w:rPr>
                <w:b/>
              </w:rPr>
            </w:pPr>
            <w:r>
              <w:rPr>
                <w:b/>
              </w:rPr>
              <w:t>注释</w:t>
            </w:r>
          </w:p>
        </w:tc>
      </w:tr>
      <w:tr w:rsidR="00893626" w:rsidTr="00451CCF">
        <w:trPr>
          <w:trHeight w:val="419"/>
        </w:trPr>
        <w:tc>
          <w:tcPr>
            <w:tcW w:w="2087" w:type="dxa"/>
            <w:shd w:val="clear" w:color="auto" w:fill="F2F2F2"/>
          </w:tcPr>
          <w:p w:rsidR="00893626" w:rsidRDefault="00893626" w:rsidP="00451CCF">
            <w:r>
              <w:rPr>
                <w:rFonts w:hint="eastAsia"/>
              </w:rPr>
              <w:t>rtCode</w:t>
            </w:r>
          </w:p>
        </w:tc>
        <w:tc>
          <w:tcPr>
            <w:tcW w:w="1765" w:type="dxa"/>
          </w:tcPr>
          <w:p w:rsidR="00893626" w:rsidRDefault="00893626" w:rsidP="00451CCF">
            <w:r>
              <w:rPr>
                <w:rFonts w:hint="eastAsia"/>
              </w:rPr>
              <w:t>String</w:t>
            </w:r>
          </w:p>
        </w:tc>
        <w:tc>
          <w:tcPr>
            <w:tcW w:w="4654" w:type="dxa"/>
          </w:tcPr>
          <w:p w:rsidR="00893626" w:rsidRDefault="00893626" w:rsidP="00451CCF">
            <w:r>
              <w:t>结果码。</w:t>
            </w:r>
            <w:r>
              <w:t>200</w:t>
            </w:r>
            <w:r>
              <w:t>表示成功，</w:t>
            </w:r>
          </w:p>
        </w:tc>
      </w:tr>
      <w:tr w:rsidR="00893626" w:rsidTr="00451CCF">
        <w:trPr>
          <w:trHeight w:val="419"/>
        </w:trPr>
        <w:tc>
          <w:tcPr>
            <w:tcW w:w="2087" w:type="dxa"/>
            <w:shd w:val="clear" w:color="auto" w:fill="F2F2F2"/>
          </w:tcPr>
          <w:p w:rsidR="00893626" w:rsidRDefault="00893626" w:rsidP="00451CCF">
            <w:r>
              <w:rPr>
                <w:rFonts w:hint="eastAsia"/>
              </w:rPr>
              <w:t>msg</w:t>
            </w:r>
          </w:p>
        </w:tc>
        <w:tc>
          <w:tcPr>
            <w:tcW w:w="1765" w:type="dxa"/>
          </w:tcPr>
          <w:p w:rsidR="00893626" w:rsidRDefault="00893626" w:rsidP="00451CCF">
            <w:r>
              <w:t>String</w:t>
            </w:r>
          </w:p>
        </w:tc>
        <w:tc>
          <w:tcPr>
            <w:tcW w:w="4654" w:type="dxa"/>
          </w:tcPr>
          <w:p w:rsidR="00893626" w:rsidRDefault="00893626" w:rsidP="00451CCF">
            <w:r>
              <w:t>描述</w:t>
            </w:r>
          </w:p>
        </w:tc>
      </w:tr>
      <w:tr w:rsidR="00893626" w:rsidTr="00451CCF">
        <w:trPr>
          <w:trHeight w:val="419"/>
        </w:trPr>
        <w:tc>
          <w:tcPr>
            <w:tcW w:w="2087" w:type="dxa"/>
            <w:tcBorders>
              <w:bottom w:val="single" w:sz="6" w:space="0" w:color="auto"/>
            </w:tcBorders>
            <w:shd w:val="clear" w:color="auto" w:fill="F2F2F2"/>
          </w:tcPr>
          <w:p w:rsidR="00893626" w:rsidRDefault="00893626" w:rsidP="00451CCF">
            <w:r>
              <w:rPr>
                <w:rFonts w:hint="eastAsia"/>
              </w:rPr>
              <w:t>list</w:t>
            </w:r>
          </w:p>
        </w:tc>
        <w:tc>
          <w:tcPr>
            <w:tcW w:w="1765" w:type="dxa"/>
            <w:tcBorders>
              <w:bottom w:val="single" w:sz="6" w:space="0" w:color="auto"/>
            </w:tcBorders>
          </w:tcPr>
          <w:p w:rsidR="00893626" w:rsidRDefault="00893626" w:rsidP="00451CCF">
            <w:r>
              <w:rPr>
                <w:rFonts w:hint="eastAsia"/>
              </w:rPr>
              <w:t>List</w:t>
            </w:r>
          </w:p>
        </w:tc>
        <w:tc>
          <w:tcPr>
            <w:tcW w:w="4654" w:type="dxa"/>
            <w:tcBorders>
              <w:bottom w:val="single" w:sz="6" w:space="0" w:color="auto"/>
            </w:tcBorders>
          </w:tcPr>
          <w:p w:rsidR="00893626" w:rsidRDefault="00893626" w:rsidP="00451CCF">
            <w:r>
              <w:rPr>
                <w:rFonts w:hint="eastAsia"/>
              </w:rPr>
              <w:t>国家</w:t>
            </w:r>
            <w:r>
              <w:rPr>
                <w:rFonts w:hint="eastAsia"/>
              </w:rPr>
              <w:t>Item</w:t>
            </w:r>
            <w:r>
              <w:rPr>
                <w:rFonts w:hint="eastAsia"/>
              </w:rPr>
              <w:t>的</w:t>
            </w:r>
            <w:r>
              <w:rPr>
                <w:rFonts w:hint="eastAsia"/>
              </w:rPr>
              <w:t>bean</w:t>
            </w:r>
          </w:p>
        </w:tc>
      </w:tr>
    </w:tbl>
    <w:p w:rsidR="00893626" w:rsidRDefault="00893626" w:rsidP="00893626"/>
    <w:p w:rsidR="00893626" w:rsidRDefault="00893626" w:rsidP="00893626">
      <w:r>
        <w:t>L</w:t>
      </w:r>
      <w:r>
        <w:rPr>
          <w:rFonts w:hint="eastAsia"/>
        </w:rPr>
        <w:t>ist: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Look w:val="0000" w:firstRow="0" w:lastRow="0" w:firstColumn="0" w:lastColumn="0" w:noHBand="0" w:noVBand="0"/>
      </w:tblPr>
      <w:tblGrid>
        <w:gridCol w:w="2087"/>
        <w:gridCol w:w="1765"/>
        <w:gridCol w:w="4654"/>
      </w:tblGrid>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countryId</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国家</w:t>
            </w:r>
            <w:r w:rsidRPr="00893626">
              <w:rPr>
                <w:rFonts w:hint="eastAsia"/>
              </w:rPr>
              <w:t>ID</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countryName</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国家名称</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countryEnName</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国家英文名称</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img</w:t>
            </w:r>
          </w:p>
        </w:tc>
        <w:tc>
          <w:tcPr>
            <w:tcW w:w="1765" w:type="dxa"/>
            <w:shd w:val="clear" w:color="auto" w:fill="FFFFFF" w:themeFill="background1"/>
          </w:tcPr>
          <w:p w:rsidR="00893626" w:rsidRPr="00893626" w:rsidRDefault="00893626" w:rsidP="00451CCF">
            <w:r w:rsidRPr="00893626">
              <w:rPr>
                <w:rFonts w:hint="eastAsia"/>
              </w:rPr>
              <w:t xml:space="preserve">String </w:t>
            </w:r>
          </w:p>
        </w:tc>
        <w:tc>
          <w:tcPr>
            <w:tcW w:w="4654" w:type="dxa"/>
            <w:shd w:val="clear" w:color="auto" w:fill="FFFFFF" w:themeFill="background1"/>
          </w:tcPr>
          <w:p w:rsidR="00893626" w:rsidRPr="00893626" w:rsidRDefault="00893626" w:rsidP="00451CCF">
            <w:r w:rsidRPr="00893626">
              <w:rPr>
                <w:rFonts w:hint="eastAsia"/>
              </w:rPr>
              <w:t>国家图片地址</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accessCode</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国家接入码</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countryCode</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国家码</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channel</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国家支持制式</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delta</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所属大洲</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t>isHot</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是否属于热门国家</w:t>
            </w:r>
          </w:p>
          <w:p w:rsidR="00893626" w:rsidRPr="00893626" w:rsidRDefault="00893626" w:rsidP="00451CCF">
            <w:r w:rsidRPr="00893626">
              <w:rPr>
                <w:rFonts w:hint="eastAsia"/>
              </w:rPr>
              <w:lastRenderedPageBreak/>
              <w:t>1:</w:t>
            </w:r>
            <w:r w:rsidRPr="00893626">
              <w:rPr>
                <w:rFonts w:hint="eastAsia"/>
              </w:rPr>
              <w:t>是</w:t>
            </w:r>
            <w:r w:rsidRPr="00893626">
              <w:rPr>
                <w:rFonts w:hint="eastAsia"/>
              </w:rPr>
              <w:t xml:space="preserve">  0</w:t>
            </w:r>
            <w:r w:rsidRPr="00893626">
              <w:rPr>
                <w:rFonts w:hint="eastAsia"/>
              </w:rPr>
              <w:t>：否</w:t>
            </w:r>
          </w:p>
        </w:tc>
      </w:tr>
      <w:tr w:rsidR="00893626" w:rsidTr="00893626">
        <w:trPr>
          <w:trHeight w:val="419"/>
        </w:trPr>
        <w:tc>
          <w:tcPr>
            <w:tcW w:w="2087" w:type="dxa"/>
            <w:shd w:val="clear" w:color="auto" w:fill="FFFFFF" w:themeFill="background1"/>
          </w:tcPr>
          <w:p w:rsidR="00893626" w:rsidRPr="00893626" w:rsidRDefault="00893626" w:rsidP="00451CCF">
            <w:r w:rsidRPr="00893626">
              <w:rPr>
                <w:rFonts w:hint="eastAsia"/>
              </w:rPr>
              <w:lastRenderedPageBreak/>
              <w:t>embassyNum</w:t>
            </w:r>
          </w:p>
        </w:tc>
        <w:tc>
          <w:tcPr>
            <w:tcW w:w="1765" w:type="dxa"/>
            <w:shd w:val="clear" w:color="auto" w:fill="FFFFFF" w:themeFill="background1"/>
          </w:tcPr>
          <w:p w:rsidR="00893626" w:rsidRPr="00893626" w:rsidRDefault="00893626" w:rsidP="00451CCF">
            <w:r w:rsidRPr="00893626">
              <w:rPr>
                <w:rFonts w:hint="eastAsia"/>
              </w:rPr>
              <w:t>String</w:t>
            </w:r>
          </w:p>
        </w:tc>
        <w:tc>
          <w:tcPr>
            <w:tcW w:w="4654" w:type="dxa"/>
            <w:shd w:val="clear" w:color="auto" w:fill="FFFFFF" w:themeFill="background1"/>
          </w:tcPr>
          <w:p w:rsidR="00893626" w:rsidRPr="00893626" w:rsidRDefault="00893626" w:rsidP="00451CCF">
            <w:r w:rsidRPr="00893626">
              <w:rPr>
                <w:rFonts w:hint="eastAsia"/>
              </w:rPr>
              <w:t>大使馆电话</w:t>
            </w:r>
          </w:p>
        </w:tc>
      </w:tr>
    </w:tbl>
    <w:p w:rsidR="00893626" w:rsidRPr="00893626" w:rsidRDefault="00893626" w:rsidP="00893626"/>
    <w:p w:rsidR="00893626" w:rsidRDefault="00893626" w:rsidP="002B116C">
      <w:pPr>
        <w:pStyle w:val="30"/>
        <w:numPr>
          <w:ilvl w:val="0"/>
          <w:numId w:val="5"/>
        </w:numPr>
      </w:pPr>
      <w:bookmarkStart w:id="56" w:name="_Toc405551105"/>
      <w:r>
        <w:rPr>
          <w:rFonts w:hint="eastAsia"/>
        </w:rPr>
        <w:t>获取国家各城市区号</w:t>
      </w:r>
      <w:bookmarkEnd w:id="56"/>
    </w:p>
    <w:p w:rsidR="00D14101" w:rsidRDefault="00D14101" w:rsidP="00D14101">
      <w:pPr>
        <w:pStyle w:val="5"/>
      </w:pPr>
      <w:r>
        <w:rPr>
          <w:rFonts w:hint="eastAsia"/>
        </w:rPr>
        <w:t>接口描述</w:t>
      </w:r>
    </w:p>
    <w:p w:rsidR="00D14101" w:rsidRDefault="00D14101" w:rsidP="00D14101">
      <w:r>
        <w:rPr>
          <w:rFonts w:hint="eastAsia"/>
        </w:rPr>
        <w:t>请求地址</w:t>
      </w:r>
      <w:r>
        <w:rPr>
          <w:rFonts w:hint="eastAsia"/>
        </w:rPr>
        <w:t>:</w:t>
      </w:r>
    </w:p>
    <w:p w:rsidR="00D14101" w:rsidRDefault="00B50774" w:rsidP="00D14101">
      <w:hyperlink r:id="rId45" w:history="1">
        <w:r w:rsidR="00D14101">
          <w:rPr>
            <w:rStyle w:val="af0"/>
          </w:rPr>
          <w:t>http://101.95.48.96:8005/public/sjkf/roamingDestination/QueryCityAreaCode</w:t>
        </w:r>
      </w:hyperlink>
    </w:p>
    <w:p w:rsidR="00D14101" w:rsidRDefault="00D14101" w:rsidP="00D14101">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14101" w:rsidTr="00451CCF">
        <w:tc>
          <w:tcPr>
            <w:tcW w:w="1843" w:type="dxa"/>
            <w:shd w:val="clear" w:color="auto" w:fill="BFBFBF"/>
          </w:tcPr>
          <w:p w:rsidR="00D14101" w:rsidRDefault="00D14101" w:rsidP="00451CCF">
            <w:pPr>
              <w:rPr>
                <w:b/>
              </w:rPr>
            </w:pPr>
            <w:r>
              <w:rPr>
                <w:b/>
              </w:rPr>
              <w:t>Key</w:t>
            </w:r>
          </w:p>
        </w:tc>
        <w:tc>
          <w:tcPr>
            <w:tcW w:w="1559" w:type="dxa"/>
            <w:shd w:val="clear" w:color="auto" w:fill="BFBFBF"/>
          </w:tcPr>
          <w:p w:rsidR="00D14101" w:rsidRDefault="00D14101" w:rsidP="00451CCF">
            <w:pPr>
              <w:rPr>
                <w:b/>
              </w:rPr>
            </w:pPr>
            <w:r>
              <w:rPr>
                <w:b/>
              </w:rPr>
              <w:t>类型</w:t>
            </w:r>
          </w:p>
        </w:tc>
        <w:tc>
          <w:tcPr>
            <w:tcW w:w="709" w:type="dxa"/>
            <w:shd w:val="clear" w:color="auto" w:fill="BFBFBF"/>
          </w:tcPr>
          <w:p w:rsidR="00D14101" w:rsidRDefault="00D14101" w:rsidP="00451CCF">
            <w:pPr>
              <w:rPr>
                <w:b/>
              </w:rPr>
            </w:pPr>
            <w:r>
              <w:rPr>
                <w:b/>
              </w:rPr>
              <w:t>必须</w:t>
            </w:r>
          </w:p>
        </w:tc>
        <w:tc>
          <w:tcPr>
            <w:tcW w:w="4111" w:type="dxa"/>
            <w:shd w:val="clear" w:color="auto" w:fill="BFBFBF"/>
          </w:tcPr>
          <w:p w:rsidR="00D14101" w:rsidRDefault="00D14101" w:rsidP="00451CCF">
            <w:pPr>
              <w:rPr>
                <w:b/>
              </w:rPr>
            </w:pPr>
            <w:r>
              <w:rPr>
                <w:b/>
              </w:rPr>
              <w:t>注释</w:t>
            </w:r>
          </w:p>
        </w:tc>
      </w:tr>
      <w:tr w:rsidR="00D14101" w:rsidTr="00451CCF">
        <w:tc>
          <w:tcPr>
            <w:tcW w:w="1843" w:type="dxa"/>
            <w:shd w:val="clear" w:color="auto" w:fill="F2F2F2"/>
          </w:tcPr>
          <w:p w:rsidR="00D14101" w:rsidRDefault="00D14101" w:rsidP="00451CCF">
            <w:pPr>
              <w:widowControl/>
              <w:spacing w:line="240" w:lineRule="auto"/>
              <w:jc w:val="left"/>
            </w:pPr>
            <w:r>
              <w:rPr>
                <w:rFonts w:hint="eastAsia"/>
              </w:rPr>
              <w:t>无</w:t>
            </w:r>
          </w:p>
        </w:tc>
        <w:tc>
          <w:tcPr>
            <w:tcW w:w="1559" w:type="dxa"/>
          </w:tcPr>
          <w:p w:rsidR="00D14101" w:rsidRDefault="00D14101" w:rsidP="00451CCF">
            <w:r>
              <w:rPr>
                <w:rFonts w:hint="eastAsia"/>
              </w:rPr>
              <w:t>无</w:t>
            </w:r>
          </w:p>
        </w:tc>
        <w:tc>
          <w:tcPr>
            <w:tcW w:w="709" w:type="dxa"/>
          </w:tcPr>
          <w:p w:rsidR="00D14101" w:rsidRDefault="00D14101" w:rsidP="00451CCF">
            <w:r>
              <w:rPr>
                <w:rFonts w:hint="eastAsia"/>
              </w:rPr>
              <w:t>无</w:t>
            </w:r>
          </w:p>
        </w:tc>
        <w:tc>
          <w:tcPr>
            <w:tcW w:w="4111" w:type="dxa"/>
          </w:tcPr>
          <w:p w:rsidR="00D14101" w:rsidRDefault="00D14101" w:rsidP="00451CCF">
            <w:r>
              <w:rPr>
                <w:rFonts w:hint="eastAsia"/>
              </w:rPr>
              <w:t>无</w:t>
            </w:r>
          </w:p>
        </w:tc>
      </w:tr>
    </w:tbl>
    <w:p w:rsidR="00D14101" w:rsidRDefault="00D14101" w:rsidP="00D14101"/>
    <w:p w:rsidR="00D14101" w:rsidRDefault="00D14101" w:rsidP="00D14101">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D14101" w:rsidTr="00451CCF">
        <w:trPr>
          <w:trHeight w:val="404"/>
        </w:trPr>
        <w:tc>
          <w:tcPr>
            <w:tcW w:w="2087" w:type="dxa"/>
            <w:shd w:val="clear" w:color="auto" w:fill="BFBFBF"/>
          </w:tcPr>
          <w:p w:rsidR="00D14101" w:rsidRDefault="00D14101" w:rsidP="00451CCF">
            <w:pPr>
              <w:rPr>
                <w:b/>
              </w:rPr>
            </w:pPr>
            <w:r>
              <w:rPr>
                <w:b/>
              </w:rPr>
              <w:t>Key</w:t>
            </w:r>
          </w:p>
        </w:tc>
        <w:tc>
          <w:tcPr>
            <w:tcW w:w="1765" w:type="dxa"/>
            <w:shd w:val="clear" w:color="auto" w:fill="BFBFBF"/>
          </w:tcPr>
          <w:p w:rsidR="00D14101" w:rsidRDefault="00D14101" w:rsidP="00451CCF">
            <w:pPr>
              <w:rPr>
                <w:b/>
              </w:rPr>
            </w:pPr>
            <w:r>
              <w:rPr>
                <w:b/>
              </w:rPr>
              <w:t>类型</w:t>
            </w:r>
          </w:p>
        </w:tc>
        <w:tc>
          <w:tcPr>
            <w:tcW w:w="4654" w:type="dxa"/>
            <w:shd w:val="clear" w:color="auto" w:fill="BFBFBF"/>
          </w:tcPr>
          <w:p w:rsidR="00D14101" w:rsidRDefault="00D14101" w:rsidP="00451CCF">
            <w:pPr>
              <w:rPr>
                <w:b/>
              </w:rPr>
            </w:pPr>
            <w:r>
              <w:rPr>
                <w:b/>
              </w:rPr>
              <w:t>注释</w:t>
            </w:r>
          </w:p>
        </w:tc>
      </w:tr>
      <w:tr w:rsidR="00D14101" w:rsidTr="00451CCF">
        <w:trPr>
          <w:trHeight w:val="419"/>
        </w:trPr>
        <w:tc>
          <w:tcPr>
            <w:tcW w:w="2087" w:type="dxa"/>
            <w:shd w:val="clear" w:color="auto" w:fill="F2F2F2"/>
          </w:tcPr>
          <w:p w:rsidR="00D14101" w:rsidRDefault="00D14101" w:rsidP="00451CCF">
            <w:r>
              <w:rPr>
                <w:rFonts w:hint="eastAsia"/>
              </w:rPr>
              <w:t>rtCode</w:t>
            </w:r>
          </w:p>
        </w:tc>
        <w:tc>
          <w:tcPr>
            <w:tcW w:w="1765" w:type="dxa"/>
          </w:tcPr>
          <w:p w:rsidR="00D14101" w:rsidRDefault="00D14101" w:rsidP="00451CCF">
            <w:r>
              <w:rPr>
                <w:rFonts w:hint="eastAsia"/>
              </w:rPr>
              <w:t>String</w:t>
            </w:r>
          </w:p>
        </w:tc>
        <w:tc>
          <w:tcPr>
            <w:tcW w:w="4654" w:type="dxa"/>
          </w:tcPr>
          <w:p w:rsidR="00D14101" w:rsidRDefault="00D14101" w:rsidP="00451CCF">
            <w:r>
              <w:t>结果码。</w:t>
            </w:r>
            <w:r>
              <w:t>200</w:t>
            </w:r>
            <w:r>
              <w:t>表示成功，</w:t>
            </w:r>
          </w:p>
        </w:tc>
      </w:tr>
      <w:tr w:rsidR="00D14101" w:rsidTr="00451CCF">
        <w:trPr>
          <w:trHeight w:val="419"/>
        </w:trPr>
        <w:tc>
          <w:tcPr>
            <w:tcW w:w="2087" w:type="dxa"/>
            <w:shd w:val="clear" w:color="auto" w:fill="F2F2F2"/>
          </w:tcPr>
          <w:p w:rsidR="00D14101" w:rsidRDefault="00D14101" w:rsidP="00451CCF">
            <w:r>
              <w:rPr>
                <w:rFonts w:hint="eastAsia"/>
              </w:rPr>
              <w:t>msg</w:t>
            </w:r>
          </w:p>
        </w:tc>
        <w:tc>
          <w:tcPr>
            <w:tcW w:w="1765" w:type="dxa"/>
          </w:tcPr>
          <w:p w:rsidR="00D14101" w:rsidRDefault="00D14101" w:rsidP="00451CCF">
            <w:r>
              <w:t>String</w:t>
            </w:r>
          </w:p>
        </w:tc>
        <w:tc>
          <w:tcPr>
            <w:tcW w:w="4654" w:type="dxa"/>
          </w:tcPr>
          <w:p w:rsidR="00D14101" w:rsidRDefault="00D14101" w:rsidP="00451CCF">
            <w:r>
              <w:t>描述</w:t>
            </w:r>
          </w:p>
        </w:tc>
      </w:tr>
      <w:tr w:rsidR="00D14101" w:rsidTr="00451CCF">
        <w:trPr>
          <w:trHeight w:val="419"/>
        </w:trPr>
        <w:tc>
          <w:tcPr>
            <w:tcW w:w="2087" w:type="dxa"/>
            <w:tcBorders>
              <w:bottom w:val="single" w:sz="6" w:space="0" w:color="auto"/>
            </w:tcBorders>
            <w:shd w:val="clear" w:color="auto" w:fill="F2F2F2"/>
          </w:tcPr>
          <w:p w:rsidR="00D14101" w:rsidRDefault="00D14101" w:rsidP="00451CCF">
            <w:r>
              <w:rPr>
                <w:rFonts w:hint="eastAsia"/>
              </w:rPr>
              <w:t>list</w:t>
            </w:r>
          </w:p>
        </w:tc>
        <w:tc>
          <w:tcPr>
            <w:tcW w:w="1765" w:type="dxa"/>
            <w:tcBorders>
              <w:bottom w:val="single" w:sz="6" w:space="0" w:color="auto"/>
            </w:tcBorders>
          </w:tcPr>
          <w:p w:rsidR="00D14101" w:rsidRDefault="00D14101" w:rsidP="00451CCF">
            <w:r>
              <w:rPr>
                <w:rFonts w:hint="eastAsia"/>
              </w:rPr>
              <w:t>List</w:t>
            </w:r>
          </w:p>
        </w:tc>
        <w:tc>
          <w:tcPr>
            <w:tcW w:w="4654" w:type="dxa"/>
            <w:tcBorders>
              <w:bottom w:val="single" w:sz="6" w:space="0" w:color="auto"/>
            </w:tcBorders>
          </w:tcPr>
          <w:p w:rsidR="00D14101" w:rsidRDefault="00D14101" w:rsidP="00451CCF">
            <w:r>
              <w:rPr>
                <w:rFonts w:hint="eastAsia"/>
              </w:rPr>
              <w:t>省份和城市的对应区号表</w:t>
            </w:r>
          </w:p>
        </w:tc>
      </w:tr>
    </w:tbl>
    <w:p w:rsidR="00D14101" w:rsidRDefault="00D14101" w:rsidP="00D14101">
      <w:r>
        <w:rPr>
          <w:rFonts w:hint="eastAsia"/>
        </w:rPr>
        <w:t>响应格式：</w:t>
      </w:r>
    </w:p>
    <w:p w:rsidR="00D14101" w:rsidRDefault="00D14101" w:rsidP="00D14101">
      <w:r>
        <w:rPr>
          <w:rFonts w:hint="eastAsia"/>
        </w:rPr>
        <w:t>{</w:t>
      </w:r>
    </w:p>
    <w:p w:rsidR="00D14101" w:rsidRDefault="00D14101" w:rsidP="00D14101">
      <w:r>
        <w:rPr>
          <w:rFonts w:hint="eastAsia"/>
        </w:rPr>
        <w:tab/>
        <w:t>rtCode: ""</w:t>
      </w:r>
    </w:p>
    <w:p w:rsidR="00D14101" w:rsidRDefault="00D14101" w:rsidP="00D14101">
      <w:r>
        <w:rPr>
          <w:rFonts w:hint="eastAsia"/>
        </w:rPr>
        <w:tab/>
        <w:t>msg: ""</w:t>
      </w:r>
    </w:p>
    <w:p w:rsidR="00D14101" w:rsidRDefault="00D14101" w:rsidP="00D14101">
      <w:r>
        <w:rPr>
          <w:rFonts w:hint="eastAsia"/>
        </w:rPr>
        <w:tab/>
        <w:t>newVersion:""</w:t>
      </w:r>
    </w:p>
    <w:p w:rsidR="00D14101" w:rsidRDefault="00D14101" w:rsidP="00D14101">
      <w:r>
        <w:rPr>
          <w:rFonts w:hint="eastAsia"/>
        </w:rPr>
        <w:tab/>
        <w:t>list: [{</w:t>
      </w:r>
    </w:p>
    <w:p w:rsidR="00D14101" w:rsidRDefault="00D14101" w:rsidP="00D14101">
      <w:r>
        <w:rPr>
          <w:rFonts w:hint="eastAsia"/>
        </w:rPr>
        <w:tab/>
      </w:r>
      <w:r>
        <w:rPr>
          <w:rFonts w:hint="eastAsia"/>
        </w:rPr>
        <w:tab/>
        <w:t>province: "",</w:t>
      </w:r>
    </w:p>
    <w:p w:rsidR="00D14101" w:rsidRDefault="00D14101" w:rsidP="00D14101">
      <w:r>
        <w:rPr>
          <w:rFonts w:hint="eastAsia"/>
        </w:rPr>
        <w:tab/>
      </w:r>
      <w:r>
        <w:rPr>
          <w:rFonts w:hint="eastAsia"/>
        </w:rPr>
        <w:tab/>
        <w:t>city:"",</w:t>
      </w:r>
    </w:p>
    <w:p w:rsidR="00D14101" w:rsidRDefault="00D14101" w:rsidP="00D14101">
      <w:r>
        <w:rPr>
          <w:rFonts w:hint="eastAsia"/>
        </w:rPr>
        <w:tab/>
      </w:r>
      <w:r>
        <w:rPr>
          <w:rFonts w:hint="eastAsia"/>
        </w:rPr>
        <w:tab/>
        <w:t>zoneCode: "",</w:t>
      </w:r>
    </w:p>
    <w:p w:rsidR="00D14101" w:rsidRDefault="00D14101" w:rsidP="00D14101">
      <w:r>
        <w:rPr>
          <w:rFonts w:hint="eastAsia"/>
        </w:rPr>
        <w:tab/>
      </w:r>
      <w:r>
        <w:rPr>
          <w:rFonts w:hint="eastAsia"/>
        </w:rPr>
        <w:tab/>
      </w:r>
    </w:p>
    <w:p w:rsidR="00D14101" w:rsidRDefault="00D14101" w:rsidP="00D14101">
      <w:r>
        <w:rPr>
          <w:rFonts w:hint="eastAsia"/>
        </w:rPr>
        <w:lastRenderedPageBreak/>
        <w:tab/>
        <w:t>},</w:t>
      </w:r>
    </w:p>
    <w:p w:rsidR="00D14101" w:rsidRDefault="00D14101" w:rsidP="00D14101">
      <w:r>
        <w:rPr>
          <w:rFonts w:hint="eastAsia"/>
        </w:rPr>
        <w:tab/>
        <w:t>{</w:t>
      </w:r>
    </w:p>
    <w:p w:rsidR="00D14101" w:rsidRDefault="00D14101" w:rsidP="00D14101">
      <w:r>
        <w:rPr>
          <w:rFonts w:hint="eastAsia"/>
        </w:rPr>
        <w:tab/>
      </w:r>
      <w:r>
        <w:rPr>
          <w:rFonts w:hint="eastAsia"/>
        </w:rPr>
        <w:tab/>
        <w:t>province: "",</w:t>
      </w:r>
    </w:p>
    <w:p w:rsidR="00D14101" w:rsidRDefault="00D14101" w:rsidP="00D14101">
      <w:r>
        <w:rPr>
          <w:rFonts w:hint="eastAsia"/>
        </w:rPr>
        <w:tab/>
      </w:r>
      <w:r>
        <w:rPr>
          <w:rFonts w:hint="eastAsia"/>
        </w:rPr>
        <w:tab/>
        <w:t>city:"",</w:t>
      </w:r>
    </w:p>
    <w:p w:rsidR="00D14101" w:rsidRDefault="00D14101" w:rsidP="00D14101">
      <w:r>
        <w:rPr>
          <w:rFonts w:hint="eastAsia"/>
        </w:rPr>
        <w:tab/>
      </w:r>
      <w:r>
        <w:rPr>
          <w:rFonts w:hint="eastAsia"/>
        </w:rPr>
        <w:tab/>
        <w:t>zoneCode: "",</w:t>
      </w:r>
    </w:p>
    <w:p w:rsidR="00D14101" w:rsidRDefault="00D14101" w:rsidP="00D14101">
      <w:r>
        <w:rPr>
          <w:rFonts w:hint="eastAsia"/>
        </w:rPr>
        <w:tab/>
        <w:t>}]</w:t>
      </w:r>
    </w:p>
    <w:p w:rsidR="00D14101" w:rsidRPr="00D14101" w:rsidRDefault="00D14101" w:rsidP="00D14101">
      <w:r>
        <w:rPr>
          <w:rFonts w:hint="eastAsia"/>
        </w:rPr>
        <w:t>}</w:t>
      </w:r>
    </w:p>
    <w:p w:rsidR="00893626" w:rsidRDefault="00893626" w:rsidP="002B116C">
      <w:pPr>
        <w:pStyle w:val="30"/>
        <w:numPr>
          <w:ilvl w:val="0"/>
          <w:numId w:val="5"/>
        </w:numPr>
      </w:pPr>
      <w:bookmarkStart w:id="57" w:name="_Toc405551106"/>
      <w:r>
        <w:rPr>
          <w:rFonts w:hint="eastAsia"/>
        </w:rPr>
        <w:t>UIM</w:t>
      </w:r>
      <w:r>
        <w:rPr>
          <w:rFonts w:hint="eastAsia"/>
        </w:rPr>
        <w:t>卡检测</w:t>
      </w:r>
      <w:bookmarkEnd w:id="57"/>
    </w:p>
    <w:p w:rsidR="00D14101" w:rsidRDefault="00D14101" w:rsidP="00D14101">
      <w:pPr>
        <w:pStyle w:val="5"/>
      </w:pPr>
      <w:r>
        <w:rPr>
          <w:rFonts w:hint="eastAsia"/>
        </w:rPr>
        <w:t>接口描述</w:t>
      </w:r>
    </w:p>
    <w:p w:rsidR="00506119" w:rsidRDefault="00506119" w:rsidP="00506119">
      <w:r>
        <w:rPr>
          <w:rFonts w:hint="eastAsia"/>
        </w:rPr>
        <w:t>客户端传递用户卡类型，后台获取国家支持的卡类型。去规则表中匹配，匹配规则见匹配表。</w:t>
      </w:r>
    </w:p>
    <w:p w:rsidR="007C7FD9" w:rsidRDefault="00AD32CD" w:rsidP="00506119">
      <w:r>
        <w:rPr>
          <w:rFonts w:hint="eastAsia"/>
        </w:rPr>
        <w:t>0709</w:t>
      </w:r>
      <w:r>
        <w:rPr>
          <w:rFonts w:hint="eastAsia"/>
        </w:rPr>
        <w:t>新逻辑</w:t>
      </w:r>
      <w:r>
        <w:t>修改后：</w:t>
      </w:r>
    </w:p>
    <w:p w:rsidR="007C7FD9" w:rsidRDefault="007C7FD9" w:rsidP="00506119">
      <w:r w:rsidRPr="00FE65C9">
        <w:rPr>
          <w:rFonts w:hint="eastAsia"/>
          <w:b/>
        </w:rPr>
        <w:t>客户端展示</w:t>
      </w:r>
      <w:r w:rsidRPr="00FE65C9">
        <w:rPr>
          <w:b/>
        </w:rPr>
        <w:t>逻辑</w:t>
      </w:r>
      <w:r>
        <w:rPr>
          <w:rFonts w:hint="eastAsia"/>
        </w:rPr>
        <w:t>【终端</w:t>
      </w:r>
      <w:r>
        <w:t>检测</w:t>
      </w:r>
      <w:r w:rsidR="00C434CD">
        <w:rPr>
          <w:rFonts w:hint="eastAsia"/>
        </w:rPr>
        <w:t>|</w:t>
      </w:r>
      <w:r w:rsidR="00C434CD">
        <w:rPr>
          <w:rFonts w:hint="eastAsia"/>
        </w:rPr>
        <w:t>上网</w:t>
      </w:r>
      <w:r w:rsidR="00C434CD">
        <w:t>和发短信支持情况</w:t>
      </w:r>
      <w:r>
        <w:rPr>
          <w:rFonts w:hint="eastAsia"/>
        </w:rPr>
        <w:t>采用同样</w:t>
      </w:r>
      <w:r>
        <w:t>的逻辑】：</w:t>
      </w:r>
    </w:p>
    <w:p w:rsidR="007C7FD9" w:rsidRPr="0053319E" w:rsidRDefault="00AD32CD" w:rsidP="00506119">
      <w:pPr>
        <w:rPr>
          <w:highlight w:val="yellow"/>
        </w:rPr>
      </w:pPr>
      <w:r w:rsidRPr="0053319E">
        <w:rPr>
          <w:highlight w:val="yellow"/>
        </w:rPr>
        <w:t>Key</w:t>
      </w:r>
      <w:r w:rsidRPr="0053319E">
        <w:rPr>
          <w:rFonts w:hint="eastAsia"/>
          <w:highlight w:val="yellow"/>
        </w:rPr>
        <w:t>为</w:t>
      </w:r>
      <w:r w:rsidRPr="0053319E">
        <w:rPr>
          <w:rFonts w:hint="eastAsia"/>
          <w:highlight w:val="yellow"/>
        </w:rPr>
        <w:t xml:space="preserve">1 </w:t>
      </w:r>
      <w:r w:rsidRPr="0053319E">
        <w:rPr>
          <w:rFonts w:hint="eastAsia"/>
          <w:highlight w:val="yellow"/>
        </w:rPr>
        <w:t>代表</w:t>
      </w:r>
      <w:r w:rsidRPr="0053319E">
        <w:rPr>
          <w:highlight w:val="yellow"/>
        </w:rPr>
        <w:t>支持</w:t>
      </w:r>
      <w:r w:rsidRPr="0053319E">
        <w:rPr>
          <w:rFonts w:hint="eastAsia"/>
          <w:highlight w:val="yellow"/>
        </w:rPr>
        <w:t>客户端</w:t>
      </w:r>
      <w:r w:rsidRPr="0053319E">
        <w:rPr>
          <w:highlight w:val="yellow"/>
        </w:rPr>
        <w:t>显示对号</w:t>
      </w:r>
    </w:p>
    <w:p w:rsidR="00AD32CD" w:rsidRPr="0053319E" w:rsidRDefault="00AD32CD" w:rsidP="00506119">
      <w:pPr>
        <w:rPr>
          <w:highlight w:val="yellow"/>
        </w:rPr>
      </w:pPr>
      <w:r w:rsidRPr="0053319E">
        <w:rPr>
          <w:highlight w:val="yellow"/>
        </w:rPr>
        <w:t>Key</w:t>
      </w:r>
      <w:r w:rsidRPr="0053319E">
        <w:rPr>
          <w:highlight w:val="yellow"/>
        </w:rPr>
        <w:t>为</w:t>
      </w:r>
      <w:r w:rsidRPr="0053319E">
        <w:rPr>
          <w:rFonts w:hint="eastAsia"/>
          <w:highlight w:val="yellow"/>
        </w:rPr>
        <w:t>0</w:t>
      </w:r>
      <w:r w:rsidRPr="0053319E">
        <w:rPr>
          <w:rFonts w:hint="eastAsia"/>
          <w:highlight w:val="yellow"/>
        </w:rPr>
        <w:t>代表</w:t>
      </w:r>
      <w:r w:rsidRPr="0053319E">
        <w:rPr>
          <w:highlight w:val="yellow"/>
        </w:rPr>
        <w:t>不支持</w:t>
      </w:r>
      <w:r w:rsidRPr="0053319E">
        <w:rPr>
          <w:rFonts w:hint="eastAsia"/>
          <w:highlight w:val="yellow"/>
        </w:rPr>
        <w:t>客户端</w:t>
      </w:r>
      <w:r w:rsidRPr="0053319E">
        <w:rPr>
          <w:highlight w:val="yellow"/>
        </w:rPr>
        <w:t>显示</w:t>
      </w:r>
      <w:r w:rsidRPr="0053319E">
        <w:rPr>
          <w:rFonts w:hint="eastAsia"/>
          <w:highlight w:val="yellow"/>
        </w:rPr>
        <w:t>V</w:t>
      </w:r>
      <w:r w:rsidRPr="0053319E">
        <w:rPr>
          <w:highlight w:val="yellow"/>
        </w:rPr>
        <w:t>alue</w:t>
      </w:r>
      <w:r w:rsidRPr="0053319E">
        <w:rPr>
          <w:highlight w:val="yellow"/>
        </w:rPr>
        <w:t>值</w:t>
      </w:r>
    </w:p>
    <w:p w:rsidR="00AD32CD" w:rsidRDefault="00AD32CD" w:rsidP="00506119">
      <w:r w:rsidRPr="0053319E">
        <w:rPr>
          <w:rFonts w:hint="eastAsia"/>
          <w:highlight w:val="yellow"/>
        </w:rPr>
        <w:t>K</w:t>
      </w:r>
      <w:r w:rsidRPr="0053319E">
        <w:rPr>
          <w:highlight w:val="yellow"/>
        </w:rPr>
        <w:t>ey</w:t>
      </w:r>
      <w:r w:rsidRPr="0053319E">
        <w:rPr>
          <w:highlight w:val="yellow"/>
        </w:rPr>
        <w:t>为空</w:t>
      </w:r>
      <w:r w:rsidRPr="0053319E">
        <w:rPr>
          <w:rFonts w:hint="eastAsia"/>
          <w:highlight w:val="yellow"/>
        </w:rPr>
        <w:t>代表</w:t>
      </w:r>
      <w:r w:rsidRPr="0053319E">
        <w:rPr>
          <w:highlight w:val="yellow"/>
        </w:rPr>
        <w:t>后台无配置数据</w:t>
      </w:r>
      <w:r w:rsidRPr="0053319E">
        <w:rPr>
          <w:rFonts w:hint="eastAsia"/>
          <w:highlight w:val="yellow"/>
        </w:rPr>
        <w:t>客户端</w:t>
      </w:r>
      <w:r w:rsidRPr="0053319E">
        <w:rPr>
          <w:highlight w:val="yellow"/>
        </w:rPr>
        <w:t>显示</w:t>
      </w:r>
      <w:r w:rsidRPr="0053319E">
        <w:rPr>
          <w:highlight w:val="yellow"/>
        </w:rPr>
        <w:t>-</w:t>
      </w:r>
    </w:p>
    <w:p w:rsidR="00FE7128" w:rsidRDefault="00FE7128" w:rsidP="00506119">
      <w:r>
        <w:rPr>
          <w:rFonts w:hint="eastAsia"/>
        </w:rPr>
        <w:t>【</w:t>
      </w:r>
      <w:r>
        <w:rPr>
          <w:rFonts w:hint="eastAsia"/>
        </w:rPr>
        <w:t>0917</w:t>
      </w:r>
      <w:r w:rsidR="006C2BDB">
        <w:rPr>
          <w:rFonts w:hint="eastAsia"/>
        </w:rPr>
        <w:t>新增</w:t>
      </w:r>
      <w:r>
        <w:t>】</w:t>
      </w:r>
    </w:p>
    <w:p w:rsidR="00FE7128" w:rsidRPr="00AD32CD" w:rsidRDefault="00FE7128" w:rsidP="00506119">
      <w:r w:rsidRPr="00CA0050">
        <w:rPr>
          <w:rFonts w:hint="eastAsia"/>
          <w:highlight w:val="yellow"/>
        </w:rPr>
        <w:t>无服务</w:t>
      </w:r>
      <w:r w:rsidRPr="00CA0050">
        <w:rPr>
          <w:rFonts w:hint="eastAsia"/>
          <w:highlight w:val="yellow"/>
        </w:rPr>
        <w:t>/</w:t>
      </w:r>
      <w:r w:rsidRPr="00CA0050">
        <w:rPr>
          <w:rFonts w:hint="eastAsia"/>
          <w:highlight w:val="yellow"/>
        </w:rPr>
        <w:t>不支持</w:t>
      </w:r>
      <w:r w:rsidRPr="00CA0050">
        <w:rPr>
          <w:highlight w:val="yellow"/>
        </w:rPr>
        <w:t>对应的</w:t>
      </w:r>
      <w:r w:rsidRPr="00CA0050">
        <w:rPr>
          <w:rFonts w:hint="eastAsia"/>
          <w:highlight w:val="yellow"/>
        </w:rPr>
        <w:t>匹配字符串由</w:t>
      </w:r>
      <w:r w:rsidRPr="00CA0050">
        <w:rPr>
          <w:highlight w:val="yellow"/>
        </w:rPr>
        <w:t>配置表配置，</w:t>
      </w:r>
      <w:r w:rsidRPr="00CA0050">
        <w:rPr>
          <w:rFonts w:hint="eastAsia"/>
          <w:highlight w:val="yellow"/>
        </w:rPr>
        <w:t>不支持</w:t>
      </w:r>
      <w:r w:rsidRPr="00CA0050">
        <w:rPr>
          <w:highlight w:val="yellow"/>
        </w:rPr>
        <w:t>的提示口径</w:t>
      </w:r>
      <w:r w:rsidR="008D0B00" w:rsidRPr="00CA0050">
        <w:rPr>
          <w:rFonts w:hint="eastAsia"/>
          <w:highlight w:val="yellow"/>
        </w:rPr>
        <w:t>也由配置表</w:t>
      </w:r>
      <w:r w:rsidR="008D0B00" w:rsidRPr="00CA0050">
        <w:rPr>
          <w:highlight w:val="yellow"/>
        </w:rPr>
        <w:t>配置</w:t>
      </w:r>
    </w:p>
    <w:p w:rsidR="00D14101" w:rsidRDefault="00D14101" w:rsidP="00D14101">
      <w:r>
        <w:rPr>
          <w:rFonts w:hint="eastAsia"/>
        </w:rPr>
        <w:t>请求地址</w:t>
      </w:r>
      <w:r>
        <w:rPr>
          <w:rFonts w:hint="eastAsia"/>
        </w:rPr>
        <w:t>:</w:t>
      </w:r>
    </w:p>
    <w:p w:rsidR="00D14101" w:rsidRDefault="00B50774" w:rsidP="00D14101">
      <w:hyperlink r:id="rId46" w:history="1">
        <w:r w:rsidR="00D14101">
          <w:rPr>
            <w:rStyle w:val="af0"/>
          </w:rPr>
          <w:t>http://101.95.48.97:8005/public/sjkf/roamingDestination/RoamingDestination_checkUIMCard?countryId=1&amp;cardType=2</w:t>
        </w:r>
      </w:hyperlink>
    </w:p>
    <w:p w:rsidR="00D14101" w:rsidRDefault="00D14101" w:rsidP="00D14101">
      <w:pPr>
        <w:pStyle w:val="5"/>
      </w:pPr>
      <w:r>
        <w:rPr>
          <w:rFonts w:hint="eastAsia"/>
        </w:rPr>
        <w:t>请求报文</w:t>
      </w:r>
    </w:p>
    <w:tbl>
      <w:tblPr>
        <w:tblpPr w:leftFromText="180" w:rightFromText="180" w:vertAnchor="text" w:horzAnchor="page" w:tblpX="1764" w:tblpY="394"/>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14101" w:rsidTr="00451CCF">
        <w:tc>
          <w:tcPr>
            <w:tcW w:w="1843" w:type="dxa"/>
            <w:shd w:val="clear" w:color="auto" w:fill="BFBFBF"/>
          </w:tcPr>
          <w:p w:rsidR="00D14101" w:rsidRDefault="00D14101" w:rsidP="00451CCF">
            <w:pPr>
              <w:rPr>
                <w:b/>
              </w:rPr>
            </w:pPr>
            <w:r>
              <w:rPr>
                <w:rFonts w:hint="eastAsia"/>
                <w:b/>
              </w:rPr>
              <w:t>Key</w:t>
            </w:r>
          </w:p>
        </w:tc>
        <w:tc>
          <w:tcPr>
            <w:tcW w:w="1559" w:type="dxa"/>
            <w:shd w:val="clear" w:color="auto" w:fill="BFBFBF"/>
          </w:tcPr>
          <w:p w:rsidR="00D14101" w:rsidRDefault="00D14101" w:rsidP="00451CCF">
            <w:pPr>
              <w:rPr>
                <w:b/>
              </w:rPr>
            </w:pPr>
            <w:r>
              <w:rPr>
                <w:b/>
              </w:rPr>
              <w:t>类型</w:t>
            </w:r>
          </w:p>
        </w:tc>
        <w:tc>
          <w:tcPr>
            <w:tcW w:w="709" w:type="dxa"/>
            <w:shd w:val="clear" w:color="auto" w:fill="BFBFBF"/>
          </w:tcPr>
          <w:p w:rsidR="00D14101" w:rsidRDefault="00D14101" w:rsidP="00451CCF">
            <w:pPr>
              <w:rPr>
                <w:b/>
              </w:rPr>
            </w:pPr>
            <w:r>
              <w:rPr>
                <w:rFonts w:hint="eastAsia"/>
                <w:b/>
              </w:rPr>
              <w:t>必须</w:t>
            </w:r>
          </w:p>
        </w:tc>
        <w:tc>
          <w:tcPr>
            <w:tcW w:w="4111" w:type="dxa"/>
            <w:shd w:val="clear" w:color="auto" w:fill="BFBFBF"/>
          </w:tcPr>
          <w:p w:rsidR="00D14101" w:rsidRDefault="00D14101" w:rsidP="00451CCF">
            <w:pPr>
              <w:rPr>
                <w:b/>
              </w:rPr>
            </w:pPr>
            <w:r>
              <w:rPr>
                <w:b/>
              </w:rPr>
              <w:t>注释</w:t>
            </w:r>
          </w:p>
        </w:tc>
      </w:tr>
      <w:tr w:rsidR="00D14101" w:rsidTr="00451CCF">
        <w:tc>
          <w:tcPr>
            <w:tcW w:w="1843" w:type="dxa"/>
            <w:shd w:val="clear" w:color="auto" w:fill="F2F2F2"/>
          </w:tcPr>
          <w:p w:rsidR="00D14101" w:rsidRDefault="00D14101" w:rsidP="00451CCF">
            <w:r>
              <w:rPr>
                <w:rFonts w:hint="eastAsia"/>
              </w:rPr>
              <w:t>countryId</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请求某国家</w:t>
            </w:r>
            <w:r>
              <w:rPr>
                <w:rFonts w:hint="eastAsia"/>
              </w:rPr>
              <w:t>ID</w:t>
            </w:r>
            <w:r>
              <w:rPr>
                <w:rFonts w:hint="eastAsia"/>
              </w:rPr>
              <w:t>，如：</w:t>
            </w:r>
            <w:r>
              <w:rPr>
                <w:rFonts w:hint="eastAsia"/>
              </w:rPr>
              <w:t>178</w:t>
            </w:r>
          </w:p>
        </w:tc>
      </w:tr>
      <w:tr w:rsidR="00D14101" w:rsidTr="00451CCF">
        <w:tc>
          <w:tcPr>
            <w:tcW w:w="1843" w:type="dxa"/>
            <w:shd w:val="clear" w:color="auto" w:fill="F2F2F2"/>
          </w:tcPr>
          <w:p w:rsidR="00D14101" w:rsidRDefault="00D14101" w:rsidP="00451CCF">
            <w:r>
              <w:rPr>
                <w:rFonts w:hint="eastAsia"/>
              </w:rPr>
              <w:t>countryName</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否</w:t>
            </w:r>
          </w:p>
        </w:tc>
        <w:tc>
          <w:tcPr>
            <w:tcW w:w="4111" w:type="dxa"/>
          </w:tcPr>
          <w:p w:rsidR="00D14101" w:rsidRDefault="00D14101" w:rsidP="00451CCF">
            <w:r>
              <w:rPr>
                <w:rFonts w:hint="eastAsia"/>
              </w:rPr>
              <w:t>请求某国家</w:t>
            </w:r>
            <w:r>
              <w:rPr>
                <w:rFonts w:hint="eastAsia"/>
              </w:rPr>
              <w:t>Name</w:t>
            </w:r>
            <w:r>
              <w:rPr>
                <w:rFonts w:hint="eastAsia"/>
              </w:rPr>
              <w:t>如：美国</w:t>
            </w:r>
          </w:p>
        </w:tc>
      </w:tr>
      <w:tr w:rsidR="00D14101" w:rsidTr="00451CCF">
        <w:tc>
          <w:tcPr>
            <w:tcW w:w="1843" w:type="dxa"/>
            <w:shd w:val="clear" w:color="auto" w:fill="F2F2F2"/>
          </w:tcPr>
          <w:p w:rsidR="00D14101" w:rsidRDefault="00D14101" w:rsidP="00451CCF">
            <w:r>
              <w:rPr>
                <w:rFonts w:hint="eastAsia"/>
              </w:rPr>
              <w:t>cardType</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卡类型</w:t>
            </w:r>
          </w:p>
          <w:p w:rsidR="00D14101" w:rsidRDefault="00D14101" w:rsidP="00451CCF">
            <w:pPr>
              <w:spacing w:line="240" w:lineRule="auto"/>
            </w:pPr>
            <w:r>
              <w:rPr>
                <w:rFonts w:hint="eastAsia"/>
              </w:rPr>
              <w:t>0-</w:t>
            </w:r>
            <w:r>
              <w:t>普通卡</w:t>
            </w:r>
          </w:p>
          <w:p w:rsidR="00D14101" w:rsidRDefault="00D14101" w:rsidP="00451CCF">
            <w:pPr>
              <w:spacing w:line="240" w:lineRule="auto"/>
            </w:pPr>
            <w:r>
              <w:lastRenderedPageBreak/>
              <w:t>1</w:t>
            </w:r>
            <w:r>
              <w:rPr>
                <w:rFonts w:hint="eastAsia"/>
              </w:rPr>
              <w:t>-</w:t>
            </w:r>
            <w:r>
              <w:t>原天翼卡</w:t>
            </w:r>
          </w:p>
          <w:p w:rsidR="00D14101" w:rsidRDefault="00D14101" w:rsidP="00451CCF">
            <w:pPr>
              <w:spacing w:line="240" w:lineRule="auto"/>
            </w:pPr>
            <w:r>
              <w:t>2</w:t>
            </w:r>
            <w:r>
              <w:rPr>
                <w:rFonts w:hint="eastAsia"/>
              </w:rPr>
              <w:t>-</w:t>
            </w:r>
            <w:r>
              <w:t>新天翼卡</w:t>
            </w:r>
          </w:p>
          <w:p w:rsidR="00D14101" w:rsidRDefault="00D14101" w:rsidP="00451CCF">
            <w:pPr>
              <w:spacing w:line="240" w:lineRule="auto"/>
            </w:pPr>
            <w:r>
              <w:t>3</w:t>
            </w:r>
            <w:r>
              <w:rPr>
                <w:rFonts w:hint="eastAsia"/>
              </w:rPr>
              <w:t>-</w:t>
            </w:r>
            <w:r>
              <w:t>老联通卡</w:t>
            </w:r>
          </w:p>
          <w:p w:rsidR="00D14101" w:rsidRDefault="00D14101" w:rsidP="00451CCF">
            <w:r>
              <w:t>4</w:t>
            </w:r>
            <w:r>
              <w:rPr>
                <w:rFonts w:hint="eastAsia"/>
              </w:rPr>
              <w:t>-4</w:t>
            </w:r>
            <w:r>
              <w:t>G</w:t>
            </w:r>
            <w:r>
              <w:t>上网卡</w:t>
            </w:r>
            <w:r>
              <w:t>-</w:t>
            </w:r>
            <w:r>
              <w:t>全球卡</w:t>
            </w:r>
          </w:p>
        </w:tc>
      </w:tr>
    </w:tbl>
    <w:p w:rsidR="00D14101" w:rsidRDefault="00D14101" w:rsidP="00D14101">
      <w:pPr>
        <w:pStyle w:val="5"/>
      </w:pPr>
      <w:r>
        <w:rPr>
          <w:rFonts w:hint="eastAsia"/>
        </w:rPr>
        <w:lastRenderedPageBreak/>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86"/>
        <w:gridCol w:w="1566"/>
        <w:gridCol w:w="4654"/>
      </w:tblGrid>
      <w:tr w:rsidR="00D14101" w:rsidTr="00451CCF">
        <w:trPr>
          <w:trHeight w:val="404"/>
        </w:trPr>
        <w:tc>
          <w:tcPr>
            <w:tcW w:w="2286" w:type="dxa"/>
            <w:shd w:val="clear" w:color="auto" w:fill="BFBFBF"/>
          </w:tcPr>
          <w:p w:rsidR="00D14101" w:rsidRDefault="00D14101" w:rsidP="00451CCF">
            <w:pPr>
              <w:rPr>
                <w:b/>
              </w:rPr>
            </w:pPr>
            <w:r>
              <w:rPr>
                <w:b/>
              </w:rPr>
              <w:t>Key</w:t>
            </w:r>
          </w:p>
        </w:tc>
        <w:tc>
          <w:tcPr>
            <w:tcW w:w="1566" w:type="dxa"/>
            <w:shd w:val="clear" w:color="auto" w:fill="BFBFBF"/>
          </w:tcPr>
          <w:p w:rsidR="00D14101" w:rsidRDefault="00D14101" w:rsidP="00451CCF">
            <w:pPr>
              <w:rPr>
                <w:b/>
              </w:rPr>
            </w:pPr>
            <w:r>
              <w:rPr>
                <w:b/>
              </w:rPr>
              <w:t>类型</w:t>
            </w:r>
          </w:p>
        </w:tc>
        <w:tc>
          <w:tcPr>
            <w:tcW w:w="4654" w:type="dxa"/>
            <w:shd w:val="clear" w:color="auto" w:fill="BFBFBF"/>
          </w:tcPr>
          <w:p w:rsidR="00D14101" w:rsidRDefault="00D14101" w:rsidP="00451CCF">
            <w:pPr>
              <w:rPr>
                <w:b/>
              </w:rPr>
            </w:pPr>
            <w:r>
              <w:rPr>
                <w:b/>
              </w:rPr>
              <w:t>注释</w:t>
            </w:r>
          </w:p>
        </w:tc>
      </w:tr>
      <w:tr w:rsidR="00D14101" w:rsidTr="00451CCF">
        <w:trPr>
          <w:trHeight w:val="419"/>
        </w:trPr>
        <w:tc>
          <w:tcPr>
            <w:tcW w:w="2286" w:type="dxa"/>
            <w:shd w:val="clear" w:color="auto" w:fill="F2F2F2"/>
          </w:tcPr>
          <w:p w:rsidR="00D14101" w:rsidRDefault="00D14101" w:rsidP="00451CCF">
            <w:r>
              <w:t>resCode</w:t>
            </w:r>
          </w:p>
        </w:tc>
        <w:tc>
          <w:tcPr>
            <w:tcW w:w="1566" w:type="dxa"/>
          </w:tcPr>
          <w:p w:rsidR="00D14101" w:rsidRDefault="00D14101" w:rsidP="00451CCF">
            <w:r>
              <w:t>Integer</w:t>
            </w:r>
          </w:p>
        </w:tc>
        <w:tc>
          <w:tcPr>
            <w:tcW w:w="4654" w:type="dxa"/>
          </w:tcPr>
          <w:p w:rsidR="00D14101" w:rsidRDefault="00D14101" w:rsidP="00451CCF">
            <w:r>
              <w:t>结果码。结果码。</w:t>
            </w:r>
            <w:r>
              <w:t>200</w:t>
            </w:r>
            <w:r>
              <w:t>表示成功，</w:t>
            </w:r>
          </w:p>
        </w:tc>
      </w:tr>
      <w:tr w:rsidR="00D14101" w:rsidTr="00451CCF">
        <w:trPr>
          <w:trHeight w:val="419"/>
        </w:trPr>
        <w:tc>
          <w:tcPr>
            <w:tcW w:w="2286" w:type="dxa"/>
            <w:shd w:val="clear" w:color="auto" w:fill="F2F2F2"/>
          </w:tcPr>
          <w:p w:rsidR="00D14101" w:rsidRDefault="00D14101" w:rsidP="00451CCF">
            <w:r>
              <w:t>resDesc</w:t>
            </w:r>
          </w:p>
        </w:tc>
        <w:tc>
          <w:tcPr>
            <w:tcW w:w="1566" w:type="dxa"/>
          </w:tcPr>
          <w:p w:rsidR="00D14101" w:rsidRDefault="00D14101" w:rsidP="00451CCF">
            <w:r>
              <w:t>String</w:t>
            </w:r>
          </w:p>
        </w:tc>
        <w:tc>
          <w:tcPr>
            <w:tcW w:w="4654" w:type="dxa"/>
          </w:tcPr>
          <w:p w:rsidR="00D14101" w:rsidRDefault="00D14101" w:rsidP="00451CCF">
            <w:r>
              <w:t>描述</w:t>
            </w:r>
          </w:p>
        </w:tc>
      </w:tr>
      <w:tr w:rsidR="00D14101" w:rsidTr="00451CCF">
        <w:trPr>
          <w:trHeight w:val="419"/>
        </w:trPr>
        <w:tc>
          <w:tcPr>
            <w:tcW w:w="2286" w:type="dxa"/>
            <w:shd w:val="clear" w:color="auto" w:fill="F2F2F2"/>
          </w:tcPr>
          <w:p w:rsidR="00D14101" w:rsidRDefault="00D14101" w:rsidP="00451CCF">
            <w:r>
              <w:rPr>
                <w:rFonts w:hint="eastAsia"/>
              </w:rPr>
              <w:t>isSupport</w:t>
            </w:r>
          </w:p>
        </w:tc>
        <w:tc>
          <w:tcPr>
            <w:tcW w:w="1566" w:type="dxa"/>
          </w:tcPr>
          <w:p w:rsidR="00D14101" w:rsidRDefault="00D14101" w:rsidP="00451CCF">
            <w:r>
              <w:rPr>
                <w:rFonts w:hint="eastAsia"/>
              </w:rPr>
              <w:t>String</w:t>
            </w:r>
          </w:p>
        </w:tc>
        <w:tc>
          <w:tcPr>
            <w:tcW w:w="4654" w:type="dxa"/>
          </w:tcPr>
          <w:p w:rsidR="00D14101" w:rsidRDefault="00D14101" w:rsidP="00451CCF">
            <w:r>
              <w:rPr>
                <w:rFonts w:hint="eastAsia"/>
              </w:rPr>
              <w:t>是否支持：支持或者不支持</w:t>
            </w:r>
          </w:p>
        </w:tc>
      </w:tr>
      <w:tr w:rsidR="00831B9B" w:rsidTr="00451CCF">
        <w:trPr>
          <w:trHeight w:val="419"/>
        </w:trPr>
        <w:tc>
          <w:tcPr>
            <w:tcW w:w="2286" w:type="dxa"/>
            <w:shd w:val="clear" w:color="auto" w:fill="F2F2F2"/>
          </w:tcPr>
          <w:p w:rsidR="00831B9B" w:rsidRPr="005E6D85" w:rsidRDefault="00831B9B" w:rsidP="00451CCF">
            <w:pPr>
              <w:rPr>
                <w:highlight w:val="yellow"/>
              </w:rPr>
            </w:pPr>
            <w:r w:rsidRPr="005E6D85">
              <w:rPr>
                <w:rFonts w:hint="eastAsia"/>
                <w:highlight w:val="yellow"/>
              </w:rPr>
              <w:t>isSupportKey</w:t>
            </w:r>
          </w:p>
        </w:tc>
        <w:tc>
          <w:tcPr>
            <w:tcW w:w="1566" w:type="dxa"/>
          </w:tcPr>
          <w:p w:rsidR="00831B9B" w:rsidRPr="005E6D85" w:rsidRDefault="00831B9B" w:rsidP="00451CCF">
            <w:pPr>
              <w:rPr>
                <w:highlight w:val="yellow"/>
              </w:rPr>
            </w:pPr>
            <w:r w:rsidRPr="005E6D85">
              <w:rPr>
                <w:rFonts w:hint="eastAsia"/>
                <w:highlight w:val="yellow"/>
              </w:rPr>
              <w:t>String</w:t>
            </w:r>
          </w:p>
        </w:tc>
        <w:tc>
          <w:tcPr>
            <w:tcW w:w="4654" w:type="dxa"/>
          </w:tcPr>
          <w:p w:rsidR="00831B9B" w:rsidRPr="005E6D85" w:rsidRDefault="006147F9" w:rsidP="00451CCF">
            <w:pPr>
              <w:rPr>
                <w:highlight w:val="yellow"/>
              </w:rPr>
            </w:pPr>
            <w:r w:rsidRPr="005E6D85">
              <w:rPr>
                <w:rFonts w:hint="eastAsia"/>
                <w:highlight w:val="yellow"/>
              </w:rPr>
              <w:t>UIM</w:t>
            </w:r>
            <w:r w:rsidRPr="005E6D85">
              <w:rPr>
                <w:rFonts w:hint="eastAsia"/>
                <w:highlight w:val="yellow"/>
              </w:rPr>
              <w:t>卡是否支持</w:t>
            </w:r>
            <w:r w:rsidRPr="005E6D85">
              <w:rPr>
                <w:rFonts w:hint="eastAsia"/>
                <w:highlight w:val="yellow"/>
              </w:rPr>
              <w:t>(0</w:t>
            </w:r>
            <w:r w:rsidRPr="005E6D85">
              <w:rPr>
                <w:rFonts w:hint="eastAsia"/>
                <w:highlight w:val="yellow"/>
              </w:rPr>
              <w:t>代表不支持</w:t>
            </w:r>
            <w:r w:rsidRPr="005E6D85">
              <w:rPr>
                <w:rFonts w:hint="eastAsia"/>
                <w:highlight w:val="yellow"/>
              </w:rPr>
              <w:t>,1</w:t>
            </w:r>
            <w:r w:rsidRPr="005E6D85">
              <w:rPr>
                <w:rFonts w:hint="eastAsia"/>
                <w:highlight w:val="yellow"/>
              </w:rPr>
              <w:t>代表支持</w:t>
            </w:r>
            <w:r w:rsidRPr="005E6D85">
              <w:rPr>
                <w:rFonts w:hint="eastAsia"/>
                <w:highlight w:val="yellow"/>
              </w:rPr>
              <w:t>)</w:t>
            </w:r>
          </w:p>
        </w:tc>
      </w:tr>
      <w:tr w:rsidR="00831B9B" w:rsidTr="00451CCF">
        <w:trPr>
          <w:trHeight w:val="419"/>
        </w:trPr>
        <w:tc>
          <w:tcPr>
            <w:tcW w:w="2286" w:type="dxa"/>
            <w:shd w:val="clear" w:color="auto" w:fill="F2F2F2"/>
          </w:tcPr>
          <w:p w:rsidR="00831B9B" w:rsidRPr="005E6D85" w:rsidRDefault="00831B9B" w:rsidP="00451CCF">
            <w:pPr>
              <w:rPr>
                <w:highlight w:val="yellow"/>
              </w:rPr>
            </w:pPr>
            <w:r w:rsidRPr="005E6D85">
              <w:rPr>
                <w:rFonts w:hint="eastAsia"/>
                <w:highlight w:val="yellow"/>
              </w:rPr>
              <w:t>isSupportV</w:t>
            </w:r>
            <w:r w:rsidRPr="005E6D85">
              <w:rPr>
                <w:highlight w:val="yellow"/>
              </w:rPr>
              <w:t>alue</w:t>
            </w:r>
          </w:p>
        </w:tc>
        <w:tc>
          <w:tcPr>
            <w:tcW w:w="1566" w:type="dxa"/>
          </w:tcPr>
          <w:p w:rsidR="00831B9B" w:rsidRPr="005E6D85" w:rsidRDefault="006147F9" w:rsidP="00451CCF">
            <w:pPr>
              <w:rPr>
                <w:highlight w:val="yellow"/>
              </w:rPr>
            </w:pPr>
            <w:r w:rsidRPr="005E6D85">
              <w:rPr>
                <w:rFonts w:hint="eastAsia"/>
                <w:highlight w:val="yellow"/>
              </w:rPr>
              <w:t>String</w:t>
            </w:r>
          </w:p>
        </w:tc>
        <w:tc>
          <w:tcPr>
            <w:tcW w:w="4654" w:type="dxa"/>
          </w:tcPr>
          <w:p w:rsidR="00831B9B" w:rsidRPr="005E6D85" w:rsidRDefault="00FB4EB1" w:rsidP="00451CCF">
            <w:pPr>
              <w:rPr>
                <w:highlight w:val="yellow"/>
              </w:rPr>
            </w:pPr>
            <w:r w:rsidRPr="005E6D85">
              <w:rPr>
                <w:rFonts w:hint="eastAsia"/>
                <w:highlight w:val="yellow"/>
              </w:rPr>
              <w:t>UIM</w:t>
            </w:r>
            <w:r w:rsidRPr="005E6D85">
              <w:rPr>
                <w:rFonts w:hint="eastAsia"/>
                <w:highlight w:val="yellow"/>
              </w:rPr>
              <w:t>卡检测</w:t>
            </w:r>
            <w:r w:rsidRPr="005E6D85">
              <w:rPr>
                <w:highlight w:val="yellow"/>
              </w:rPr>
              <w:t>结果</w:t>
            </w:r>
          </w:p>
        </w:tc>
      </w:tr>
      <w:tr w:rsidR="00D14101" w:rsidTr="00451CCF">
        <w:trPr>
          <w:trHeight w:val="419"/>
        </w:trPr>
        <w:tc>
          <w:tcPr>
            <w:tcW w:w="2286" w:type="dxa"/>
            <w:shd w:val="clear" w:color="auto" w:fill="F2F2F2"/>
          </w:tcPr>
          <w:p w:rsidR="00D14101" w:rsidRDefault="00D14101" w:rsidP="00451CCF">
            <w:r>
              <w:rPr>
                <w:rFonts w:hint="eastAsia"/>
              </w:rPr>
              <w:t>UIMCardCheckInfo</w:t>
            </w:r>
          </w:p>
        </w:tc>
        <w:tc>
          <w:tcPr>
            <w:tcW w:w="1566" w:type="dxa"/>
          </w:tcPr>
          <w:p w:rsidR="00D14101" w:rsidRDefault="00D14101" w:rsidP="00451CCF">
            <w:r>
              <w:t>String</w:t>
            </w:r>
          </w:p>
        </w:tc>
        <w:tc>
          <w:tcPr>
            <w:tcW w:w="4654" w:type="dxa"/>
          </w:tcPr>
          <w:p w:rsidR="00D14101" w:rsidRDefault="00D14101" w:rsidP="00451CCF">
            <w:r>
              <w:rPr>
                <w:rFonts w:hint="eastAsia"/>
              </w:rPr>
              <w:t>UIM</w:t>
            </w:r>
            <w:r>
              <w:rPr>
                <w:rFonts w:hint="eastAsia"/>
              </w:rPr>
              <w:t>卡检查结果描述</w:t>
            </w:r>
          </w:p>
        </w:tc>
      </w:tr>
    </w:tbl>
    <w:p w:rsidR="00D14101" w:rsidRDefault="00D14101" w:rsidP="00D14101">
      <w:r>
        <w:rPr>
          <w:rFonts w:hint="eastAsia"/>
        </w:rPr>
        <w:t>数据格式：</w:t>
      </w:r>
    </w:p>
    <w:p w:rsidR="00D14101" w:rsidRDefault="00D14101" w:rsidP="00D14101">
      <w:r>
        <w:t>{</w:t>
      </w:r>
    </w:p>
    <w:p w:rsidR="00D14101" w:rsidRDefault="00D14101" w:rsidP="00D14101">
      <w:r>
        <w:rPr>
          <w:rFonts w:hint="eastAsia"/>
        </w:rPr>
        <w:t xml:space="preserve">    "isSupport": "</w:t>
      </w:r>
      <w:r>
        <w:rPr>
          <w:rFonts w:hint="eastAsia"/>
        </w:rPr>
        <w:t>支持</w:t>
      </w:r>
      <w:r>
        <w:rPr>
          <w:rFonts w:hint="eastAsia"/>
        </w:rPr>
        <w:t>",</w:t>
      </w:r>
    </w:p>
    <w:p w:rsidR="00D14101" w:rsidRDefault="00D14101" w:rsidP="00D14101">
      <w:r>
        <w:t xml:space="preserve">    "UIMCardCheckInfo": "/",</w:t>
      </w:r>
    </w:p>
    <w:p w:rsidR="00D14101" w:rsidRDefault="00D14101" w:rsidP="00D14101">
      <w:r>
        <w:t xml:space="preserve">    "resCode": "200",</w:t>
      </w:r>
    </w:p>
    <w:p w:rsidR="00D14101" w:rsidRDefault="00D14101" w:rsidP="00D14101">
      <w:r>
        <w:rPr>
          <w:rFonts w:hint="eastAsia"/>
        </w:rPr>
        <w:t xml:space="preserve">    "resDesc": "</w:t>
      </w:r>
      <w:r>
        <w:rPr>
          <w:rFonts w:hint="eastAsia"/>
        </w:rPr>
        <w:t>响应成功！</w:t>
      </w:r>
      <w:r>
        <w:rPr>
          <w:rFonts w:hint="eastAsia"/>
        </w:rPr>
        <w:t>"</w:t>
      </w:r>
    </w:p>
    <w:p w:rsidR="00D14101" w:rsidRPr="00D14101" w:rsidRDefault="00D14101" w:rsidP="00D14101">
      <w:r>
        <w:t>}</w:t>
      </w:r>
    </w:p>
    <w:p w:rsidR="00893626" w:rsidRDefault="005E3B51" w:rsidP="002B116C">
      <w:pPr>
        <w:pStyle w:val="30"/>
        <w:numPr>
          <w:ilvl w:val="0"/>
          <w:numId w:val="5"/>
        </w:numPr>
      </w:pPr>
      <w:bookmarkStart w:id="58" w:name="_Toc405551107"/>
      <w:r>
        <w:rPr>
          <w:rFonts w:hint="eastAsia"/>
        </w:rPr>
        <w:t>出境前自检</w:t>
      </w:r>
      <w:bookmarkEnd w:id="58"/>
    </w:p>
    <w:p w:rsidR="00D14101" w:rsidRDefault="00D14101" w:rsidP="00D14101">
      <w:pPr>
        <w:pStyle w:val="5"/>
      </w:pPr>
      <w:r>
        <w:rPr>
          <w:rFonts w:hint="eastAsia"/>
        </w:rPr>
        <w:t>接口描述</w:t>
      </w:r>
    </w:p>
    <w:p w:rsidR="00EA1830" w:rsidRPr="00D72F98" w:rsidRDefault="00EA1830" w:rsidP="00EA1830">
      <w:pPr>
        <w:rPr>
          <w:b/>
        </w:rPr>
      </w:pPr>
      <w:r w:rsidRPr="00D72F98">
        <w:rPr>
          <w:rFonts w:hint="eastAsia"/>
          <w:b/>
        </w:rPr>
        <w:t>短信</w:t>
      </w:r>
    </w:p>
    <w:p w:rsidR="00EA1830" w:rsidRDefault="00EA1830" w:rsidP="00EA1830">
      <w:r>
        <w:rPr>
          <w:rFonts w:hint="eastAsia"/>
        </w:rPr>
        <w:t>判断“发送短信至中国大陆”值（不判断数据类型）是否为空，空则不支持；存在值则支持。</w:t>
      </w:r>
    </w:p>
    <w:p w:rsidR="00EA1830" w:rsidRPr="00D72F98" w:rsidRDefault="00EA1830" w:rsidP="00EA1830">
      <w:pPr>
        <w:rPr>
          <w:b/>
        </w:rPr>
      </w:pPr>
      <w:r w:rsidRPr="00D72F98">
        <w:rPr>
          <w:rFonts w:hint="eastAsia"/>
          <w:b/>
        </w:rPr>
        <w:t>网络</w:t>
      </w:r>
    </w:p>
    <w:p w:rsidR="00D72F98" w:rsidRPr="00EA1830" w:rsidRDefault="00D72F98" w:rsidP="00EA1830">
      <w:r>
        <w:rPr>
          <w:rFonts w:hint="eastAsia"/>
        </w:rPr>
        <w:t>判断“</w:t>
      </w:r>
      <w:r>
        <w:rPr>
          <w:rFonts w:hint="eastAsia"/>
        </w:rPr>
        <w:t>gprs</w:t>
      </w:r>
      <w:r>
        <w:rPr>
          <w:rFonts w:hint="eastAsia"/>
        </w:rPr>
        <w:t>”或“</w:t>
      </w:r>
      <w:r>
        <w:rPr>
          <w:rFonts w:hint="eastAsia"/>
        </w:rPr>
        <w:t>cmda1x</w:t>
      </w:r>
      <w:r>
        <w:rPr>
          <w:rFonts w:hint="eastAsia"/>
        </w:rPr>
        <w:t>”的值（不判断数据类型）是否为空，如果都为空，则不支持，如果一个不为空，则表示支持。</w:t>
      </w:r>
    </w:p>
    <w:p w:rsidR="00D14101" w:rsidRDefault="00D14101" w:rsidP="00D14101">
      <w:r>
        <w:rPr>
          <w:rFonts w:hint="eastAsia"/>
        </w:rPr>
        <w:t>请求地址</w:t>
      </w:r>
      <w:r>
        <w:rPr>
          <w:rFonts w:hint="eastAsia"/>
        </w:rPr>
        <w:t>:</w:t>
      </w:r>
    </w:p>
    <w:p w:rsidR="00761791" w:rsidRDefault="00761791" w:rsidP="00D14101">
      <w:r>
        <w:object w:dxaOrig="4478" w:dyaOrig="5980">
          <v:shape id="_x0000_i1026" type="#_x0000_t75" style="width:223.55pt;height:294.7pt" o:ole="">
            <v:imagedata r:id="rId47" o:title=""/>
          </v:shape>
          <o:OLEObject Type="Embed" ProgID="Visio.Drawing.11" ShapeID="_x0000_i1026" DrawAspect="Content" ObjectID="_1541830283" r:id="rId48"/>
        </w:object>
      </w:r>
    </w:p>
    <w:p w:rsidR="00761791" w:rsidRDefault="00761791" w:rsidP="00D14101">
      <w:r>
        <w:object w:dxaOrig="8518" w:dyaOrig="8908">
          <v:shape id="_x0000_i1027" type="#_x0000_t75" style="width:418.6pt;height:6in" o:ole="">
            <v:imagedata r:id="rId49" o:title=""/>
          </v:shape>
          <o:OLEObject Type="Embed" ProgID="Visio.Drawing.11" ShapeID="_x0000_i1027" DrawAspect="Content" ObjectID="_1541830284" r:id="rId50"/>
        </w:object>
      </w:r>
    </w:p>
    <w:p w:rsidR="00D14101" w:rsidRDefault="00B50774" w:rsidP="00D14101">
      <w:pPr>
        <w:rPr>
          <w:rStyle w:val="af0"/>
        </w:rPr>
      </w:pPr>
      <w:hyperlink r:id="rId51" w:history="1">
        <w:r w:rsidR="00D14101">
          <w:rPr>
            <w:rStyle w:val="af0"/>
          </w:rPr>
          <w:t>http://101.95.48.97:8005/public/sjkf/roamingDestination/RoamingDestination_getCo</w:t>
        </w:r>
        <w:bookmarkStart w:id="59" w:name="_Hlt390866383"/>
        <w:bookmarkStart w:id="60" w:name="_Hlt390866384"/>
        <w:bookmarkEnd w:id="59"/>
        <w:bookmarkEnd w:id="60"/>
        <w:r w:rsidR="00D14101">
          <w:rPr>
            <w:rStyle w:val="af0"/>
          </w:rPr>
          <w:t>untryInfo?countryId=2</w:t>
        </w:r>
      </w:hyperlink>
    </w:p>
    <w:p w:rsidR="009157ED" w:rsidRDefault="009157ED" w:rsidP="00D14101">
      <w:pPr>
        <w:rPr>
          <w:rStyle w:val="af0"/>
          <w:b/>
          <w:color w:val="auto"/>
          <w:u w:val="none"/>
        </w:rPr>
      </w:pPr>
      <w:r w:rsidRPr="009157ED">
        <w:rPr>
          <w:rStyle w:val="af0"/>
          <w:b/>
          <w:color w:val="auto"/>
          <w:u w:val="none"/>
        </w:rPr>
        <w:t xml:space="preserve">2015-07-06 </w:t>
      </w:r>
      <w:r w:rsidRPr="009157ED">
        <w:rPr>
          <w:rStyle w:val="af0"/>
          <w:rFonts w:hint="eastAsia"/>
          <w:b/>
          <w:color w:val="auto"/>
          <w:u w:val="none"/>
        </w:rPr>
        <w:t>新</w:t>
      </w:r>
      <w:r w:rsidRPr="009157ED">
        <w:rPr>
          <w:rStyle w:val="af0"/>
          <w:b/>
          <w:color w:val="auto"/>
          <w:u w:val="none"/>
        </w:rPr>
        <w:t>自检逻辑</w:t>
      </w:r>
    </w:p>
    <w:p w:rsidR="009157ED" w:rsidRPr="009157ED" w:rsidRDefault="009157ED" w:rsidP="009157ED">
      <w:r>
        <w:rPr>
          <w:rFonts w:hint="eastAsia"/>
        </w:rPr>
        <w:t>一键自检国际数据</w:t>
      </w:r>
      <w:r>
        <w:rPr>
          <w:rFonts w:hint="eastAsia"/>
        </w:rPr>
        <w:t>(</w:t>
      </w:r>
      <w:r>
        <w:rPr>
          <w:rFonts w:hint="eastAsia"/>
        </w:rPr>
        <w:t>上网</w:t>
      </w:r>
      <w:r>
        <w:rPr>
          <w:rFonts w:hint="eastAsia"/>
        </w:rPr>
        <w:t>)</w:t>
      </w:r>
      <w:r>
        <w:rPr>
          <w:rFonts w:hint="eastAsia"/>
        </w:rPr>
        <w:t>漫游的接口逻辑进行如下：</w:t>
      </w:r>
    </w:p>
    <w:p w:rsidR="009157ED" w:rsidRPr="009157ED" w:rsidRDefault="009157ED" w:rsidP="009157ED">
      <w:pPr>
        <w:spacing w:line="480" w:lineRule="auto"/>
        <w:rPr>
          <w:rFonts w:asciiTheme="minorHAnsi" w:eastAsiaTheme="minorEastAsia" w:hAnsiTheme="minorHAnsi" w:cstheme="minorBidi"/>
          <w:sz w:val="21"/>
          <w:szCs w:val="22"/>
        </w:rPr>
      </w:pPr>
      <w:r>
        <w:object w:dxaOrig="8305" w:dyaOrig="7625">
          <v:shape id="_x0000_i1028" type="#_x0000_t75" style="width:416.95pt;height:381.75pt" o:ole="">
            <v:imagedata r:id="rId52" o:title=""/>
          </v:shape>
          <o:OLEObject Type="Embed" ProgID="Visio.Drawing.11" ShapeID="_x0000_i1028" DrawAspect="Content" ObjectID="_1541830285" r:id="rId53"/>
        </w:object>
      </w:r>
      <w:r w:rsidRPr="009157ED">
        <w:rPr>
          <w:rFonts w:asciiTheme="minorHAnsi" w:eastAsiaTheme="minorEastAsia" w:hAnsiTheme="minorHAnsi" w:cstheme="minorBidi" w:hint="eastAsia"/>
          <w:sz w:val="21"/>
          <w:szCs w:val="22"/>
        </w:rPr>
        <w:t>短信及语音的接口判断逻辑流程如下：</w:t>
      </w:r>
    </w:p>
    <w:p w:rsidR="009157ED" w:rsidRPr="009157ED" w:rsidRDefault="009157ED" w:rsidP="00D14101">
      <w:r>
        <w:object w:dxaOrig="5923" w:dyaOrig="5980">
          <v:shape id="_x0000_i1029" type="#_x0000_t75" style="width:295.55pt;height:302.25pt" o:ole="">
            <v:imagedata r:id="rId54" o:title=""/>
          </v:shape>
          <o:OLEObject Type="Embed" ProgID="Visio.Drawing.11" ShapeID="_x0000_i1029" DrawAspect="Content" ObjectID="_1541830286" r:id="rId55"/>
        </w:object>
      </w:r>
    </w:p>
    <w:p w:rsidR="00D14101" w:rsidRDefault="00D14101" w:rsidP="00D14101">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14101" w:rsidTr="00451CCF">
        <w:tc>
          <w:tcPr>
            <w:tcW w:w="1843" w:type="dxa"/>
            <w:shd w:val="clear" w:color="auto" w:fill="BFBFBF"/>
          </w:tcPr>
          <w:p w:rsidR="00D14101" w:rsidRDefault="00D14101" w:rsidP="00451CCF">
            <w:pPr>
              <w:rPr>
                <w:b/>
              </w:rPr>
            </w:pPr>
            <w:r>
              <w:rPr>
                <w:b/>
              </w:rPr>
              <w:t>Key</w:t>
            </w:r>
          </w:p>
        </w:tc>
        <w:tc>
          <w:tcPr>
            <w:tcW w:w="1559" w:type="dxa"/>
            <w:shd w:val="clear" w:color="auto" w:fill="BFBFBF"/>
          </w:tcPr>
          <w:p w:rsidR="00D14101" w:rsidRDefault="00D14101" w:rsidP="00451CCF">
            <w:pPr>
              <w:rPr>
                <w:b/>
              </w:rPr>
            </w:pPr>
            <w:r>
              <w:rPr>
                <w:b/>
              </w:rPr>
              <w:t>类型</w:t>
            </w:r>
          </w:p>
        </w:tc>
        <w:tc>
          <w:tcPr>
            <w:tcW w:w="709" w:type="dxa"/>
            <w:shd w:val="clear" w:color="auto" w:fill="BFBFBF"/>
          </w:tcPr>
          <w:p w:rsidR="00D14101" w:rsidRDefault="00D14101" w:rsidP="00451CCF">
            <w:pPr>
              <w:rPr>
                <w:b/>
              </w:rPr>
            </w:pPr>
            <w:r>
              <w:rPr>
                <w:b/>
              </w:rPr>
              <w:t>必须</w:t>
            </w:r>
          </w:p>
        </w:tc>
        <w:tc>
          <w:tcPr>
            <w:tcW w:w="4111" w:type="dxa"/>
            <w:shd w:val="clear" w:color="auto" w:fill="BFBFBF"/>
          </w:tcPr>
          <w:p w:rsidR="00D14101" w:rsidRDefault="00D14101" w:rsidP="00451CCF">
            <w:pPr>
              <w:rPr>
                <w:b/>
              </w:rPr>
            </w:pPr>
            <w:r>
              <w:rPr>
                <w:b/>
              </w:rPr>
              <w:t>注释</w:t>
            </w:r>
          </w:p>
        </w:tc>
      </w:tr>
      <w:tr w:rsidR="00D14101" w:rsidTr="00451CCF">
        <w:tc>
          <w:tcPr>
            <w:tcW w:w="1843" w:type="dxa"/>
            <w:shd w:val="clear" w:color="auto" w:fill="F2F2F2"/>
          </w:tcPr>
          <w:p w:rsidR="00D14101" w:rsidRDefault="00D14101" w:rsidP="00451CCF">
            <w:r>
              <w:rPr>
                <w:rFonts w:hint="eastAsia"/>
              </w:rPr>
              <w:t>countryId</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请求某国家</w:t>
            </w:r>
            <w:r>
              <w:rPr>
                <w:rFonts w:hint="eastAsia"/>
              </w:rPr>
              <w:t>ID</w:t>
            </w:r>
            <w:r>
              <w:rPr>
                <w:rFonts w:hint="eastAsia"/>
              </w:rPr>
              <w:t>，如：</w:t>
            </w:r>
            <w:r>
              <w:rPr>
                <w:rFonts w:hint="eastAsia"/>
              </w:rPr>
              <w:t>178</w:t>
            </w:r>
          </w:p>
        </w:tc>
      </w:tr>
      <w:tr w:rsidR="00D14101" w:rsidTr="00451CCF">
        <w:tc>
          <w:tcPr>
            <w:tcW w:w="1843" w:type="dxa"/>
            <w:shd w:val="clear" w:color="auto" w:fill="F2F2F2"/>
          </w:tcPr>
          <w:p w:rsidR="00D14101" w:rsidRDefault="00D14101" w:rsidP="00451CCF">
            <w:r>
              <w:rPr>
                <w:rFonts w:hint="eastAsia"/>
              </w:rPr>
              <w:t>countryName</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否</w:t>
            </w:r>
          </w:p>
        </w:tc>
        <w:tc>
          <w:tcPr>
            <w:tcW w:w="4111" w:type="dxa"/>
          </w:tcPr>
          <w:p w:rsidR="00D14101" w:rsidRDefault="00D14101" w:rsidP="00451CCF">
            <w:r>
              <w:rPr>
                <w:rFonts w:hint="eastAsia"/>
              </w:rPr>
              <w:t>请求某国家</w:t>
            </w:r>
            <w:r>
              <w:rPr>
                <w:rFonts w:hint="eastAsia"/>
              </w:rPr>
              <w:t>Name</w:t>
            </w:r>
            <w:r>
              <w:rPr>
                <w:rFonts w:hint="eastAsia"/>
              </w:rPr>
              <w:t>如：美国</w:t>
            </w:r>
          </w:p>
        </w:tc>
      </w:tr>
      <w:tr w:rsidR="0018570A" w:rsidTr="00451CCF">
        <w:tc>
          <w:tcPr>
            <w:tcW w:w="1843" w:type="dxa"/>
            <w:shd w:val="clear" w:color="auto" w:fill="F2F2F2"/>
          </w:tcPr>
          <w:p w:rsidR="0018570A" w:rsidRPr="00DD56B8" w:rsidRDefault="0018570A" w:rsidP="00B41790">
            <w:pPr>
              <w:rPr>
                <w:highlight w:val="yellow"/>
              </w:rPr>
            </w:pPr>
            <w:r w:rsidRPr="00DD56B8">
              <w:rPr>
                <w:rFonts w:hint="eastAsia"/>
                <w:highlight w:val="yellow"/>
              </w:rPr>
              <w:t>cardType</w:t>
            </w:r>
          </w:p>
        </w:tc>
        <w:tc>
          <w:tcPr>
            <w:tcW w:w="1559" w:type="dxa"/>
          </w:tcPr>
          <w:p w:rsidR="0018570A" w:rsidRPr="00DD56B8" w:rsidRDefault="0018570A" w:rsidP="00B41790">
            <w:pPr>
              <w:rPr>
                <w:highlight w:val="yellow"/>
              </w:rPr>
            </w:pPr>
            <w:r w:rsidRPr="00DD56B8">
              <w:rPr>
                <w:rFonts w:hint="eastAsia"/>
                <w:highlight w:val="yellow"/>
              </w:rPr>
              <w:t>String</w:t>
            </w:r>
          </w:p>
        </w:tc>
        <w:tc>
          <w:tcPr>
            <w:tcW w:w="709" w:type="dxa"/>
          </w:tcPr>
          <w:p w:rsidR="0018570A" w:rsidRPr="00DD56B8" w:rsidRDefault="0018570A" w:rsidP="00B41790">
            <w:pPr>
              <w:rPr>
                <w:highlight w:val="yellow"/>
              </w:rPr>
            </w:pPr>
            <w:r w:rsidRPr="00DD56B8">
              <w:rPr>
                <w:rFonts w:hint="eastAsia"/>
                <w:highlight w:val="yellow"/>
              </w:rPr>
              <w:t>否</w:t>
            </w:r>
          </w:p>
        </w:tc>
        <w:tc>
          <w:tcPr>
            <w:tcW w:w="4111" w:type="dxa"/>
          </w:tcPr>
          <w:p w:rsidR="0018570A" w:rsidRDefault="0018570A" w:rsidP="00B41790">
            <w:pPr>
              <w:rPr>
                <w:highlight w:val="yellow"/>
              </w:rPr>
            </w:pPr>
            <w:r w:rsidRPr="00DD56B8">
              <w:rPr>
                <w:rFonts w:hint="eastAsia"/>
                <w:highlight w:val="yellow"/>
              </w:rPr>
              <w:t>客户端的卡类型</w:t>
            </w:r>
          </w:p>
          <w:p w:rsidR="0018570A" w:rsidRPr="00112242" w:rsidRDefault="0018570A" w:rsidP="00B41790">
            <w:pPr>
              <w:rPr>
                <w:highlight w:val="yellow"/>
              </w:rPr>
            </w:pPr>
            <w:r w:rsidRPr="00112242">
              <w:rPr>
                <w:rFonts w:hint="eastAsia"/>
                <w:highlight w:val="yellow"/>
              </w:rPr>
              <w:t>卡类型</w:t>
            </w:r>
          </w:p>
          <w:p w:rsidR="0018570A" w:rsidRPr="00112242" w:rsidRDefault="0018570A" w:rsidP="00B41790">
            <w:pPr>
              <w:spacing w:line="240" w:lineRule="auto"/>
              <w:rPr>
                <w:highlight w:val="yellow"/>
              </w:rPr>
            </w:pPr>
            <w:r w:rsidRPr="00112242">
              <w:rPr>
                <w:rFonts w:hint="eastAsia"/>
                <w:highlight w:val="yellow"/>
              </w:rPr>
              <w:t>0-</w:t>
            </w:r>
            <w:r w:rsidRPr="00112242">
              <w:rPr>
                <w:highlight w:val="yellow"/>
              </w:rPr>
              <w:t>普通卡</w:t>
            </w:r>
          </w:p>
          <w:p w:rsidR="0018570A" w:rsidRPr="00112242" w:rsidRDefault="0018570A" w:rsidP="00B41790">
            <w:pPr>
              <w:spacing w:line="240" w:lineRule="auto"/>
              <w:rPr>
                <w:highlight w:val="yellow"/>
              </w:rPr>
            </w:pPr>
            <w:r w:rsidRPr="00112242">
              <w:rPr>
                <w:highlight w:val="yellow"/>
              </w:rPr>
              <w:t>1</w:t>
            </w:r>
            <w:r w:rsidRPr="00112242">
              <w:rPr>
                <w:rFonts w:hint="eastAsia"/>
                <w:highlight w:val="yellow"/>
              </w:rPr>
              <w:t>-</w:t>
            </w:r>
            <w:r w:rsidRPr="00112242">
              <w:rPr>
                <w:highlight w:val="yellow"/>
              </w:rPr>
              <w:t>原天翼</w:t>
            </w:r>
            <w:r w:rsidRPr="00112242">
              <w:rPr>
                <w:rFonts w:hint="eastAsia"/>
                <w:highlight w:val="yellow"/>
              </w:rPr>
              <w:t>国际</w:t>
            </w:r>
            <w:r w:rsidRPr="00112242">
              <w:rPr>
                <w:highlight w:val="yellow"/>
              </w:rPr>
              <w:t>卡</w:t>
            </w:r>
          </w:p>
          <w:p w:rsidR="0018570A" w:rsidRPr="00112242" w:rsidRDefault="0018570A" w:rsidP="00B41790">
            <w:pPr>
              <w:spacing w:line="240" w:lineRule="auto"/>
              <w:rPr>
                <w:highlight w:val="yellow"/>
              </w:rPr>
            </w:pPr>
            <w:r w:rsidRPr="00112242">
              <w:rPr>
                <w:highlight w:val="yellow"/>
              </w:rPr>
              <w:t>2</w:t>
            </w:r>
            <w:r w:rsidRPr="00112242">
              <w:rPr>
                <w:rFonts w:hint="eastAsia"/>
                <w:highlight w:val="yellow"/>
              </w:rPr>
              <w:t>-</w:t>
            </w:r>
            <w:r w:rsidRPr="00112242">
              <w:rPr>
                <w:highlight w:val="yellow"/>
              </w:rPr>
              <w:t>新天翼</w:t>
            </w:r>
            <w:r w:rsidRPr="00112242">
              <w:rPr>
                <w:rFonts w:hint="eastAsia"/>
                <w:highlight w:val="yellow"/>
              </w:rPr>
              <w:t>国际</w:t>
            </w:r>
            <w:r w:rsidRPr="00112242">
              <w:rPr>
                <w:highlight w:val="yellow"/>
              </w:rPr>
              <w:t>卡</w:t>
            </w:r>
          </w:p>
          <w:p w:rsidR="0018570A" w:rsidRPr="00112242" w:rsidRDefault="0018570A" w:rsidP="00B41790">
            <w:pPr>
              <w:spacing w:line="240" w:lineRule="auto"/>
              <w:rPr>
                <w:highlight w:val="yellow"/>
              </w:rPr>
            </w:pPr>
            <w:r w:rsidRPr="00112242">
              <w:rPr>
                <w:highlight w:val="yellow"/>
              </w:rPr>
              <w:t>3</w:t>
            </w:r>
            <w:r w:rsidRPr="00112242">
              <w:rPr>
                <w:rFonts w:hint="eastAsia"/>
                <w:highlight w:val="yellow"/>
              </w:rPr>
              <w:t>-</w:t>
            </w:r>
            <w:r w:rsidRPr="00112242">
              <w:rPr>
                <w:highlight w:val="yellow"/>
              </w:rPr>
              <w:t>老联通卡</w:t>
            </w:r>
          </w:p>
          <w:p w:rsidR="0018570A" w:rsidRPr="00DD56B8" w:rsidRDefault="0018570A" w:rsidP="00B41790">
            <w:pPr>
              <w:rPr>
                <w:highlight w:val="yellow"/>
              </w:rPr>
            </w:pPr>
            <w:r w:rsidRPr="00112242">
              <w:rPr>
                <w:highlight w:val="yellow"/>
              </w:rPr>
              <w:t>4</w:t>
            </w:r>
            <w:r w:rsidRPr="00112242">
              <w:rPr>
                <w:rFonts w:hint="eastAsia"/>
                <w:highlight w:val="yellow"/>
              </w:rPr>
              <w:t>-4</w:t>
            </w:r>
            <w:r w:rsidRPr="00112242">
              <w:rPr>
                <w:highlight w:val="yellow"/>
              </w:rPr>
              <w:t>G</w:t>
            </w:r>
            <w:r w:rsidRPr="00112242">
              <w:rPr>
                <w:highlight w:val="yellow"/>
              </w:rPr>
              <w:t>上网卡</w:t>
            </w:r>
            <w:r w:rsidRPr="00112242">
              <w:rPr>
                <w:highlight w:val="yellow"/>
              </w:rPr>
              <w:t>-</w:t>
            </w:r>
            <w:r w:rsidRPr="00112242">
              <w:rPr>
                <w:highlight w:val="yellow"/>
              </w:rPr>
              <w:t>全球卡</w:t>
            </w:r>
          </w:p>
        </w:tc>
      </w:tr>
      <w:tr w:rsidR="0018570A" w:rsidTr="00451CCF">
        <w:tc>
          <w:tcPr>
            <w:tcW w:w="1843" w:type="dxa"/>
            <w:shd w:val="clear" w:color="auto" w:fill="F2F2F2"/>
          </w:tcPr>
          <w:p w:rsidR="0018570A" w:rsidRPr="00DD56B8" w:rsidRDefault="0018570A" w:rsidP="00B41790">
            <w:pPr>
              <w:rPr>
                <w:highlight w:val="yellow"/>
              </w:rPr>
            </w:pPr>
            <w:r>
              <w:rPr>
                <w:rFonts w:hint="eastAsia"/>
                <w:highlight w:val="yellow"/>
              </w:rPr>
              <w:t>devicePhoneNum</w:t>
            </w:r>
          </w:p>
        </w:tc>
        <w:tc>
          <w:tcPr>
            <w:tcW w:w="1559" w:type="dxa"/>
          </w:tcPr>
          <w:p w:rsidR="0018570A" w:rsidRPr="00DD56B8" w:rsidRDefault="0018570A" w:rsidP="00B41790">
            <w:pPr>
              <w:rPr>
                <w:highlight w:val="yellow"/>
              </w:rPr>
            </w:pPr>
            <w:r>
              <w:rPr>
                <w:rFonts w:hint="eastAsia"/>
                <w:highlight w:val="yellow"/>
              </w:rPr>
              <w:t>String</w:t>
            </w:r>
          </w:p>
        </w:tc>
        <w:tc>
          <w:tcPr>
            <w:tcW w:w="709" w:type="dxa"/>
          </w:tcPr>
          <w:p w:rsidR="0018570A" w:rsidRPr="00DD56B8" w:rsidRDefault="0018570A" w:rsidP="00B41790">
            <w:pPr>
              <w:rPr>
                <w:highlight w:val="yellow"/>
              </w:rPr>
            </w:pPr>
            <w:r>
              <w:rPr>
                <w:rFonts w:hint="eastAsia"/>
                <w:highlight w:val="yellow"/>
              </w:rPr>
              <w:t>否</w:t>
            </w:r>
          </w:p>
        </w:tc>
        <w:tc>
          <w:tcPr>
            <w:tcW w:w="4111" w:type="dxa"/>
          </w:tcPr>
          <w:p w:rsidR="0018570A" w:rsidRPr="00DD56B8" w:rsidRDefault="0018570A" w:rsidP="00B41790">
            <w:pPr>
              <w:rPr>
                <w:highlight w:val="yellow"/>
              </w:rPr>
            </w:pPr>
            <w:r>
              <w:rPr>
                <w:rFonts w:hint="eastAsia"/>
                <w:highlight w:val="yellow"/>
              </w:rPr>
              <w:t>手机号码</w:t>
            </w:r>
          </w:p>
        </w:tc>
      </w:tr>
    </w:tbl>
    <w:p w:rsidR="00D14101" w:rsidRDefault="00D14101" w:rsidP="00D14101">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D14101" w:rsidTr="00451CCF">
        <w:trPr>
          <w:trHeight w:val="404"/>
        </w:trPr>
        <w:tc>
          <w:tcPr>
            <w:tcW w:w="2087" w:type="dxa"/>
            <w:shd w:val="clear" w:color="auto" w:fill="BFBFBF"/>
          </w:tcPr>
          <w:p w:rsidR="00D14101" w:rsidRDefault="00D14101" w:rsidP="00451CCF">
            <w:pPr>
              <w:rPr>
                <w:b/>
              </w:rPr>
            </w:pPr>
            <w:r>
              <w:rPr>
                <w:b/>
              </w:rPr>
              <w:t>Key</w:t>
            </w:r>
          </w:p>
        </w:tc>
        <w:tc>
          <w:tcPr>
            <w:tcW w:w="1765" w:type="dxa"/>
            <w:shd w:val="clear" w:color="auto" w:fill="BFBFBF"/>
          </w:tcPr>
          <w:p w:rsidR="00D14101" w:rsidRDefault="00D14101" w:rsidP="00451CCF">
            <w:pPr>
              <w:rPr>
                <w:b/>
              </w:rPr>
            </w:pPr>
            <w:r>
              <w:rPr>
                <w:b/>
              </w:rPr>
              <w:t>类型</w:t>
            </w:r>
          </w:p>
        </w:tc>
        <w:tc>
          <w:tcPr>
            <w:tcW w:w="4654" w:type="dxa"/>
            <w:shd w:val="clear" w:color="auto" w:fill="BFBFBF"/>
          </w:tcPr>
          <w:p w:rsidR="00D14101" w:rsidRDefault="00D14101" w:rsidP="00451CCF">
            <w:pPr>
              <w:rPr>
                <w:b/>
              </w:rPr>
            </w:pPr>
            <w:r>
              <w:rPr>
                <w:b/>
              </w:rPr>
              <w:t>注释</w:t>
            </w:r>
          </w:p>
        </w:tc>
      </w:tr>
      <w:tr w:rsidR="00D14101" w:rsidTr="00451CCF">
        <w:trPr>
          <w:trHeight w:val="419"/>
        </w:trPr>
        <w:tc>
          <w:tcPr>
            <w:tcW w:w="2087" w:type="dxa"/>
            <w:shd w:val="clear" w:color="auto" w:fill="F2F2F2"/>
          </w:tcPr>
          <w:p w:rsidR="00D14101" w:rsidRDefault="00D14101" w:rsidP="00451CCF">
            <w:r>
              <w:lastRenderedPageBreak/>
              <w:t>resCode</w:t>
            </w:r>
          </w:p>
        </w:tc>
        <w:tc>
          <w:tcPr>
            <w:tcW w:w="1765" w:type="dxa"/>
          </w:tcPr>
          <w:p w:rsidR="00D14101" w:rsidRDefault="00D14101" w:rsidP="00451CCF">
            <w:r>
              <w:t>Integer</w:t>
            </w:r>
          </w:p>
        </w:tc>
        <w:tc>
          <w:tcPr>
            <w:tcW w:w="4654" w:type="dxa"/>
          </w:tcPr>
          <w:p w:rsidR="00D14101" w:rsidRDefault="00D14101" w:rsidP="00451CCF">
            <w:r>
              <w:t>结果码。结果码。</w:t>
            </w:r>
            <w:r>
              <w:t>200</w:t>
            </w:r>
            <w:r>
              <w:t>表示成功，</w:t>
            </w:r>
          </w:p>
        </w:tc>
      </w:tr>
      <w:tr w:rsidR="00D14101" w:rsidTr="00451CCF">
        <w:trPr>
          <w:trHeight w:val="419"/>
        </w:trPr>
        <w:tc>
          <w:tcPr>
            <w:tcW w:w="2087" w:type="dxa"/>
            <w:shd w:val="clear" w:color="auto" w:fill="F2F2F2"/>
          </w:tcPr>
          <w:p w:rsidR="00D14101" w:rsidRDefault="00D14101" w:rsidP="00451CCF">
            <w:r>
              <w:t>resDesc</w:t>
            </w:r>
          </w:p>
        </w:tc>
        <w:tc>
          <w:tcPr>
            <w:tcW w:w="1765" w:type="dxa"/>
          </w:tcPr>
          <w:p w:rsidR="00D14101" w:rsidRDefault="00D14101" w:rsidP="00451CCF">
            <w:r>
              <w:t>String</w:t>
            </w:r>
          </w:p>
        </w:tc>
        <w:tc>
          <w:tcPr>
            <w:tcW w:w="4654" w:type="dxa"/>
          </w:tcPr>
          <w:p w:rsidR="00D14101" w:rsidRDefault="00D14101" w:rsidP="00451CCF">
            <w:r>
              <w:t>描述</w:t>
            </w:r>
          </w:p>
        </w:tc>
      </w:tr>
      <w:tr w:rsidR="00D14101" w:rsidTr="00451CCF">
        <w:trPr>
          <w:trHeight w:val="419"/>
        </w:trPr>
        <w:tc>
          <w:tcPr>
            <w:tcW w:w="2087" w:type="dxa"/>
            <w:shd w:val="clear" w:color="auto" w:fill="F2F2F2"/>
          </w:tcPr>
          <w:p w:rsidR="00D14101" w:rsidRDefault="00D14101" w:rsidP="00451CCF">
            <w:r>
              <w:rPr>
                <w:rFonts w:hint="eastAsia"/>
              </w:rPr>
              <w:t>countryInfo</w:t>
            </w:r>
          </w:p>
        </w:tc>
        <w:tc>
          <w:tcPr>
            <w:tcW w:w="1765" w:type="dxa"/>
          </w:tcPr>
          <w:p w:rsidR="00D14101" w:rsidRDefault="00D14101" w:rsidP="00451CCF">
            <w:r>
              <w:rPr>
                <w:rFonts w:hint="eastAsia"/>
              </w:rPr>
              <w:t>Map</w:t>
            </w:r>
          </w:p>
        </w:tc>
        <w:tc>
          <w:tcPr>
            <w:tcW w:w="4654" w:type="dxa"/>
          </w:tcPr>
          <w:p w:rsidR="00D14101" w:rsidRDefault="00D14101" w:rsidP="00451CCF"/>
        </w:tc>
      </w:tr>
    </w:tbl>
    <w:p w:rsidR="00D14101" w:rsidRDefault="00D14101" w:rsidP="00D14101"/>
    <w:p w:rsidR="00D14101" w:rsidRDefault="00D14101" w:rsidP="00D14101">
      <w:r>
        <w:rPr>
          <w:rFonts w:hint="eastAsia"/>
        </w:rPr>
        <w:t>countryInfo</w:t>
      </w:r>
      <w:r>
        <w:rPr>
          <w:rFonts w:hint="eastAsia"/>
        </w:rPr>
        <w:t>是：</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549"/>
        <w:gridCol w:w="5235"/>
      </w:tblGrid>
      <w:tr w:rsidR="00D14101" w:rsidTr="00451CCF">
        <w:trPr>
          <w:trHeight w:val="419"/>
        </w:trPr>
        <w:tc>
          <w:tcPr>
            <w:tcW w:w="2087" w:type="dxa"/>
            <w:shd w:val="clear" w:color="auto" w:fill="F2F2F2"/>
          </w:tcPr>
          <w:p w:rsidR="00D14101" w:rsidRDefault="00B50774" w:rsidP="00451CCF">
            <w:hyperlink r:id="rId56" w:tgtFrame="_self" w:history="1">
              <w:r w:rsidR="00D14101">
                <w:t>access</w:t>
              </w:r>
              <w:r w:rsidR="00D14101">
                <w:rPr>
                  <w:rFonts w:hint="eastAsia"/>
                </w:rPr>
                <w:t>C</w:t>
              </w:r>
              <w:r w:rsidR="00D14101">
                <w:t>ode</w:t>
              </w:r>
            </w:hyperlink>
          </w:p>
        </w:tc>
        <w:tc>
          <w:tcPr>
            <w:tcW w:w="1549" w:type="dxa"/>
          </w:tcPr>
          <w:p w:rsidR="00D14101" w:rsidRDefault="00D14101" w:rsidP="00451CCF">
            <w:r>
              <w:rPr>
                <w:rFonts w:hint="eastAsia"/>
              </w:rPr>
              <w:t>String</w:t>
            </w:r>
          </w:p>
        </w:tc>
        <w:tc>
          <w:tcPr>
            <w:tcW w:w="5235" w:type="dxa"/>
          </w:tcPr>
          <w:p w:rsidR="00D14101" w:rsidRDefault="00D14101" w:rsidP="00451CCF">
            <w:r>
              <w:rPr>
                <w:rFonts w:hint="eastAsia"/>
              </w:rPr>
              <w:t>国际接入码</w:t>
            </w:r>
          </w:p>
        </w:tc>
      </w:tr>
      <w:tr w:rsidR="00D14101" w:rsidTr="00451CCF">
        <w:trPr>
          <w:trHeight w:val="419"/>
        </w:trPr>
        <w:tc>
          <w:tcPr>
            <w:tcW w:w="2087" w:type="dxa"/>
            <w:shd w:val="clear" w:color="auto" w:fill="F2F2F2"/>
          </w:tcPr>
          <w:p w:rsidR="00D14101" w:rsidRDefault="00B50774" w:rsidP="00451CCF">
            <w:pPr>
              <w:widowControl/>
              <w:spacing w:line="240" w:lineRule="auto"/>
              <w:jc w:val="left"/>
            </w:pPr>
            <w:hyperlink r:id="rId57" w:tgtFrame="_self" w:history="1">
              <w:r w:rsidR="00D14101">
                <w:t>country</w:t>
              </w:r>
              <w:r w:rsidR="00D14101">
                <w:rPr>
                  <w:rFonts w:hint="eastAsia"/>
                </w:rPr>
                <w:t>C</w:t>
              </w:r>
              <w:r w:rsidR="00D14101">
                <w:t>ode</w:t>
              </w:r>
            </w:hyperlink>
          </w:p>
        </w:tc>
        <w:tc>
          <w:tcPr>
            <w:tcW w:w="1549" w:type="dxa"/>
          </w:tcPr>
          <w:p w:rsidR="00D14101" w:rsidRDefault="00D14101" w:rsidP="00451CCF">
            <w:r>
              <w:rPr>
                <w:rFonts w:hint="eastAsia"/>
              </w:rPr>
              <w:t>String</w:t>
            </w:r>
          </w:p>
        </w:tc>
        <w:tc>
          <w:tcPr>
            <w:tcW w:w="5235" w:type="dxa"/>
          </w:tcPr>
          <w:p w:rsidR="00D14101" w:rsidRDefault="00D14101" w:rsidP="00451CCF">
            <w:r>
              <w:rPr>
                <w:rFonts w:hint="eastAsia"/>
              </w:rPr>
              <w:t>国家代码</w:t>
            </w:r>
          </w:p>
        </w:tc>
      </w:tr>
      <w:tr w:rsidR="00D14101" w:rsidTr="00451CCF">
        <w:trPr>
          <w:trHeight w:val="419"/>
        </w:trPr>
        <w:tc>
          <w:tcPr>
            <w:tcW w:w="2087" w:type="dxa"/>
            <w:shd w:val="clear" w:color="auto" w:fill="F2F2F2"/>
          </w:tcPr>
          <w:p w:rsidR="00D14101" w:rsidRDefault="00D14101" w:rsidP="00451CCF">
            <w:pPr>
              <w:widowControl/>
              <w:spacing w:line="240" w:lineRule="auto"/>
              <w:jc w:val="left"/>
            </w:pPr>
            <w:r>
              <w:rPr>
                <w:rFonts w:hint="eastAsia"/>
              </w:rPr>
              <w:t>embConsPhone</w:t>
            </w:r>
          </w:p>
        </w:tc>
        <w:tc>
          <w:tcPr>
            <w:tcW w:w="1549" w:type="dxa"/>
          </w:tcPr>
          <w:p w:rsidR="00D14101" w:rsidRDefault="00D14101" w:rsidP="00451CCF">
            <w:r>
              <w:rPr>
                <w:rFonts w:hint="eastAsia"/>
              </w:rPr>
              <w:t>String</w:t>
            </w:r>
          </w:p>
        </w:tc>
        <w:tc>
          <w:tcPr>
            <w:tcW w:w="5235" w:type="dxa"/>
          </w:tcPr>
          <w:p w:rsidR="00D14101" w:rsidRDefault="00D14101" w:rsidP="00451CCF">
            <w:r>
              <w:rPr>
                <w:rFonts w:hint="eastAsia"/>
              </w:rPr>
              <w:t>当地使领馆电话</w:t>
            </w:r>
          </w:p>
        </w:tc>
      </w:tr>
      <w:tr w:rsidR="00D14101" w:rsidTr="00451CCF">
        <w:trPr>
          <w:trHeight w:val="419"/>
        </w:trPr>
        <w:tc>
          <w:tcPr>
            <w:tcW w:w="2087" w:type="dxa"/>
            <w:shd w:val="clear" w:color="auto" w:fill="F2F2F2"/>
          </w:tcPr>
          <w:p w:rsidR="00D14101" w:rsidRDefault="00B50774" w:rsidP="00451CCF">
            <w:pPr>
              <w:widowControl/>
              <w:spacing w:line="240" w:lineRule="auto"/>
              <w:jc w:val="left"/>
            </w:pPr>
            <w:hyperlink r:id="rId58" w:tgtFrame="_self" w:history="1">
              <w:r w:rsidR="00D14101">
                <w:t>network</w:t>
              </w:r>
              <w:r w:rsidR="00D14101">
                <w:rPr>
                  <w:rFonts w:hint="eastAsia"/>
                </w:rPr>
                <w:t>M</w:t>
              </w:r>
              <w:r w:rsidR="00D14101">
                <w:t>odel</w:t>
              </w:r>
            </w:hyperlink>
          </w:p>
        </w:tc>
        <w:tc>
          <w:tcPr>
            <w:tcW w:w="1549" w:type="dxa"/>
          </w:tcPr>
          <w:p w:rsidR="00D14101" w:rsidRDefault="00D14101" w:rsidP="00451CCF">
            <w:r>
              <w:rPr>
                <w:rFonts w:hint="eastAsia"/>
              </w:rPr>
              <w:t>String</w:t>
            </w:r>
          </w:p>
        </w:tc>
        <w:tc>
          <w:tcPr>
            <w:tcW w:w="5235" w:type="dxa"/>
          </w:tcPr>
          <w:p w:rsidR="00D14101" w:rsidRDefault="00D14101" w:rsidP="00451CCF">
            <w:r>
              <w:rPr>
                <w:rFonts w:hint="eastAsia"/>
              </w:rPr>
              <w:t>网络制式，如：</w:t>
            </w:r>
            <w:r>
              <w:rPr>
                <w:rFonts w:hint="eastAsia"/>
              </w:rPr>
              <w:t>CDMA</w:t>
            </w:r>
            <w:r>
              <w:rPr>
                <w:rFonts w:hint="eastAsia"/>
              </w:rPr>
              <w:t>、</w:t>
            </w:r>
            <w:r>
              <w:rPr>
                <w:rFonts w:hint="eastAsia"/>
              </w:rPr>
              <w:t>GSM</w:t>
            </w:r>
            <w:r>
              <w:rPr>
                <w:rFonts w:hint="eastAsia"/>
              </w:rPr>
              <w:t>、</w:t>
            </w:r>
            <w:r>
              <w:rPr>
                <w:rFonts w:hint="eastAsia"/>
              </w:rPr>
              <w:t>WCDMA</w:t>
            </w:r>
            <w:r>
              <w:rPr>
                <w:rFonts w:hint="eastAsia"/>
              </w:rPr>
              <w:t>、</w:t>
            </w:r>
            <w:r>
              <w:rPr>
                <w:rFonts w:hint="eastAsia"/>
              </w:rPr>
              <w:t>CDMA+GSM</w:t>
            </w:r>
            <w:r>
              <w:rPr>
                <w:rFonts w:hint="eastAsia"/>
              </w:rPr>
              <w:t>、</w:t>
            </w:r>
            <w:r>
              <w:rPr>
                <w:rFonts w:hint="eastAsia"/>
              </w:rPr>
              <w:t>CDMA+WCDMA</w:t>
            </w:r>
          </w:p>
        </w:tc>
      </w:tr>
      <w:tr w:rsidR="00D14101" w:rsidTr="00451CCF">
        <w:trPr>
          <w:trHeight w:val="419"/>
        </w:trPr>
        <w:tc>
          <w:tcPr>
            <w:tcW w:w="2087" w:type="dxa"/>
            <w:shd w:val="clear" w:color="auto" w:fill="F2F2F2"/>
          </w:tcPr>
          <w:p w:rsidR="00D14101" w:rsidRDefault="00D14101" w:rsidP="00451CCF">
            <w:pPr>
              <w:widowControl/>
              <w:spacing w:line="240" w:lineRule="auto"/>
              <w:jc w:val="left"/>
            </w:pPr>
            <w:r>
              <w:rPr>
                <w:rFonts w:hint="eastAsia"/>
              </w:rPr>
              <w:t>networkModelDef</w:t>
            </w:r>
          </w:p>
        </w:tc>
        <w:tc>
          <w:tcPr>
            <w:tcW w:w="1549" w:type="dxa"/>
          </w:tcPr>
          <w:p w:rsidR="00D14101" w:rsidRDefault="00D14101" w:rsidP="00451CCF">
            <w:r>
              <w:rPr>
                <w:rFonts w:hint="eastAsia"/>
              </w:rPr>
              <w:t>String</w:t>
            </w:r>
          </w:p>
        </w:tc>
        <w:tc>
          <w:tcPr>
            <w:tcW w:w="5235" w:type="dxa"/>
          </w:tcPr>
          <w:p w:rsidR="00D14101" w:rsidRDefault="00D14101" w:rsidP="00451CCF">
            <w:r>
              <w:rPr>
                <w:rFonts w:hint="eastAsia"/>
              </w:rPr>
              <w:t>默认网络制式，如：</w:t>
            </w:r>
            <w:r>
              <w:rPr>
                <w:rFonts w:hint="eastAsia"/>
              </w:rPr>
              <w:t>CDMA</w:t>
            </w:r>
            <w:r>
              <w:rPr>
                <w:rFonts w:hint="eastAsia"/>
              </w:rPr>
              <w:t>、</w:t>
            </w:r>
            <w:r>
              <w:rPr>
                <w:rFonts w:hint="eastAsia"/>
              </w:rPr>
              <w:t>GSM</w:t>
            </w:r>
            <w:r>
              <w:rPr>
                <w:rFonts w:hint="eastAsia"/>
              </w:rPr>
              <w:t>、</w:t>
            </w:r>
            <w:r>
              <w:rPr>
                <w:rFonts w:hint="eastAsia"/>
              </w:rPr>
              <w:t>WCDMA</w:t>
            </w:r>
          </w:p>
        </w:tc>
      </w:tr>
      <w:tr w:rsidR="00D14101" w:rsidTr="00451CCF">
        <w:trPr>
          <w:trHeight w:val="419"/>
        </w:trPr>
        <w:tc>
          <w:tcPr>
            <w:tcW w:w="2087" w:type="dxa"/>
            <w:shd w:val="clear" w:color="auto" w:fill="F2F2F2"/>
          </w:tcPr>
          <w:p w:rsidR="00D14101" w:rsidRDefault="00D14101" w:rsidP="00451CCF">
            <w:pPr>
              <w:widowControl/>
              <w:spacing w:line="240" w:lineRule="auto"/>
              <w:jc w:val="left"/>
            </w:pPr>
            <w:r>
              <w:t>frequency</w:t>
            </w:r>
            <w:r>
              <w:rPr>
                <w:rFonts w:hint="eastAsia"/>
              </w:rPr>
              <w:t>R</w:t>
            </w:r>
            <w:r>
              <w:t>ange</w:t>
            </w:r>
          </w:p>
        </w:tc>
        <w:tc>
          <w:tcPr>
            <w:tcW w:w="1549" w:type="dxa"/>
          </w:tcPr>
          <w:p w:rsidR="00D14101" w:rsidRDefault="00D14101" w:rsidP="00451CCF">
            <w:r>
              <w:rPr>
                <w:rFonts w:hint="eastAsia"/>
              </w:rPr>
              <w:t>String</w:t>
            </w:r>
          </w:p>
        </w:tc>
        <w:tc>
          <w:tcPr>
            <w:tcW w:w="5235" w:type="dxa"/>
          </w:tcPr>
          <w:p w:rsidR="00D14101" w:rsidRDefault="00D14101" w:rsidP="00451CCF">
            <w:r>
              <w:rPr>
                <w:rFonts w:hint="eastAsia"/>
                <w:highlight w:val="yellow"/>
              </w:rPr>
              <w:t>目的国家支持频段，该参数跳反馈为完整信息，如：</w:t>
            </w:r>
            <w:r>
              <w:rPr>
                <w:rFonts w:hint="eastAsia"/>
                <w:highlight w:val="yellow"/>
              </w:rPr>
              <w:t>GSM1900MHz/CDMA1900MHz</w:t>
            </w:r>
          </w:p>
        </w:tc>
      </w:tr>
      <w:tr w:rsidR="00D14101" w:rsidTr="00451CCF">
        <w:trPr>
          <w:trHeight w:val="419"/>
        </w:trPr>
        <w:tc>
          <w:tcPr>
            <w:tcW w:w="2087" w:type="dxa"/>
            <w:shd w:val="clear" w:color="auto" w:fill="F2F2F2"/>
          </w:tcPr>
          <w:p w:rsidR="00D14101" w:rsidRDefault="00D14101" w:rsidP="00451CCF">
            <w:r>
              <w:rPr>
                <w:rFonts w:hint="eastAsia"/>
              </w:rPr>
              <w:t>countryId</w:t>
            </w:r>
          </w:p>
        </w:tc>
        <w:tc>
          <w:tcPr>
            <w:tcW w:w="1549" w:type="dxa"/>
          </w:tcPr>
          <w:p w:rsidR="00D14101" w:rsidRDefault="00D14101" w:rsidP="00451CCF">
            <w:r>
              <w:rPr>
                <w:rFonts w:hint="eastAsia"/>
              </w:rPr>
              <w:t>String</w:t>
            </w:r>
          </w:p>
        </w:tc>
        <w:tc>
          <w:tcPr>
            <w:tcW w:w="5235" w:type="dxa"/>
          </w:tcPr>
          <w:p w:rsidR="00D14101" w:rsidRDefault="00D14101" w:rsidP="00451CCF"/>
        </w:tc>
      </w:tr>
      <w:tr w:rsidR="00D14101" w:rsidTr="00451CCF">
        <w:trPr>
          <w:trHeight w:val="419"/>
        </w:trPr>
        <w:tc>
          <w:tcPr>
            <w:tcW w:w="2087" w:type="dxa"/>
            <w:shd w:val="clear" w:color="auto" w:fill="F2F2F2"/>
          </w:tcPr>
          <w:p w:rsidR="00D14101" w:rsidRDefault="00D14101" w:rsidP="00451CCF">
            <w:r>
              <w:rPr>
                <w:rFonts w:hint="eastAsia"/>
              </w:rPr>
              <w:t>supportMiFi</w:t>
            </w:r>
          </w:p>
        </w:tc>
        <w:tc>
          <w:tcPr>
            <w:tcW w:w="1549" w:type="dxa"/>
          </w:tcPr>
          <w:p w:rsidR="00D14101" w:rsidRDefault="00D14101" w:rsidP="00451CCF">
            <w:r>
              <w:rPr>
                <w:rFonts w:hint="eastAsia"/>
              </w:rPr>
              <w:t>Integer</w:t>
            </w:r>
          </w:p>
        </w:tc>
        <w:tc>
          <w:tcPr>
            <w:tcW w:w="5235" w:type="dxa"/>
          </w:tcPr>
          <w:p w:rsidR="00D14101" w:rsidRDefault="00D14101" w:rsidP="00451CCF">
            <w:r>
              <w:rPr>
                <w:rFonts w:hint="eastAsia"/>
              </w:rPr>
              <w:t>目的国家是否支持</w:t>
            </w:r>
            <w:r>
              <w:rPr>
                <w:rFonts w:hint="eastAsia"/>
              </w:rPr>
              <w:t>MIFI</w:t>
            </w:r>
            <w:r>
              <w:rPr>
                <w:rFonts w:hint="eastAsia"/>
              </w:rPr>
              <w:t>业务（</w:t>
            </w:r>
            <w:r>
              <w:rPr>
                <w:rFonts w:hint="eastAsia"/>
              </w:rPr>
              <w:t>0</w:t>
            </w:r>
            <w:r>
              <w:rPr>
                <w:rFonts w:hint="eastAsia"/>
              </w:rPr>
              <w:t>：不支持，</w:t>
            </w:r>
            <w:r>
              <w:rPr>
                <w:rFonts w:hint="eastAsia"/>
              </w:rPr>
              <w:t>1</w:t>
            </w:r>
            <w:r>
              <w:rPr>
                <w:rFonts w:hint="eastAsia"/>
              </w:rPr>
              <w:t>：支持）</w:t>
            </w:r>
          </w:p>
        </w:tc>
      </w:tr>
      <w:tr w:rsidR="00D14101" w:rsidTr="00451CCF">
        <w:trPr>
          <w:trHeight w:val="419"/>
        </w:trPr>
        <w:tc>
          <w:tcPr>
            <w:tcW w:w="2087" w:type="dxa"/>
            <w:shd w:val="clear" w:color="auto" w:fill="F2F2F2"/>
          </w:tcPr>
          <w:p w:rsidR="00D14101" w:rsidRDefault="00D14101" w:rsidP="00451CCF">
            <w:r>
              <w:rPr>
                <w:rFonts w:hint="eastAsia"/>
              </w:rPr>
              <w:t>isSuppoerMsg</w:t>
            </w:r>
          </w:p>
        </w:tc>
        <w:tc>
          <w:tcPr>
            <w:tcW w:w="1549" w:type="dxa"/>
          </w:tcPr>
          <w:p w:rsidR="00D14101" w:rsidRDefault="00D14101" w:rsidP="00451CCF">
            <w:r>
              <w:rPr>
                <w:rFonts w:hint="eastAsia"/>
              </w:rPr>
              <w:t>String</w:t>
            </w:r>
          </w:p>
        </w:tc>
        <w:tc>
          <w:tcPr>
            <w:tcW w:w="5235" w:type="dxa"/>
          </w:tcPr>
          <w:p w:rsidR="00D14101" w:rsidRDefault="00D14101" w:rsidP="00451CCF">
            <w:r>
              <w:rPr>
                <w:rFonts w:hint="eastAsia"/>
              </w:rPr>
              <w:t>是否支持</w:t>
            </w:r>
          </w:p>
        </w:tc>
      </w:tr>
      <w:tr w:rsidR="00D14101" w:rsidTr="00451CCF">
        <w:trPr>
          <w:trHeight w:val="419"/>
        </w:trPr>
        <w:tc>
          <w:tcPr>
            <w:tcW w:w="2087" w:type="dxa"/>
            <w:shd w:val="clear" w:color="auto" w:fill="F2F2F2"/>
          </w:tcPr>
          <w:p w:rsidR="00D14101" w:rsidRDefault="00D14101" w:rsidP="00451CCF">
            <w:r>
              <w:rPr>
                <w:rFonts w:hint="eastAsia"/>
              </w:rPr>
              <w:t>isSuppoerMsgDesc</w:t>
            </w:r>
          </w:p>
        </w:tc>
        <w:tc>
          <w:tcPr>
            <w:tcW w:w="1549" w:type="dxa"/>
          </w:tcPr>
          <w:p w:rsidR="00D14101" w:rsidRDefault="00D14101" w:rsidP="00451CCF">
            <w:r>
              <w:rPr>
                <w:rFonts w:hint="eastAsia"/>
              </w:rPr>
              <w:t>String</w:t>
            </w:r>
          </w:p>
        </w:tc>
        <w:tc>
          <w:tcPr>
            <w:tcW w:w="5235" w:type="dxa"/>
          </w:tcPr>
          <w:p w:rsidR="00D14101" w:rsidRDefault="00D14101" w:rsidP="00451CCF">
            <w:pPr>
              <w:rPr>
                <w:highlight w:val="yellow"/>
              </w:rPr>
            </w:pPr>
            <w:r>
              <w:rPr>
                <w:rFonts w:ascii="宋体" w:hAnsi="宋体" w:hint="eastAsia"/>
                <w:color w:val="000000"/>
                <w:kern w:val="0"/>
                <w:sz w:val="22"/>
                <w:highlight w:val="yellow"/>
              </w:rPr>
              <w:t>漫游地语音及短信漫游支持情况</w:t>
            </w:r>
          </w:p>
        </w:tc>
      </w:tr>
      <w:tr w:rsidR="00D14101" w:rsidTr="00451CCF">
        <w:trPr>
          <w:trHeight w:val="419"/>
        </w:trPr>
        <w:tc>
          <w:tcPr>
            <w:tcW w:w="2087" w:type="dxa"/>
            <w:shd w:val="clear" w:color="auto" w:fill="F2F2F2"/>
          </w:tcPr>
          <w:p w:rsidR="00D14101" w:rsidRDefault="00D14101" w:rsidP="00451CCF">
            <w:r>
              <w:rPr>
                <w:rFonts w:hint="eastAsia"/>
              </w:rPr>
              <w:t>isSupportGPRS</w:t>
            </w:r>
          </w:p>
        </w:tc>
        <w:tc>
          <w:tcPr>
            <w:tcW w:w="1549" w:type="dxa"/>
          </w:tcPr>
          <w:p w:rsidR="00D14101" w:rsidRDefault="00D14101" w:rsidP="00451CCF">
            <w:r>
              <w:rPr>
                <w:rFonts w:hint="eastAsia"/>
              </w:rPr>
              <w:t>String</w:t>
            </w:r>
          </w:p>
        </w:tc>
        <w:tc>
          <w:tcPr>
            <w:tcW w:w="5235" w:type="dxa"/>
          </w:tcPr>
          <w:p w:rsidR="00D14101" w:rsidRDefault="00D14101" w:rsidP="00451CCF">
            <w:pPr>
              <w:rPr>
                <w:rFonts w:ascii="宋体" w:hAnsi="宋体"/>
                <w:color w:val="000000"/>
                <w:kern w:val="0"/>
                <w:sz w:val="22"/>
                <w:highlight w:val="yellow"/>
              </w:rPr>
            </w:pPr>
            <w:r>
              <w:rPr>
                <w:rFonts w:ascii="宋体" w:hAnsi="宋体" w:hint="eastAsia"/>
                <w:color w:val="000000"/>
                <w:kern w:val="0"/>
                <w:sz w:val="22"/>
                <w:highlight w:val="yellow"/>
              </w:rPr>
              <w:t>是否支持</w:t>
            </w:r>
          </w:p>
        </w:tc>
      </w:tr>
      <w:tr w:rsidR="00D14101" w:rsidTr="00451CCF">
        <w:trPr>
          <w:trHeight w:val="419"/>
        </w:trPr>
        <w:tc>
          <w:tcPr>
            <w:tcW w:w="2087" w:type="dxa"/>
            <w:shd w:val="clear" w:color="auto" w:fill="F2F2F2"/>
          </w:tcPr>
          <w:p w:rsidR="00D14101" w:rsidRDefault="00D14101" w:rsidP="00451CCF">
            <w:r>
              <w:rPr>
                <w:rFonts w:hint="eastAsia"/>
              </w:rPr>
              <w:t>isSupportGPRSDesc</w:t>
            </w:r>
          </w:p>
        </w:tc>
        <w:tc>
          <w:tcPr>
            <w:tcW w:w="1549" w:type="dxa"/>
          </w:tcPr>
          <w:p w:rsidR="00D14101" w:rsidRDefault="00D14101" w:rsidP="00451CCF">
            <w:r>
              <w:rPr>
                <w:rFonts w:hint="eastAsia"/>
              </w:rPr>
              <w:t>String</w:t>
            </w:r>
          </w:p>
        </w:tc>
        <w:tc>
          <w:tcPr>
            <w:tcW w:w="5235" w:type="dxa"/>
          </w:tcPr>
          <w:p w:rsidR="00D14101" w:rsidRDefault="00D14101" w:rsidP="00451CCF">
            <w:pPr>
              <w:rPr>
                <w:rFonts w:ascii="宋体" w:hAnsi="宋体"/>
                <w:color w:val="000000"/>
                <w:kern w:val="0"/>
                <w:sz w:val="22"/>
                <w:highlight w:val="yellow"/>
              </w:rPr>
            </w:pPr>
            <w:r>
              <w:rPr>
                <w:rFonts w:ascii="宋体" w:hAnsi="宋体" w:hint="eastAsia"/>
                <w:color w:val="000000"/>
                <w:kern w:val="0"/>
                <w:sz w:val="22"/>
                <w:highlight w:val="yellow"/>
              </w:rPr>
              <w:t>漫游地数据漫游支持情况</w:t>
            </w:r>
          </w:p>
        </w:tc>
      </w:tr>
      <w:tr w:rsidR="00D14101" w:rsidTr="00451CCF">
        <w:trPr>
          <w:trHeight w:val="419"/>
        </w:trPr>
        <w:tc>
          <w:tcPr>
            <w:tcW w:w="2087" w:type="dxa"/>
            <w:shd w:val="clear" w:color="auto" w:fill="F2F2F2"/>
          </w:tcPr>
          <w:p w:rsidR="00D14101" w:rsidRDefault="00D14101" w:rsidP="00451CCF">
            <w:r>
              <w:t>shortMsgCode</w:t>
            </w:r>
          </w:p>
        </w:tc>
        <w:tc>
          <w:tcPr>
            <w:tcW w:w="1549" w:type="dxa"/>
          </w:tcPr>
          <w:p w:rsidR="00D14101" w:rsidRDefault="00D14101" w:rsidP="00451CCF">
            <w:r>
              <w:rPr>
                <w:rFonts w:hint="eastAsia"/>
              </w:rPr>
              <w:t>String</w:t>
            </w:r>
          </w:p>
        </w:tc>
        <w:tc>
          <w:tcPr>
            <w:tcW w:w="5235" w:type="dxa"/>
          </w:tcPr>
          <w:p w:rsidR="00D14101" w:rsidRDefault="00D14101" w:rsidP="00451CCF">
            <w:pPr>
              <w:rPr>
                <w:rFonts w:ascii="宋体" w:hAnsi="宋体"/>
                <w:color w:val="000000"/>
                <w:kern w:val="0"/>
                <w:sz w:val="22"/>
                <w:highlight w:val="yellow"/>
              </w:rPr>
            </w:pPr>
            <w:r>
              <w:rPr>
                <w:rFonts w:ascii="宋体" w:hAnsi="宋体" w:hint="eastAsia"/>
                <w:color w:val="000000"/>
                <w:kern w:val="0"/>
                <w:sz w:val="22"/>
                <w:highlight w:val="yellow"/>
              </w:rPr>
              <w:t>短信代码</w:t>
            </w:r>
          </w:p>
        </w:tc>
      </w:tr>
      <w:tr w:rsidR="00D14101" w:rsidTr="00451CCF">
        <w:trPr>
          <w:trHeight w:val="419"/>
        </w:trPr>
        <w:tc>
          <w:tcPr>
            <w:tcW w:w="2087" w:type="dxa"/>
            <w:shd w:val="clear" w:color="auto" w:fill="F2F2F2"/>
          </w:tcPr>
          <w:p w:rsidR="00D14101" w:rsidRDefault="00D14101" w:rsidP="00451CCF">
            <w:r>
              <w:t>cardType</w:t>
            </w:r>
          </w:p>
        </w:tc>
        <w:tc>
          <w:tcPr>
            <w:tcW w:w="1549" w:type="dxa"/>
          </w:tcPr>
          <w:p w:rsidR="00D14101" w:rsidRDefault="00D14101" w:rsidP="00451CCF">
            <w:r>
              <w:rPr>
                <w:rFonts w:hint="eastAsia"/>
              </w:rPr>
              <w:t>String</w:t>
            </w:r>
          </w:p>
        </w:tc>
        <w:tc>
          <w:tcPr>
            <w:tcW w:w="5235" w:type="dxa"/>
          </w:tcPr>
          <w:p w:rsidR="00D14101" w:rsidRDefault="00D14101" w:rsidP="00451CCF">
            <w:pPr>
              <w:rPr>
                <w:rFonts w:ascii="宋体" w:hAnsi="宋体"/>
                <w:color w:val="000000"/>
                <w:kern w:val="0"/>
                <w:sz w:val="22"/>
                <w:highlight w:val="yellow"/>
              </w:rPr>
            </w:pPr>
            <w:r>
              <w:rPr>
                <w:rFonts w:ascii="宋体" w:hAnsi="宋体" w:hint="eastAsia"/>
                <w:color w:val="000000"/>
                <w:kern w:val="0"/>
                <w:sz w:val="22"/>
                <w:highlight w:val="yellow"/>
              </w:rPr>
              <w:t>卡类型</w:t>
            </w:r>
          </w:p>
        </w:tc>
      </w:tr>
    </w:tbl>
    <w:p w:rsidR="00D14101" w:rsidRDefault="00D14101" w:rsidP="00D14101">
      <w:r>
        <w:rPr>
          <w:rFonts w:hint="eastAsia"/>
        </w:rPr>
        <w:t>数据格式：</w:t>
      </w:r>
    </w:p>
    <w:p w:rsidR="00D14101" w:rsidRDefault="00D14101" w:rsidP="00D14101">
      <w:r>
        <w:t>{</w:t>
      </w:r>
    </w:p>
    <w:p w:rsidR="00D14101" w:rsidRDefault="00D14101" w:rsidP="00D14101">
      <w:r>
        <w:t xml:space="preserve">    "countryInfo": {</w:t>
      </w:r>
    </w:p>
    <w:p w:rsidR="00D14101" w:rsidRDefault="00D14101" w:rsidP="00D14101">
      <w:r>
        <w:t xml:space="preserve">        "countryId": 2,</w:t>
      </w:r>
    </w:p>
    <w:p w:rsidR="00D14101" w:rsidRDefault="00D14101" w:rsidP="00D14101">
      <w:r>
        <w:rPr>
          <w:rFonts w:hint="eastAsia"/>
        </w:rPr>
        <w:t xml:space="preserve">        "isSupportGPRS": "</w:t>
      </w:r>
      <w:r>
        <w:rPr>
          <w:rFonts w:hint="eastAsia"/>
        </w:rPr>
        <w:t>支持</w:t>
      </w:r>
      <w:r>
        <w:rPr>
          <w:rFonts w:hint="eastAsia"/>
        </w:rPr>
        <w:t>",</w:t>
      </w:r>
    </w:p>
    <w:p w:rsidR="00D14101" w:rsidRDefault="00D14101" w:rsidP="00D14101">
      <w:r>
        <w:t xml:space="preserve">        "networkModelDef": "G",</w:t>
      </w:r>
    </w:p>
    <w:p w:rsidR="00D14101" w:rsidRDefault="00D14101" w:rsidP="00D14101">
      <w:r>
        <w:t xml:space="preserve">        "isSuppoerMsgDesc": "/",</w:t>
      </w:r>
    </w:p>
    <w:p w:rsidR="00D14101" w:rsidRDefault="00D14101" w:rsidP="00D14101">
      <w:r>
        <w:t xml:space="preserve">        "networkModel": "G",</w:t>
      </w:r>
    </w:p>
    <w:p w:rsidR="00D14101" w:rsidRDefault="00D14101" w:rsidP="00D14101">
      <w:r>
        <w:t xml:space="preserve">        "supportMiFi": 0,</w:t>
      </w:r>
    </w:p>
    <w:p w:rsidR="00D14101" w:rsidRDefault="00D14101" w:rsidP="00D14101">
      <w:r>
        <w:rPr>
          <w:rFonts w:hint="eastAsia"/>
        </w:rPr>
        <w:t xml:space="preserve">        "isSuppoerMsg": "</w:t>
      </w:r>
      <w:r>
        <w:rPr>
          <w:rFonts w:hint="eastAsia"/>
        </w:rPr>
        <w:t>支持</w:t>
      </w:r>
      <w:r>
        <w:rPr>
          <w:rFonts w:hint="eastAsia"/>
        </w:rPr>
        <w:t>",</w:t>
      </w:r>
    </w:p>
    <w:p w:rsidR="00D14101" w:rsidRDefault="00D14101" w:rsidP="00D14101">
      <w:r>
        <w:lastRenderedPageBreak/>
        <w:t xml:space="preserve">        "countryCode": "375",</w:t>
      </w:r>
    </w:p>
    <w:p w:rsidR="00D14101" w:rsidRDefault="00D14101" w:rsidP="00D14101">
      <w:r>
        <w:rPr>
          <w:rFonts w:hint="eastAsia"/>
        </w:rPr>
        <w:t xml:space="preserve">        "frequencyRange": "</w:t>
      </w:r>
      <w:r>
        <w:rPr>
          <w:rFonts w:hint="eastAsia"/>
        </w:rPr>
        <w:t>标准</w:t>
      </w:r>
      <w:r>
        <w:rPr>
          <w:rFonts w:hint="eastAsia"/>
        </w:rPr>
        <w:t>",</w:t>
      </w:r>
    </w:p>
    <w:p w:rsidR="00D14101" w:rsidRDefault="00D14101" w:rsidP="00D14101">
      <w:r>
        <w:t xml:space="preserve">        "accessCode": null,</w:t>
      </w:r>
    </w:p>
    <w:p w:rsidR="00D14101" w:rsidRDefault="00D14101" w:rsidP="00D14101">
      <w:r>
        <w:t xml:space="preserve">        "isSupportGPRSDesc": "/",</w:t>
      </w:r>
    </w:p>
    <w:p w:rsidR="00D14101" w:rsidRDefault="00D14101" w:rsidP="00D14101">
      <w:r>
        <w:t xml:space="preserve">        "embConsPhone": "+375-17-2849728"</w:t>
      </w:r>
    </w:p>
    <w:p w:rsidR="00D14101" w:rsidRDefault="00D14101" w:rsidP="00D14101">
      <w:r>
        <w:t xml:space="preserve">    },</w:t>
      </w:r>
    </w:p>
    <w:p w:rsidR="00D14101" w:rsidRDefault="00D14101" w:rsidP="00D14101">
      <w:r>
        <w:t xml:space="preserve">    "resCode": "200",</w:t>
      </w:r>
    </w:p>
    <w:p w:rsidR="00D14101" w:rsidRDefault="00D14101" w:rsidP="00D14101">
      <w:r>
        <w:rPr>
          <w:rFonts w:hint="eastAsia"/>
        </w:rPr>
        <w:t xml:space="preserve">    "resDesc": "</w:t>
      </w:r>
      <w:r>
        <w:rPr>
          <w:rFonts w:hint="eastAsia"/>
        </w:rPr>
        <w:t>响应成功！</w:t>
      </w:r>
      <w:r>
        <w:rPr>
          <w:rFonts w:hint="eastAsia"/>
        </w:rPr>
        <w:t>"</w:t>
      </w:r>
    </w:p>
    <w:p w:rsidR="00D14101" w:rsidRPr="00D14101" w:rsidRDefault="00D14101" w:rsidP="00D14101">
      <w:r>
        <w:t>}</w:t>
      </w:r>
    </w:p>
    <w:p w:rsidR="00893626" w:rsidRDefault="00893626" w:rsidP="002B116C">
      <w:pPr>
        <w:pStyle w:val="30"/>
        <w:numPr>
          <w:ilvl w:val="0"/>
          <w:numId w:val="5"/>
        </w:numPr>
      </w:pPr>
      <w:bookmarkStart w:id="61" w:name="_Toc405551108"/>
      <w:r>
        <w:rPr>
          <w:rFonts w:hint="eastAsia"/>
        </w:rPr>
        <w:t>终端检测</w:t>
      </w:r>
      <w:bookmarkEnd w:id="61"/>
    </w:p>
    <w:p w:rsidR="00D14101" w:rsidRDefault="00D14101" w:rsidP="00D14101">
      <w:pPr>
        <w:pStyle w:val="5"/>
      </w:pPr>
      <w:r>
        <w:rPr>
          <w:rFonts w:hint="eastAsia"/>
        </w:rPr>
        <w:t>接口描述</w:t>
      </w:r>
    </w:p>
    <w:p w:rsidR="00761791" w:rsidRPr="00761791" w:rsidRDefault="00761791" w:rsidP="00761791">
      <w:pPr>
        <w:rPr>
          <w:b/>
        </w:rPr>
      </w:pPr>
      <w:r w:rsidRPr="00761791">
        <w:rPr>
          <w:rFonts w:hint="eastAsia"/>
          <w:b/>
        </w:rPr>
        <w:t>网络制式</w:t>
      </w:r>
    </w:p>
    <w:p w:rsidR="00761791" w:rsidRDefault="00761791" w:rsidP="00761791">
      <w:r>
        <w:rPr>
          <w:rFonts w:hint="eastAsia"/>
        </w:rPr>
        <w:t>客户端传递国家</w:t>
      </w:r>
      <w:r>
        <w:rPr>
          <w:rFonts w:hint="eastAsia"/>
        </w:rPr>
        <w:t>id</w:t>
      </w:r>
      <w:r>
        <w:rPr>
          <w:rFonts w:hint="eastAsia"/>
        </w:rPr>
        <w:t>、手机型号，程序获取国家网络制式和手机支持的网络制式去规则表中匹配，匹配规则见规则表。</w:t>
      </w:r>
    </w:p>
    <w:p w:rsidR="00761791" w:rsidRDefault="00F3341D" w:rsidP="00761791">
      <w:pPr>
        <w:rPr>
          <w:b/>
        </w:rPr>
      </w:pPr>
      <w:r>
        <w:rPr>
          <w:rFonts w:hint="eastAsia"/>
          <w:b/>
        </w:rPr>
        <w:t>网络频段</w:t>
      </w:r>
    </w:p>
    <w:p w:rsidR="007714C7" w:rsidRPr="00F3341D" w:rsidRDefault="007714C7" w:rsidP="00761791">
      <w:pPr>
        <w:rPr>
          <w:b/>
        </w:rPr>
      </w:pPr>
      <w:r>
        <w:rPr>
          <w:rFonts w:hint="eastAsia"/>
          <w:b/>
        </w:rPr>
        <w:t>【老逻辑</w:t>
      </w:r>
      <w:r>
        <w:rPr>
          <w:b/>
        </w:rPr>
        <w:t>】</w:t>
      </w:r>
    </w:p>
    <w:p w:rsidR="00761791" w:rsidRPr="00AA2D38" w:rsidRDefault="00761791" w:rsidP="00761791">
      <w:pPr>
        <w:rPr>
          <w:strike/>
        </w:rPr>
      </w:pPr>
      <w:r w:rsidRPr="00AA2D38">
        <w:rPr>
          <w:rFonts w:hint="eastAsia"/>
          <w:strike/>
        </w:rPr>
        <w:t>客户端传递国家</w:t>
      </w:r>
      <w:r w:rsidRPr="00AA2D38">
        <w:rPr>
          <w:rFonts w:hint="eastAsia"/>
          <w:strike/>
        </w:rPr>
        <w:t>id</w:t>
      </w:r>
      <w:r w:rsidRPr="00AA2D38">
        <w:rPr>
          <w:rFonts w:hint="eastAsia"/>
          <w:strike/>
        </w:rPr>
        <w:t>、手机型号，若该国家支持的网络频段中包含</w:t>
      </w:r>
      <w:r w:rsidRPr="00AA2D38">
        <w:rPr>
          <w:rFonts w:hint="eastAsia"/>
          <w:strike/>
        </w:rPr>
        <w:t>1900mHZ</w:t>
      </w:r>
      <w:r w:rsidRPr="00AA2D38">
        <w:rPr>
          <w:rFonts w:hint="eastAsia"/>
          <w:strike/>
        </w:rPr>
        <w:t>、</w:t>
      </w:r>
      <w:r w:rsidRPr="00AA2D38">
        <w:rPr>
          <w:rFonts w:hint="eastAsia"/>
          <w:strike/>
        </w:rPr>
        <w:t>CDMA 2100mHZ,</w:t>
      </w:r>
    </w:p>
    <w:p w:rsidR="00761791" w:rsidRPr="00AA2D38" w:rsidRDefault="00761791" w:rsidP="00761791">
      <w:pPr>
        <w:rPr>
          <w:strike/>
        </w:rPr>
      </w:pPr>
      <w:r w:rsidRPr="00AA2D38">
        <w:rPr>
          <w:rFonts w:hint="eastAsia"/>
          <w:strike/>
        </w:rPr>
        <w:t>1</w:t>
      </w:r>
      <w:r w:rsidRPr="00AA2D38">
        <w:rPr>
          <w:rFonts w:hint="eastAsia"/>
          <w:strike/>
        </w:rPr>
        <w:t>国家包含</w:t>
      </w:r>
      <w:r w:rsidRPr="00AA2D38">
        <w:rPr>
          <w:rFonts w:hint="eastAsia"/>
          <w:strike/>
        </w:rPr>
        <w:t>1900</w:t>
      </w:r>
      <w:r w:rsidRPr="00AA2D38">
        <w:rPr>
          <w:rFonts w:hint="eastAsia"/>
          <w:strike/>
        </w:rPr>
        <w:t>或</w:t>
      </w:r>
      <w:r w:rsidRPr="00AA2D38">
        <w:rPr>
          <w:rFonts w:hint="eastAsia"/>
          <w:strike/>
        </w:rPr>
        <w:t>2100</w:t>
      </w:r>
      <w:r w:rsidRPr="00AA2D38">
        <w:rPr>
          <w:rFonts w:hint="eastAsia"/>
          <w:strike/>
        </w:rPr>
        <w:t>，终端不包含两种中任意一种，则去规则表匹配；</w:t>
      </w:r>
    </w:p>
    <w:p w:rsidR="00761791" w:rsidRPr="00AA2D38" w:rsidRDefault="00761791" w:rsidP="00761791">
      <w:pPr>
        <w:rPr>
          <w:strike/>
        </w:rPr>
      </w:pPr>
      <w:r w:rsidRPr="00AA2D38">
        <w:rPr>
          <w:rFonts w:hint="eastAsia"/>
          <w:strike/>
        </w:rPr>
        <w:t xml:space="preserve">2 </w:t>
      </w:r>
      <w:r w:rsidRPr="00AA2D38">
        <w:rPr>
          <w:rFonts w:hint="eastAsia"/>
          <w:strike/>
        </w:rPr>
        <w:t>国家包含</w:t>
      </w:r>
      <w:r w:rsidRPr="00AA2D38">
        <w:rPr>
          <w:rFonts w:hint="eastAsia"/>
          <w:strike/>
        </w:rPr>
        <w:t>1900</w:t>
      </w:r>
      <w:r w:rsidRPr="00AA2D38">
        <w:rPr>
          <w:rFonts w:hint="eastAsia"/>
          <w:strike/>
        </w:rPr>
        <w:t>或</w:t>
      </w:r>
      <w:r w:rsidRPr="00AA2D38">
        <w:rPr>
          <w:rFonts w:hint="eastAsia"/>
          <w:strike/>
        </w:rPr>
        <w:t>2100</w:t>
      </w:r>
      <w:r w:rsidRPr="00AA2D38">
        <w:rPr>
          <w:rFonts w:hint="eastAsia"/>
          <w:strike/>
        </w:rPr>
        <w:t>，终端包含其中一种，提示支持；</w:t>
      </w:r>
    </w:p>
    <w:p w:rsidR="00761791" w:rsidRPr="00AA2D38" w:rsidRDefault="00761791" w:rsidP="00761791">
      <w:pPr>
        <w:rPr>
          <w:strike/>
        </w:rPr>
      </w:pPr>
      <w:r w:rsidRPr="00AA2D38">
        <w:rPr>
          <w:rFonts w:hint="eastAsia"/>
          <w:strike/>
        </w:rPr>
        <w:t xml:space="preserve">3 </w:t>
      </w:r>
      <w:r w:rsidRPr="00AA2D38">
        <w:rPr>
          <w:rFonts w:hint="eastAsia"/>
          <w:strike/>
        </w:rPr>
        <w:t>国家包含</w:t>
      </w:r>
      <w:r w:rsidRPr="00AA2D38">
        <w:rPr>
          <w:rFonts w:hint="eastAsia"/>
          <w:strike/>
        </w:rPr>
        <w:t>1900</w:t>
      </w:r>
      <w:r w:rsidRPr="00AA2D38">
        <w:rPr>
          <w:rFonts w:hint="eastAsia"/>
          <w:strike/>
        </w:rPr>
        <w:t>或</w:t>
      </w:r>
      <w:r w:rsidRPr="00AA2D38">
        <w:rPr>
          <w:rFonts w:hint="eastAsia"/>
          <w:strike/>
        </w:rPr>
        <w:t>2100</w:t>
      </w:r>
      <w:r w:rsidRPr="00AA2D38">
        <w:rPr>
          <w:rFonts w:hint="eastAsia"/>
          <w:strike/>
        </w:rPr>
        <w:t>，终端也包含</w:t>
      </w:r>
      <w:r w:rsidRPr="00AA2D38">
        <w:rPr>
          <w:rFonts w:hint="eastAsia"/>
          <w:strike/>
        </w:rPr>
        <w:t>1900</w:t>
      </w:r>
      <w:r w:rsidRPr="00AA2D38">
        <w:rPr>
          <w:rFonts w:hint="eastAsia"/>
          <w:strike/>
        </w:rPr>
        <w:t>或</w:t>
      </w:r>
      <w:r w:rsidRPr="00AA2D38">
        <w:rPr>
          <w:rFonts w:hint="eastAsia"/>
          <w:strike/>
        </w:rPr>
        <w:t>2100</w:t>
      </w:r>
      <w:r w:rsidRPr="00AA2D38">
        <w:rPr>
          <w:rFonts w:hint="eastAsia"/>
          <w:strike/>
        </w:rPr>
        <w:t>，但两者频段不一致，</w:t>
      </w:r>
      <w:r w:rsidR="00EA1830" w:rsidRPr="00AA2D38">
        <w:rPr>
          <w:rFonts w:hint="eastAsia"/>
          <w:strike/>
        </w:rPr>
        <w:t>则取规则表匹配；</w:t>
      </w:r>
    </w:p>
    <w:p w:rsidR="00EA1830" w:rsidRDefault="00EA1830" w:rsidP="00761791">
      <w:pPr>
        <w:rPr>
          <w:strike/>
        </w:rPr>
      </w:pPr>
      <w:r w:rsidRPr="00AA2D38">
        <w:rPr>
          <w:rFonts w:hint="eastAsia"/>
          <w:strike/>
        </w:rPr>
        <w:t xml:space="preserve">4 </w:t>
      </w:r>
      <w:r w:rsidRPr="00AA2D38">
        <w:rPr>
          <w:rFonts w:hint="eastAsia"/>
          <w:strike/>
        </w:rPr>
        <w:t>国家不包含</w:t>
      </w:r>
      <w:r w:rsidRPr="00AA2D38">
        <w:rPr>
          <w:rFonts w:hint="eastAsia"/>
          <w:strike/>
        </w:rPr>
        <w:t>1900</w:t>
      </w:r>
      <w:r w:rsidRPr="00AA2D38">
        <w:rPr>
          <w:rFonts w:hint="eastAsia"/>
          <w:strike/>
        </w:rPr>
        <w:t>或</w:t>
      </w:r>
      <w:r w:rsidRPr="00AA2D38">
        <w:rPr>
          <w:rFonts w:hint="eastAsia"/>
          <w:strike/>
        </w:rPr>
        <w:t>2100</w:t>
      </w:r>
      <w:r w:rsidRPr="00AA2D38">
        <w:rPr>
          <w:rFonts w:hint="eastAsia"/>
          <w:strike/>
        </w:rPr>
        <w:t>中任一种，则将国家支持的频段和终端支持的频段匹配，只要有一个频道对应上，则提示支持，如果都对应不上，则返回具体提示信息。</w:t>
      </w:r>
    </w:p>
    <w:p w:rsidR="00AA2D38" w:rsidRDefault="00AA2D38" w:rsidP="00761791">
      <w:r w:rsidRPr="00AA2D38">
        <w:rPr>
          <w:rFonts w:hint="eastAsia"/>
        </w:rPr>
        <w:t>【</w:t>
      </w:r>
      <w:r w:rsidRPr="00F84B7E">
        <w:rPr>
          <w:rFonts w:hint="eastAsia"/>
          <w:b/>
        </w:rPr>
        <w:t>2015</w:t>
      </w:r>
      <w:r w:rsidRPr="00F84B7E">
        <w:rPr>
          <w:b/>
        </w:rPr>
        <w:t>-08-12</w:t>
      </w:r>
      <w:r w:rsidRPr="00F84B7E">
        <w:rPr>
          <w:rFonts w:hint="eastAsia"/>
          <w:b/>
        </w:rPr>
        <w:t>新逻辑</w:t>
      </w:r>
      <w:r w:rsidRPr="00AA2D38">
        <w:t>】</w:t>
      </w:r>
    </w:p>
    <w:p w:rsidR="00AA0D5C" w:rsidRDefault="00AA0D5C" w:rsidP="00AA0D5C">
      <w:r>
        <w:rPr>
          <w:rFonts w:hint="eastAsia"/>
        </w:rPr>
        <w:t>1.</w:t>
      </w:r>
      <w:r>
        <w:rPr>
          <w:rFonts w:hint="eastAsia"/>
        </w:rPr>
        <w:t>如果漫游地国家为</w:t>
      </w:r>
      <w:r w:rsidRPr="00321C13">
        <w:rPr>
          <w:rFonts w:hint="eastAsia"/>
          <w:highlight w:val="yellow"/>
        </w:rPr>
        <w:t>美国或加拿大</w:t>
      </w:r>
      <w:r>
        <w:rPr>
          <w:rFonts w:hint="eastAsia"/>
        </w:rPr>
        <w:t>，则</w:t>
      </w:r>
      <w:r w:rsidRPr="00321C13">
        <w:rPr>
          <w:rFonts w:hint="eastAsia"/>
          <w:highlight w:val="yellow"/>
        </w:rPr>
        <w:t>用户终端</w:t>
      </w:r>
      <w:r>
        <w:rPr>
          <w:rFonts w:hint="eastAsia"/>
        </w:rPr>
        <w:t>网络频段一定要包含</w:t>
      </w:r>
      <w:r w:rsidRPr="00321C13">
        <w:rPr>
          <w:rFonts w:hint="eastAsia"/>
          <w:highlight w:val="yellow"/>
        </w:rPr>
        <w:t>GSM 1900</w:t>
      </w:r>
      <w:r w:rsidRPr="00321C13">
        <w:rPr>
          <w:rFonts w:hint="eastAsia"/>
          <w:highlight w:val="yellow"/>
        </w:rPr>
        <w:t>，</w:t>
      </w:r>
      <w:r>
        <w:rPr>
          <w:rFonts w:hint="eastAsia"/>
        </w:rPr>
        <w:t>才会显示支持，如果不包含，则输出提示口径；</w:t>
      </w:r>
    </w:p>
    <w:p w:rsidR="00AA0D5C" w:rsidRDefault="00AA0D5C" w:rsidP="00AA0D5C">
      <w:r>
        <w:rPr>
          <w:rFonts w:hint="eastAsia"/>
        </w:rPr>
        <w:t>2.</w:t>
      </w:r>
      <w:r>
        <w:rPr>
          <w:rFonts w:hint="eastAsia"/>
        </w:rPr>
        <w:t>如果漫游地国家为</w:t>
      </w:r>
      <w:r w:rsidRPr="00321C13">
        <w:rPr>
          <w:rFonts w:hint="eastAsia"/>
          <w:highlight w:val="yellow"/>
        </w:rPr>
        <w:t>日本或韩国</w:t>
      </w:r>
      <w:r>
        <w:rPr>
          <w:rFonts w:hint="eastAsia"/>
        </w:rPr>
        <w:t>，则</w:t>
      </w:r>
      <w:r w:rsidRPr="00321C13">
        <w:rPr>
          <w:rFonts w:hint="eastAsia"/>
          <w:highlight w:val="yellow"/>
        </w:rPr>
        <w:t>用户终端</w:t>
      </w:r>
      <w:r>
        <w:rPr>
          <w:rFonts w:hint="eastAsia"/>
        </w:rPr>
        <w:t>网络频段一定要包含</w:t>
      </w:r>
      <w:r w:rsidRPr="00321C13">
        <w:rPr>
          <w:rFonts w:hint="eastAsia"/>
          <w:highlight w:val="yellow"/>
        </w:rPr>
        <w:t>WCDMA 2100</w:t>
      </w:r>
      <w:r>
        <w:rPr>
          <w:rFonts w:hint="eastAsia"/>
        </w:rPr>
        <w:t>，才会显示支持，如果不包含，则输出提示口径；</w:t>
      </w:r>
    </w:p>
    <w:p w:rsidR="00AA0D5C" w:rsidRDefault="00AA0D5C" w:rsidP="00AA0D5C">
      <w:r>
        <w:rPr>
          <w:rFonts w:hint="eastAsia"/>
        </w:rPr>
        <w:t>3.</w:t>
      </w:r>
      <w:r w:rsidR="00616AB9">
        <w:rPr>
          <w:rFonts w:hint="eastAsia"/>
        </w:rPr>
        <w:t>漫游地国家支持的网络频道与用户终端支持的网络频段</w:t>
      </w:r>
      <w:r>
        <w:rPr>
          <w:rFonts w:hint="eastAsia"/>
        </w:rPr>
        <w:t>，只要有一个相同的，</w:t>
      </w:r>
      <w:r>
        <w:rPr>
          <w:rFonts w:hint="eastAsia"/>
        </w:rPr>
        <w:lastRenderedPageBreak/>
        <w:t>就显示支持；</w:t>
      </w:r>
    </w:p>
    <w:p w:rsidR="00AA0D5C" w:rsidRPr="00AA2D38" w:rsidRDefault="00AA0D5C" w:rsidP="00AA0D5C">
      <w:r>
        <w:rPr>
          <w:rFonts w:hint="eastAsia"/>
        </w:rPr>
        <w:t>如果一个也不相同，则输出提示口径。此时，</w:t>
      </w:r>
      <w:r>
        <w:rPr>
          <w:rFonts w:hint="eastAsia"/>
        </w:rPr>
        <w:t>result</w:t>
      </w:r>
      <w:r>
        <w:rPr>
          <w:rFonts w:hint="eastAsia"/>
        </w:rPr>
        <w:t>的值固定传</w:t>
      </w:r>
      <w:r>
        <w:rPr>
          <w:rFonts w:hint="eastAsia"/>
        </w:rPr>
        <w:t>-1</w:t>
      </w:r>
    </w:p>
    <w:p w:rsidR="00D14101" w:rsidRDefault="00D14101" w:rsidP="00D14101">
      <w:r>
        <w:rPr>
          <w:rFonts w:hint="eastAsia"/>
        </w:rPr>
        <w:t>请求地址</w:t>
      </w:r>
      <w:r>
        <w:rPr>
          <w:rFonts w:hint="eastAsia"/>
        </w:rPr>
        <w:t>:</w:t>
      </w:r>
    </w:p>
    <w:p w:rsidR="00D14101" w:rsidRDefault="00B50774" w:rsidP="00D14101">
      <w:pPr>
        <w:rPr>
          <w:color w:val="FF0000"/>
        </w:rPr>
      </w:pPr>
      <w:hyperlink r:id="rId59" w:history="1">
        <w:r w:rsidR="00D14101">
          <w:rPr>
            <w:rStyle w:val="af0"/>
          </w:rPr>
          <w:t>http://101.95.48.97:8005/public/sjkf/zhongduan/zhongduan_detect?countryId=1&amp;phoneModel=i939</w:t>
        </w:r>
      </w:hyperlink>
    </w:p>
    <w:p w:rsidR="00D14101" w:rsidRDefault="00D14101" w:rsidP="00D14101">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14101" w:rsidTr="00451CCF">
        <w:tc>
          <w:tcPr>
            <w:tcW w:w="1843" w:type="dxa"/>
            <w:shd w:val="clear" w:color="auto" w:fill="BFBFBF"/>
          </w:tcPr>
          <w:p w:rsidR="00D14101" w:rsidRDefault="00D14101" w:rsidP="00451CCF">
            <w:pPr>
              <w:rPr>
                <w:b/>
              </w:rPr>
            </w:pPr>
            <w:r>
              <w:rPr>
                <w:b/>
              </w:rPr>
              <w:t>Key</w:t>
            </w:r>
          </w:p>
        </w:tc>
        <w:tc>
          <w:tcPr>
            <w:tcW w:w="1559" w:type="dxa"/>
            <w:shd w:val="clear" w:color="auto" w:fill="BFBFBF"/>
          </w:tcPr>
          <w:p w:rsidR="00D14101" w:rsidRDefault="00D14101" w:rsidP="00451CCF">
            <w:pPr>
              <w:rPr>
                <w:b/>
              </w:rPr>
            </w:pPr>
            <w:r>
              <w:rPr>
                <w:b/>
              </w:rPr>
              <w:t>类型</w:t>
            </w:r>
          </w:p>
        </w:tc>
        <w:tc>
          <w:tcPr>
            <w:tcW w:w="709" w:type="dxa"/>
            <w:shd w:val="clear" w:color="auto" w:fill="BFBFBF"/>
          </w:tcPr>
          <w:p w:rsidR="00D14101" w:rsidRDefault="00D14101" w:rsidP="00451CCF">
            <w:pPr>
              <w:rPr>
                <w:b/>
              </w:rPr>
            </w:pPr>
            <w:r>
              <w:rPr>
                <w:b/>
              </w:rPr>
              <w:t>必须</w:t>
            </w:r>
          </w:p>
        </w:tc>
        <w:tc>
          <w:tcPr>
            <w:tcW w:w="4111" w:type="dxa"/>
            <w:shd w:val="clear" w:color="auto" w:fill="BFBFBF"/>
          </w:tcPr>
          <w:p w:rsidR="00D14101" w:rsidRDefault="00D14101" w:rsidP="00451CCF">
            <w:pPr>
              <w:rPr>
                <w:b/>
              </w:rPr>
            </w:pPr>
            <w:r>
              <w:rPr>
                <w:b/>
              </w:rPr>
              <w:t>注释</w:t>
            </w:r>
          </w:p>
        </w:tc>
      </w:tr>
      <w:tr w:rsidR="00D14101" w:rsidTr="00451CCF">
        <w:tc>
          <w:tcPr>
            <w:tcW w:w="1843" w:type="dxa"/>
            <w:shd w:val="clear" w:color="auto" w:fill="F2F2F2"/>
          </w:tcPr>
          <w:p w:rsidR="00D14101" w:rsidRDefault="00D14101" w:rsidP="00451CCF">
            <w:r>
              <w:rPr>
                <w:rFonts w:hint="eastAsia"/>
              </w:rPr>
              <w:t>countryId</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请求某国家</w:t>
            </w:r>
            <w:r>
              <w:rPr>
                <w:rFonts w:hint="eastAsia"/>
              </w:rPr>
              <w:t>ID</w:t>
            </w:r>
            <w:r>
              <w:rPr>
                <w:rFonts w:hint="eastAsia"/>
              </w:rPr>
              <w:t>，如：</w:t>
            </w:r>
            <w:r>
              <w:rPr>
                <w:rFonts w:hint="eastAsia"/>
              </w:rPr>
              <w:t>178</w:t>
            </w:r>
          </w:p>
        </w:tc>
      </w:tr>
      <w:tr w:rsidR="00D14101" w:rsidTr="00451CCF">
        <w:tc>
          <w:tcPr>
            <w:tcW w:w="1843" w:type="dxa"/>
            <w:shd w:val="clear" w:color="auto" w:fill="F2F2F2"/>
          </w:tcPr>
          <w:p w:rsidR="00D14101" w:rsidRDefault="00D14101" w:rsidP="00451CCF">
            <w:r>
              <w:rPr>
                <w:rFonts w:hint="eastAsia"/>
              </w:rPr>
              <w:t>countryName</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否</w:t>
            </w:r>
          </w:p>
        </w:tc>
        <w:tc>
          <w:tcPr>
            <w:tcW w:w="4111" w:type="dxa"/>
          </w:tcPr>
          <w:p w:rsidR="00D14101" w:rsidRDefault="00D14101" w:rsidP="00451CCF">
            <w:r>
              <w:rPr>
                <w:rFonts w:hint="eastAsia"/>
              </w:rPr>
              <w:t>请求某国家</w:t>
            </w:r>
            <w:r>
              <w:rPr>
                <w:rFonts w:hint="eastAsia"/>
              </w:rPr>
              <w:t>Name</w:t>
            </w:r>
            <w:r>
              <w:rPr>
                <w:rFonts w:hint="eastAsia"/>
              </w:rPr>
              <w:t>如：美国</w:t>
            </w:r>
          </w:p>
        </w:tc>
      </w:tr>
      <w:tr w:rsidR="00D14101" w:rsidTr="00451CCF">
        <w:tc>
          <w:tcPr>
            <w:tcW w:w="1843" w:type="dxa"/>
            <w:shd w:val="clear" w:color="auto" w:fill="F2F2F2"/>
          </w:tcPr>
          <w:p w:rsidR="00D14101" w:rsidRDefault="00D14101" w:rsidP="00451CCF">
            <w:r>
              <w:rPr>
                <w:rFonts w:hint="eastAsia"/>
              </w:rPr>
              <w:t>phoneModel</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手机型号</w:t>
            </w:r>
          </w:p>
        </w:tc>
      </w:tr>
    </w:tbl>
    <w:p w:rsidR="00D14101" w:rsidRDefault="00D14101" w:rsidP="00D14101">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42"/>
        <w:gridCol w:w="1068"/>
        <w:gridCol w:w="4846"/>
      </w:tblGrid>
      <w:tr w:rsidR="00D14101" w:rsidTr="00451CCF">
        <w:trPr>
          <w:trHeight w:val="404"/>
        </w:trPr>
        <w:tc>
          <w:tcPr>
            <w:tcW w:w="2942" w:type="dxa"/>
            <w:shd w:val="clear" w:color="auto" w:fill="BFBFBF"/>
          </w:tcPr>
          <w:p w:rsidR="00D14101" w:rsidRDefault="00D14101" w:rsidP="00451CCF">
            <w:pPr>
              <w:rPr>
                <w:b/>
              </w:rPr>
            </w:pPr>
            <w:r>
              <w:rPr>
                <w:b/>
              </w:rPr>
              <w:t>Key</w:t>
            </w:r>
          </w:p>
        </w:tc>
        <w:tc>
          <w:tcPr>
            <w:tcW w:w="1068" w:type="dxa"/>
            <w:shd w:val="clear" w:color="auto" w:fill="BFBFBF"/>
          </w:tcPr>
          <w:p w:rsidR="00D14101" w:rsidRDefault="00D14101" w:rsidP="00451CCF">
            <w:pPr>
              <w:rPr>
                <w:b/>
              </w:rPr>
            </w:pPr>
            <w:r>
              <w:rPr>
                <w:b/>
              </w:rPr>
              <w:t>类型</w:t>
            </w:r>
          </w:p>
        </w:tc>
        <w:tc>
          <w:tcPr>
            <w:tcW w:w="4846" w:type="dxa"/>
            <w:shd w:val="clear" w:color="auto" w:fill="BFBFBF"/>
          </w:tcPr>
          <w:p w:rsidR="00D14101" w:rsidRDefault="00D14101" w:rsidP="00451CCF">
            <w:pPr>
              <w:rPr>
                <w:b/>
              </w:rPr>
            </w:pPr>
            <w:r>
              <w:rPr>
                <w:b/>
              </w:rPr>
              <w:t>注释</w:t>
            </w:r>
          </w:p>
        </w:tc>
      </w:tr>
      <w:tr w:rsidR="00D14101" w:rsidTr="00451CCF">
        <w:trPr>
          <w:trHeight w:val="419"/>
        </w:trPr>
        <w:tc>
          <w:tcPr>
            <w:tcW w:w="2942" w:type="dxa"/>
            <w:shd w:val="clear" w:color="auto" w:fill="F2F2F2"/>
          </w:tcPr>
          <w:p w:rsidR="00D14101" w:rsidRDefault="00D14101" w:rsidP="00451CCF">
            <w:r>
              <w:t>resCode</w:t>
            </w:r>
          </w:p>
        </w:tc>
        <w:tc>
          <w:tcPr>
            <w:tcW w:w="1068" w:type="dxa"/>
          </w:tcPr>
          <w:p w:rsidR="00D14101" w:rsidRDefault="00D14101" w:rsidP="00451CCF">
            <w:r>
              <w:t>Integer</w:t>
            </w:r>
          </w:p>
        </w:tc>
        <w:tc>
          <w:tcPr>
            <w:tcW w:w="4846" w:type="dxa"/>
          </w:tcPr>
          <w:p w:rsidR="00D14101" w:rsidRDefault="00D14101" w:rsidP="00451CCF">
            <w:r>
              <w:t>结果码。结果码。</w:t>
            </w:r>
            <w:r>
              <w:t>200</w:t>
            </w:r>
            <w:r>
              <w:t>表示成功，</w:t>
            </w:r>
          </w:p>
        </w:tc>
      </w:tr>
      <w:tr w:rsidR="00D14101" w:rsidTr="00451CCF">
        <w:trPr>
          <w:trHeight w:val="419"/>
        </w:trPr>
        <w:tc>
          <w:tcPr>
            <w:tcW w:w="2942" w:type="dxa"/>
            <w:shd w:val="clear" w:color="auto" w:fill="F2F2F2"/>
          </w:tcPr>
          <w:p w:rsidR="00D14101" w:rsidRDefault="00D14101" w:rsidP="00451CCF">
            <w:r>
              <w:t>resDesc</w:t>
            </w:r>
          </w:p>
        </w:tc>
        <w:tc>
          <w:tcPr>
            <w:tcW w:w="1068" w:type="dxa"/>
          </w:tcPr>
          <w:p w:rsidR="00D14101" w:rsidRDefault="00D14101" w:rsidP="00451CCF">
            <w:r>
              <w:t>String</w:t>
            </w:r>
          </w:p>
        </w:tc>
        <w:tc>
          <w:tcPr>
            <w:tcW w:w="4846" w:type="dxa"/>
          </w:tcPr>
          <w:p w:rsidR="00D14101" w:rsidRDefault="00D14101" w:rsidP="00451CCF">
            <w:r>
              <w:t>描述</w:t>
            </w:r>
          </w:p>
        </w:tc>
      </w:tr>
      <w:tr w:rsidR="00D14101" w:rsidTr="00451CCF">
        <w:trPr>
          <w:trHeight w:val="419"/>
        </w:trPr>
        <w:tc>
          <w:tcPr>
            <w:tcW w:w="2942" w:type="dxa"/>
            <w:shd w:val="clear" w:color="auto" w:fill="F2F2F2"/>
          </w:tcPr>
          <w:p w:rsidR="00D14101" w:rsidRDefault="00D14101" w:rsidP="00451CCF">
            <w:r>
              <w:rPr>
                <w:rFonts w:hint="eastAsia"/>
              </w:rPr>
              <w:t>isSupportNWM</w:t>
            </w:r>
          </w:p>
        </w:tc>
        <w:tc>
          <w:tcPr>
            <w:tcW w:w="1068" w:type="dxa"/>
          </w:tcPr>
          <w:p w:rsidR="00D14101" w:rsidRDefault="00D14101" w:rsidP="00451CCF">
            <w:r>
              <w:rPr>
                <w:rFonts w:hint="eastAsia"/>
              </w:rPr>
              <w:t>String</w:t>
            </w:r>
          </w:p>
        </w:tc>
        <w:tc>
          <w:tcPr>
            <w:tcW w:w="4846" w:type="dxa"/>
          </w:tcPr>
          <w:p w:rsidR="00D14101" w:rsidRDefault="00D14101" w:rsidP="00451CCF">
            <w:r>
              <w:rPr>
                <w:rFonts w:hint="eastAsia"/>
              </w:rPr>
              <w:t>是否支持网络制式</w:t>
            </w:r>
          </w:p>
        </w:tc>
      </w:tr>
      <w:tr w:rsidR="00D14101" w:rsidTr="00451CCF">
        <w:trPr>
          <w:trHeight w:val="419"/>
        </w:trPr>
        <w:tc>
          <w:tcPr>
            <w:tcW w:w="2942" w:type="dxa"/>
            <w:shd w:val="clear" w:color="auto" w:fill="F2F2F2"/>
          </w:tcPr>
          <w:p w:rsidR="00D14101" w:rsidRDefault="00B50774" w:rsidP="00451CCF">
            <w:hyperlink r:id="rId60" w:tgtFrame="_self" w:history="1">
              <w:r w:rsidR="00D14101">
                <w:t>network</w:t>
              </w:r>
              <w:r w:rsidR="00D14101">
                <w:rPr>
                  <w:rFonts w:hint="eastAsia"/>
                </w:rPr>
                <w:t>M</w:t>
              </w:r>
              <w:r w:rsidR="00D14101">
                <w:t>odel</w:t>
              </w:r>
            </w:hyperlink>
            <w:r w:rsidR="00D14101">
              <w:rPr>
                <w:rFonts w:hint="eastAsia"/>
              </w:rPr>
              <w:t>CheckInfo</w:t>
            </w:r>
          </w:p>
        </w:tc>
        <w:tc>
          <w:tcPr>
            <w:tcW w:w="1068" w:type="dxa"/>
          </w:tcPr>
          <w:p w:rsidR="00D14101" w:rsidRDefault="00D14101" w:rsidP="00451CCF">
            <w:r>
              <w:rPr>
                <w:rFonts w:hint="eastAsia"/>
              </w:rPr>
              <w:t>String</w:t>
            </w:r>
          </w:p>
        </w:tc>
        <w:tc>
          <w:tcPr>
            <w:tcW w:w="4846" w:type="dxa"/>
          </w:tcPr>
          <w:p w:rsidR="00D14101" w:rsidRDefault="00D14101" w:rsidP="00451CCF">
            <w:r>
              <w:rPr>
                <w:rFonts w:hint="eastAsia"/>
              </w:rPr>
              <w:t>网络制式检测结果</w:t>
            </w:r>
          </w:p>
        </w:tc>
      </w:tr>
      <w:tr w:rsidR="00D14101" w:rsidTr="00451CCF">
        <w:trPr>
          <w:trHeight w:val="419"/>
        </w:trPr>
        <w:tc>
          <w:tcPr>
            <w:tcW w:w="2942" w:type="dxa"/>
            <w:shd w:val="clear" w:color="auto" w:fill="F2F2F2"/>
          </w:tcPr>
          <w:p w:rsidR="00D14101" w:rsidRDefault="00D14101" w:rsidP="00451CCF">
            <w:r>
              <w:rPr>
                <w:rFonts w:hint="eastAsia"/>
              </w:rPr>
              <w:t>isSupportFRC</w:t>
            </w:r>
          </w:p>
        </w:tc>
        <w:tc>
          <w:tcPr>
            <w:tcW w:w="1068" w:type="dxa"/>
          </w:tcPr>
          <w:p w:rsidR="00D14101" w:rsidRDefault="00D14101" w:rsidP="00451CCF">
            <w:r>
              <w:rPr>
                <w:rFonts w:hint="eastAsia"/>
              </w:rPr>
              <w:t>String</w:t>
            </w:r>
          </w:p>
        </w:tc>
        <w:tc>
          <w:tcPr>
            <w:tcW w:w="4846" w:type="dxa"/>
          </w:tcPr>
          <w:p w:rsidR="00D14101" w:rsidRDefault="00D14101" w:rsidP="00451CCF">
            <w:r>
              <w:rPr>
                <w:rFonts w:hint="eastAsia"/>
              </w:rPr>
              <w:t>是否支持网络频段</w:t>
            </w:r>
          </w:p>
        </w:tc>
      </w:tr>
      <w:tr w:rsidR="00D14101" w:rsidTr="00451CCF">
        <w:trPr>
          <w:trHeight w:val="419"/>
        </w:trPr>
        <w:tc>
          <w:tcPr>
            <w:tcW w:w="2942" w:type="dxa"/>
            <w:shd w:val="clear" w:color="auto" w:fill="F2F2F2"/>
          </w:tcPr>
          <w:p w:rsidR="00D14101" w:rsidRDefault="00D14101" w:rsidP="00451CCF">
            <w:r>
              <w:t>frequency</w:t>
            </w:r>
            <w:r>
              <w:rPr>
                <w:rFonts w:hint="eastAsia"/>
              </w:rPr>
              <w:t>R</w:t>
            </w:r>
            <w:r>
              <w:t>ange</w:t>
            </w:r>
            <w:r>
              <w:rPr>
                <w:rFonts w:hint="eastAsia"/>
              </w:rPr>
              <w:t>CheckInfo</w:t>
            </w:r>
          </w:p>
        </w:tc>
        <w:tc>
          <w:tcPr>
            <w:tcW w:w="1068" w:type="dxa"/>
          </w:tcPr>
          <w:p w:rsidR="00D14101" w:rsidRDefault="00D14101" w:rsidP="00451CCF">
            <w:r>
              <w:rPr>
                <w:rFonts w:hint="eastAsia"/>
              </w:rPr>
              <w:t>String</w:t>
            </w:r>
          </w:p>
        </w:tc>
        <w:tc>
          <w:tcPr>
            <w:tcW w:w="4846" w:type="dxa"/>
          </w:tcPr>
          <w:p w:rsidR="00D14101" w:rsidRDefault="00D14101" w:rsidP="00451CCF">
            <w:r>
              <w:rPr>
                <w:rFonts w:hint="eastAsia"/>
              </w:rPr>
              <w:t>网络频段检测结果</w:t>
            </w:r>
          </w:p>
        </w:tc>
      </w:tr>
      <w:tr w:rsidR="00C93FED" w:rsidTr="00451CCF">
        <w:trPr>
          <w:trHeight w:val="419"/>
        </w:trPr>
        <w:tc>
          <w:tcPr>
            <w:tcW w:w="2942" w:type="dxa"/>
            <w:shd w:val="clear" w:color="auto" w:fill="F2F2F2"/>
          </w:tcPr>
          <w:p w:rsidR="00C93FED" w:rsidRPr="00076116" w:rsidRDefault="009309CC" w:rsidP="00451CCF">
            <w:pPr>
              <w:rPr>
                <w:highlight w:val="yellow"/>
              </w:rPr>
            </w:pPr>
            <w:r w:rsidRPr="00076116">
              <w:rPr>
                <w:highlight w:val="yellow"/>
              </w:rPr>
              <w:t>isSupportNWMKey</w:t>
            </w:r>
          </w:p>
        </w:tc>
        <w:tc>
          <w:tcPr>
            <w:tcW w:w="1068" w:type="dxa"/>
          </w:tcPr>
          <w:p w:rsidR="00C93FED" w:rsidRPr="00076116" w:rsidRDefault="009309CC" w:rsidP="00451CCF">
            <w:pPr>
              <w:rPr>
                <w:highlight w:val="yellow"/>
              </w:rPr>
            </w:pPr>
            <w:r w:rsidRPr="00076116">
              <w:rPr>
                <w:rFonts w:hint="eastAsia"/>
                <w:highlight w:val="yellow"/>
              </w:rPr>
              <w:t>String</w:t>
            </w:r>
          </w:p>
        </w:tc>
        <w:tc>
          <w:tcPr>
            <w:tcW w:w="4846" w:type="dxa"/>
          </w:tcPr>
          <w:p w:rsidR="00C93FED" w:rsidRPr="00076116" w:rsidRDefault="005F3357" w:rsidP="00451CCF">
            <w:pPr>
              <w:rPr>
                <w:highlight w:val="yellow"/>
              </w:rPr>
            </w:pPr>
            <w:r w:rsidRPr="00076116">
              <w:rPr>
                <w:rFonts w:hint="eastAsia"/>
                <w:highlight w:val="yellow"/>
              </w:rPr>
              <w:t>是否支持网络制式</w:t>
            </w:r>
            <w:r w:rsidR="00C647A6" w:rsidRPr="00076116">
              <w:rPr>
                <w:rFonts w:hint="eastAsia"/>
                <w:highlight w:val="yellow"/>
              </w:rPr>
              <w:t>(0</w:t>
            </w:r>
            <w:r w:rsidR="00C647A6" w:rsidRPr="00076116">
              <w:rPr>
                <w:rFonts w:hint="eastAsia"/>
                <w:highlight w:val="yellow"/>
              </w:rPr>
              <w:t>代表不支持</w:t>
            </w:r>
            <w:r w:rsidR="00C647A6" w:rsidRPr="00076116">
              <w:rPr>
                <w:rFonts w:hint="eastAsia"/>
                <w:highlight w:val="yellow"/>
              </w:rPr>
              <w:t>,1</w:t>
            </w:r>
            <w:r w:rsidR="00C647A6" w:rsidRPr="00076116">
              <w:rPr>
                <w:rFonts w:hint="eastAsia"/>
                <w:highlight w:val="yellow"/>
              </w:rPr>
              <w:t>代表</w:t>
            </w:r>
            <w:r w:rsidR="00DD49B7" w:rsidRPr="00076116">
              <w:rPr>
                <w:rFonts w:hint="eastAsia"/>
                <w:highlight w:val="yellow"/>
              </w:rPr>
              <w:t>支持</w:t>
            </w:r>
            <w:r w:rsidR="00C647A6" w:rsidRPr="00076116">
              <w:rPr>
                <w:rFonts w:hint="eastAsia"/>
                <w:highlight w:val="yellow"/>
              </w:rPr>
              <w:t>)</w:t>
            </w:r>
          </w:p>
        </w:tc>
      </w:tr>
      <w:tr w:rsidR="00C93FED" w:rsidTr="00451CCF">
        <w:trPr>
          <w:trHeight w:val="419"/>
        </w:trPr>
        <w:tc>
          <w:tcPr>
            <w:tcW w:w="2942" w:type="dxa"/>
            <w:shd w:val="clear" w:color="auto" w:fill="F2F2F2"/>
          </w:tcPr>
          <w:p w:rsidR="00C93FED" w:rsidRPr="00076116" w:rsidRDefault="009309CC" w:rsidP="00451CCF">
            <w:pPr>
              <w:rPr>
                <w:highlight w:val="yellow"/>
              </w:rPr>
            </w:pPr>
            <w:r w:rsidRPr="00076116">
              <w:rPr>
                <w:highlight w:val="yellow"/>
              </w:rPr>
              <w:t>isSupportNWMValue</w:t>
            </w:r>
          </w:p>
        </w:tc>
        <w:tc>
          <w:tcPr>
            <w:tcW w:w="1068" w:type="dxa"/>
          </w:tcPr>
          <w:p w:rsidR="00C93FED" w:rsidRPr="00076116" w:rsidRDefault="009309CC" w:rsidP="00451CCF">
            <w:pPr>
              <w:rPr>
                <w:highlight w:val="yellow"/>
              </w:rPr>
            </w:pPr>
            <w:r w:rsidRPr="00076116">
              <w:rPr>
                <w:rFonts w:hint="eastAsia"/>
                <w:highlight w:val="yellow"/>
              </w:rPr>
              <w:t>String</w:t>
            </w:r>
          </w:p>
        </w:tc>
        <w:tc>
          <w:tcPr>
            <w:tcW w:w="4846" w:type="dxa"/>
          </w:tcPr>
          <w:p w:rsidR="00C93FED" w:rsidRPr="00076116" w:rsidRDefault="005F3357" w:rsidP="00451CCF">
            <w:pPr>
              <w:rPr>
                <w:highlight w:val="yellow"/>
              </w:rPr>
            </w:pPr>
            <w:r w:rsidRPr="00076116">
              <w:rPr>
                <w:rFonts w:hint="eastAsia"/>
                <w:highlight w:val="yellow"/>
              </w:rPr>
              <w:t>网络制式检测结果</w:t>
            </w:r>
          </w:p>
        </w:tc>
      </w:tr>
      <w:tr w:rsidR="00C93FED" w:rsidTr="00451CCF">
        <w:trPr>
          <w:trHeight w:val="419"/>
        </w:trPr>
        <w:tc>
          <w:tcPr>
            <w:tcW w:w="2942" w:type="dxa"/>
            <w:shd w:val="clear" w:color="auto" w:fill="F2F2F2"/>
          </w:tcPr>
          <w:p w:rsidR="00C93FED" w:rsidRPr="00076116" w:rsidRDefault="009309CC" w:rsidP="00451CCF">
            <w:pPr>
              <w:rPr>
                <w:highlight w:val="yellow"/>
              </w:rPr>
            </w:pPr>
            <w:r w:rsidRPr="00076116">
              <w:rPr>
                <w:highlight w:val="yellow"/>
              </w:rPr>
              <w:t>isSupportFRCKey</w:t>
            </w:r>
          </w:p>
        </w:tc>
        <w:tc>
          <w:tcPr>
            <w:tcW w:w="1068" w:type="dxa"/>
          </w:tcPr>
          <w:p w:rsidR="00C93FED" w:rsidRPr="00076116" w:rsidRDefault="009309CC" w:rsidP="00451CCF">
            <w:pPr>
              <w:rPr>
                <w:highlight w:val="yellow"/>
              </w:rPr>
            </w:pPr>
            <w:r w:rsidRPr="00076116">
              <w:rPr>
                <w:rFonts w:hint="eastAsia"/>
                <w:highlight w:val="yellow"/>
              </w:rPr>
              <w:t>String</w:t>
            </w:r>
          </w:p>
        </w:tc>
        <w:tc>
          <w:tcPr>
            <w:tcW w:w="4846" w:type="dxa"/>
          </w:tcPr>
          <w:p w:rsidR="00C93FED" w:rsidRPr="00076116" w:rsidRDefault="005F3357" w:rsidP="00451CCF">
            <w:pPr>
              <w:rPr>
                <w:highlight w:val="yellow"/>
              </w:rPr>
            </w:pPr>
            <w:r w:rsidRPr="00076116">
              <w:rPr>
                <w:rFonts w:hint="eastAsia"/>
                <w:highlight w:val="yellow"/>
              </w:rPr>
              <w:t>是否支持网络频段</w:t>
            </w:r>
            <w:r w:rsidR="00A23D3C" w:rsidRPr="00076116">
              <w:rPr>
                <w:rFonts w:hint="eastAsia"/>
                <w:highlight w:val="yellow"/>
              </w:rPr>
              <w:t>(0</w:t>
            </w:r>
            <w:r w:rsidR="00A23D3C" w:rsidRPr="00076116">
              <w:rPr>
                <w:rFonts w:hint="eastAsia"/>
                <w:highlight w:val="yellow"/>
              </w:rPr>
              <w:t>代表不支持</w:t>
            </w:r>
            <w:r w:rsidR="00A23D3C" w:rsidRPr="00076116">
              <w:rPr>
                <w:rFonts w:hint="eastAsia"/>
                <w:highlight w:val="yellow"/>
              </w:rPr>
              <w:t>,1</w:t>
            </w:r>
            <w:r w:rsidR="00A23D3C" w:rsidRPr="00076116">
              <w:rPr>
                <w:rFonts w:hint="eastAsia"/>
                <w:highlight w:val="yellow"/>
              </w:rPr>
              <w:t>代表支持</w:t>
            </w:r>
            <w:r w:rsidR="00A23D3C" w:rsidRPr="00076116">
              <w:rPr>
                <w:rFonts w:hint="eastAsia"/>
                <w:highlight w:val="yellow"/>
              </w:rPr>
              <w:t>)</w:t>
            </w:r>
          </w:p>
        </w:tc>
      </w:tr>
      <w:tr w:rsidR="00C93FED" w:rsidTr="00451CCF">
        <w:trPr>
          <w:trHeight w:val="419"/>
        </w:trPr>
        <w:tc>
          <w:tcPr>
            <w:tcW w:w="2942" w:type="dxa"/>
            <w:shd w:val="clear" w:color="auto" w:fill="F2F2F2"/>
          </w:tcPr>
          <w:p w:rsidR="00C93FED" w:rsidRPr="00076116" w:rsidRDefault="009309CC" w:rsidP="00451CCF">
            <w:pPr>
              <w:rPr>
                <w:highlight w:val="yellow"/>
              </w:rPr>
            </w:pPr>
            <w:r w:rsidRPr="00076116">
              <w:rPr>
                <w:highlight w:val="yellow"/>
              </w:rPr>
              <w:t>isSupportFRCValue</w:t>
            </w:r>
          </w:p>
        </w:tc>
        <w:tc>
          <w:tcPr>
            <w:tcW w:w="1068" w:type="dxa"/>
          </w:tcPr>
          <w:p w:rsidR="00C93FED" w:rsidRPr="00076116" w:rsidRDefault="009309CC" w:rsidP="00451CCF">
            <w:pPr>
              <w:rPr>
                <w:highlight w:val="yellow"/>
              </w:rPr>
            </w:pPr>
            <w:r w:rsidRPr="00076116">
              <w:rPr>
                <w:rFonts w:hint="eastAsia"/>
                <w:highlight w:val="yellow"/>
              </w:rPr>
              <w:t>String</w:t>
            </w:r>
          </w:p>
        </w:tc>
        <w:tc>
          <w:tcPr>
            <w:tcW w:w="4846" w:type="dxa"/>
          </w:tcPr>
          <w:p w:rsidR="00C93FED" w:rsidRPr="00076116" w:rsidRDefault="005F3357" w:rsidP="00451CCF">
            <w:pPr>
              <w:rPr>
                <w:highlight w:val="yellow"/>
              </w:rPr>
            </w:pPr>
            <w:r w:rsidRPr="00076116">
              <w:rPr>
                <w:rFonts w:hint="eastAsia"/>
                <w:highlight w:val="yellow"/>
              </w:rPr>
              <w:t>网络频段检测结果</w:t>
            </w:r>
          </w:p>
        </w:tc>
      </w:tr>
    </w:tbl>
    <w:p w:rsidR="00D14101" w:rsidRDefault="00D14101" w:rsidP="00D14101">
      <w:r>
        <w:rPr>
          <w:rFonts w:hint="eastAsia"/>
        </w:rPr>
        <w:t>数据格式：</w:t>
      </w:r>
    </w:p>
    <w:p w:rsidR="00D14101" w:rsidRDefault="00D14101" w:rsidP="00D14101">
      <w:r>
        <w:t>{</w:t>
      </w:r>
    </w:p>
    <w:p w:rsidR="00D14101" w:rsidRDefault="00D14101" w:rsidP="00D14101">
      <w:r>
        <w:rPr>
          <w:rFonts w:hint="eastAsia"/>
        </w:rPr>
        <w:t xml:space="preserve">    "frequencyRangeCheckInfo": "</w:t>
      </w:r>
      <w:r>
        <w:rPr>
          <w:rFonts w:hint="eastAsia"/>
        </w:rPr>
        <w:t>该地网络频段要求</w:t>
      </w:r>
      <w:r>
        <w:rPr>
          <w:rFonts w:hint="eastAsia"/>
        </w:rPr>
        <w:t>1900MHz,</w:t>
      </w:r>
      <w:r>
        <w:rPr>
          <w:rFonts w:hint="eastAsia"/>
        </w:rPr>
        <w:t>为保证顺利漫游，请更换为三频手机</w:t>
      </w:r>
      <w:r>
        <w:rPr>
          <w:rFonts w:hint="eastAsia"/>
        </w:rPr>
        <w:t>",</w:t>
      </w:r>
    </w:p>
    <w:p w:rsidR="00D14101" w:rsidRDefault="00D14101" w:rsidP="00D14101">
      <w:r>
        <w:t xml:space="preserve">    "networkModelCheckInfo": "/",</w:t>
      </w:r>
    </w:p>
    <w:p w:rsidR="00D14101" w:rsidRDefault="00D14101" w:rsidP="00D14101">
      <w:r>
        <w:rPr>
          <w:rFonts w:hint="eastAsia"/>
        </w:rPr>
        <w:t xml:space="preserve">    "isSupportFRC": "</w:t>
      </w:r>
      <w:r>
        <w:rPr>
          <w:rFonts w:hint="eastAsia"/>
        </w:rPr>
        <w:t>不支持</w:t>
      </w:r>
      <w:r>
        <w:rPr>
          <w:rFonts w:hint="eastAsia"/>
        </w:rPr>
        <w:t>",</w:t>
      </w:r>
    </w:p>
    <w:p w:rsidR="00D14101" w:rsidRDefault="00D14101" w:rsidP="00D14101">
      <w:r>
        <w:rPr>
          <w:rFonts w:hint="eastAsia"/>
        </w:rPr>
        <w:t xml:space="preserve">    "isSupportNWM": "</w:t>
      </w:r>
      <w:r>
        <w:rPr>
          <w:rFonts w:hint="eastAsia"/>
        </w:rPr>
        <w:t>支持</w:t>
      </w:r>
      <w:r>
        <w:rPr>
          <w:rFonts w:hint="eastAsia"/>
        </w:rPr>
        <w:t>",</w:t>
      </w:r>
    </w:p>
    <w:p w:rsidR="00D14101" w:rsidRDefault="00D14101" w:rsidP="00D14101">
      <w:r>
        <w:lastRenderedPageBreak/>
        <w:t xml:space="preserve">    "resCode": 200,</w:t>
      </w:r>
    </w:p>
    <w:p w:rsidR="00D14101" w:rsidRDefault="00D14101" w:rsidP="00D14101">
      <w:r>
        <w:rPr>
          <w:rFonts w:hint="eastAsia"/>
        </w:rPr>
        <w:t xml:space="preserve">    "resDesc": "</w:t>
      </w:r>
      <w:r>
        <w:rPr>
          <w:rFonts w:hint="eastAsia"/>
        </w:rPr>
        <w:t>响应成功</w:t>
      </w:r>
      <w:r>
        <w:rPr>
          <w:rFonts w:hint="eastAsia"/>
        </w:rPr>
        <w:t>!"</w:t>
      </w:r>
    </w:p>
    <w:p w:rsidR="00D14101" w:rsidRPr="00D14101" w:rsidRDefault="00D14101" w:rsidP="00D14101">
      <w:r>
        <w:t>}</w:t>
      </w:r>
    </w:p>
    <w:p w:rsidR="00893626" w:rsidRDefault="00893626" w:rsidP="002B116C">
      <w:pPr>
        <w:pStyle w:val="30"/>
        <w:numPr>
          <w:ilvl w:val="0"/>
          <w:numId w:val="5"/>
        </w:numPr>
      </w:pPr>
      <w:bookmarkStart w:id="62" w:name="_Toc405551109"/>
      <w:r>
        <w:rPr>
          <w:rFonts w:hint="eastAsia"/>
        </w:rPr>
        <w:t>自助排障</w:t>
      </w:r>
      <w:bookmarkEnd w:id="62"/>
    </w:p>
    <w:p w:rsidR="00D14101" w:rsidRDefault="00D14101" w:rsidP="00D14101">
      <w:pPr>
        <w:pStyle w:val="5"/>
      </w:pPr>
      <w:r>
        <w:rPr>
          <w:rFonts w:hint="eastAsia"/>
        </w:rPr>
        <w:t>接口描述</w:t>
      </w:r>
    </w:p>
    <w:p w:rsidR="00D14101" w:rsidRDefault="00D14101" w:rsidP="00D14101">
      <w:r>
        <w:rPr>
          <w:rFonts w:hint="eastAsia"/>
        </w:rPr>
        <w:t>请求地址：</w:t>
      </w:r>
    </w:p>
    <w:p w:rsidR="00D14101" w:rsidRDefault="00B50774" w:rsidP="00D14101">
      <w:hyperlink r:id="rId61" w:history="1">
        <w:r w:rsidR="00D14101">
          <w:rPr>
            <w:rStyle w:val="af0"/>
          </w:rPr>
          <w:t>http://101.95.48.97:8005/public/sjkf/selftroubleshoot/self_troubleshoot</w:t>
        </w:r>
      </w:hyperlink>
    </w:p>
    <w:p w:rsidR="00D14101" w:rsidRDefault="00D14101" w:rsidP="00D14101">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14101" w:rsidTr="00451CCF">
        <w:trPr>
          <w:trHeight w:val="452"/>
        </w:trPr>
        <w:tc>
          <w:tcPr>
            <w:tcW w:w="1843" w:type="dxa"/>
            <w:shd w:val="clear" w:color="auto" w:fill="BFBFBF"/>
          </w:tcPr>
          <w:p w:rsidR="00D14101" w:rsidRDefault="00D14101" w:rsidP="00451CCF">
            <w:pPr>
              <w:rPr>
                <w:b/>
              </w:rPr>
            </w:pPr>
            <w:r>
              <w:rPr>
                <w:b/>
              </w:rPr>
              <w:t>Key</w:t>
            </w:r>
          </w:p>
        </w:tc>
        <w:tc>
          <w:tcPr>
            <w:tcW w:w="1559" w:type="dxa"/>
            <w:shd w:val="clear" w:color="auto" w:fill="BFBFBF"/>
          </w:tcPr>
          <w:p w:rsidR="00D14101" w:rsidRDefault="00D14101" w:rsidP="00451CCF">
            <w:pPr>
              <w:rPr>
                <w:b/>
              </w:rPr>
            </w:pPr>
            <w:r>
              <w:rPr>
                <w:b/>
              </w:rPr>
              <w:t>类型</w:t>
            </w:r>
          </w:p>
        </w:tc>
        <w:tc>
          <w:tcPr>
            <w:tcW w:w="709" w:type="dxa"/>
            <w:shd w:val="clear" w:color="auto" w:fill="BFBFBF"/>
          </w:tcPr>
          <w:p w:rsidR="00D14101" w:rsidRDefault="00D14101" w:rsidP="00451CCF">
            <w:pPr>
              <w:rPr>
                <w:b/>
              </w:rPr>
            </w:pPr>
            <w:r>
              <w:rPr>
                <w:b/>
              </w:rPr>
              <w:t>必须</w:t>
            </w:r>
          </w:p>
        </w:tc>
        <w:tc>
          <w:tcPr>
            <w:tcW w:w="4111" w:type="dxa"/>
            <w:shd w:val="clear" w:color="auto" w:fill="BFBFBF"/>
          </w:tcPr>
          <w:p w:rsidR="00D14101" w:rsidRDefault="00D14101" w:rsidP="00451CCF">
            <w:pPr>
              <w:rPr>
                <w:b/>
              </w:rPr>
            </w:pPr>
            <w:r>
              <w:rPr>
                <w:b/>
              </w:rPr>
              <w:t>注释</w:t>
            </w:r>
          </w:p>
        </w:tc>
      </w:tr>
      <w:tr w:rsidR="00D14101" w:rsidTr="00451CCF">
        <w:tc>
          <w:tcPr>
            <w:tcW w:w="1843" w:type="dxa"/>
            <w:shd w:val="clear" w:color="auto" w:fill="F2F2F2"/>
          </w:tcPr>
          <w:p w:rsidR="00D14101" w:rsidRDefault="00D14101" w:rsidP="00451CCF">
            <w:r>
              <w:rPr>
                <w:rFonts w:hint="eastAsia"/>
              </w:rPr>
              <w:t>phoneType</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t>“</w:t>
            </w:r>
            <w:r>
              <w:rPr>
                <w:rFonts w:hint="eastAsia"/>
              </w:rPr>
              <w:t>android</w:t>
            </w:r>
            <w:r>
              <w:t>”</w:t>
            </w:r>
            <w:r>
              <w:rPr>
                <w:rFonts w:hint="eastAsia"/>
              </w:rPr>
              <w:t>/</w:t>
            </w:r>
            <w:r>
              <w:t>”</w:t>
            </w:r>
            <w:r>
              <w:rPr>
                <w:rFonts w:hint="eastAsia"/>
              </w:rPr>
              <w:t>ios</w:t>
            </w:r>
            <w:r>
              <w:t>”</w:t>
            </w:r>
          </w:p>
        </w:tc>
      </w:tr>
      <w:tr w:rsidR="00D14101" w:rsidTr="00451CCF">
        <w:tc>
          <w:tcPr>
            <w:tcW w:w="1843" w:type="dxa"/>
            <w:shd w:val="clear" w:color="auto" w:fill="F2F2F2"/>
          </w:tcPr>
          <w:p w:rsidR="00D14101" w:rsidRDefault="00D14101" w:rsidP="00451CCF">
            <w:r>
              <w:rPr>
                <w:rFonts w:hint="eastAsia"/>
              </w:rPr>
              <w:t>articleType</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文章分类（“</w:t>
            </w:r>
            <w:r>
              <w:rPr>
                <w:rFonts w:hint="eastAsia"/>
              </w:rPr>
              <w:t>1</w:t>
            </w:r>
            <w:r>
              <w:rPr>
                <w:rFonts w:hint="eastAsia"/>
              </w:rPr>
              <w:t>”：无法通话；“</w:t>
            </w:r>
            <w:r>
              <w:rPr>
                <w:rFonts w:hint="eastAsia"/>
              </w:rPr>
              <w:t>2</w:t>
            </w:r>
            <w:r>
              <w:rPr>
                <w:rFonts w:hint="eastAsia"/>
              </w:rPr>
              <w:t>”：无法收发短信；“</w:t>
            </w:r>
            <w:r>
              <w:rPr>
                <w:rFonts w:hint="eastAsia"/>
              </w:rPr>
              <w:t>3</w:t>
            </w:r>
            <w:r>
              <w:rPr>
                <w:rFonts w:hint="eastAsia"/>
              </w:rPr>
              <w:t>”：无法上网）</w:t>
            </w:r>
          </w:p>
        </w:tc>
      </w:tr>
    </w:tbl>
    <w:p w:rsidR="00D14101" w:rsidRDefault="00D14101" w:rsidP="00D14101">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26"/>
        <w:gridCol w:w="1026"/>
        <w:gridCol w:w="4654"/>
      </w:tblGrid>
      <w:tr w:rsidR="00D14101" w:rsidTr="00451CCF">
        <w:trPr>
          <w:trHeight w:val="404"/>
        </w:trPr>
        <w:tc>
          <w:tcPr>
            <w:tcW w:w="2826" w:type="dxa"/>
            <w:shd w:val="clear" w:color="auto" w:fill="BFBFBF"/>
          </w:tcPr>
          <w:p w:rsidR="00D14101" w:rsidRDefault="00D14101" w:rsidP="00451CCF">
            <w:pPr>
              <w:rPr>
                <w:b/>
              </w:rPr>
            </w:pPr>
            <w:r>
              <w:rPr>
                <w:b/>
              </w:rPr>
              <w:t>Key</w:t>
            </w:r>
          </w:p>
        </w:tc>
        <w:tc>
          <w:tcPr>
            <w:tcW w:w="1026" w:type="dxa"/>
            <w:shd w:val="clear" w:color="auto" w:fill="BFBFBF"/>
          </w:tcPr>
          <w:p w:rsidR="00D14101" w:rsidRDefault="00D14101" w:rsidP="00451CCF">
            <w:pPr>
              <w:rPr>
                <w:b/>
              </w:rPr>
            </w:pPr>
            <w:r>
              <w:rPr>
                <w:b/>
              </w:rPr>
              <w:t>类型</w:t>
            </w:r>
          </w:p>
        </w:tc>
        <w:tc>
          <w:tcPr>
            <w:tcW w:w="4654" w:type="dxa"/>
            <w:shd w:val="clear" w:color="auto" w:fill="BFBFBF"/>
          </w:tcPr>
          <w:p w:rsidR="00D14101" w:rsidRDefault="00D14101" w:rsidP="00451CCF">
            <w:pPr>
              <w:rPr>
                <w:b/>
              </w:rPr>
            </w:pPr>
            <w:r>
              <w:rPr>
                <w:b/>
              </w:rPr>
              <w:t>注释</w:t>
            </w:r>
          </w:p>
        </w:tc>
      </w:tr>
      <w:tr w:rsidR="00D14101" w:rsidTr="00451CCF">
        <w:trPr>
          <w:trHeight w:val="419"/>
        </w:trPr>
        <w:tc>
          <w:tcPr>
            <w:tcW w:w="2826" w:type="dxa"/>
            <w:shd w:val="clear" w:color="auto" w:fill="F2F2F2"/>
          </w:tcPr>
          <w:p w:rsidR="00D14101" w:rsidRDefault="00D14101" w:rsidP="00451CCF">
            <w:r>
              <w:t>resCode</w:t>
            </w:r>
          </w:p>
        </w:tc>
        <w:tc>
          <w:tcPr>
            <w:tcW w:w="1026" w:type="dxa"/>
          </w:tcPr>
          <w:p w:rsidR="00D14101" w:rsidRDefault="00D14101" w:rsidP="00451CCF">
            <w:r>
              <w:t>Integer</w:t>
            </w:r>
          </w:p>
        </w:tc>
        <w:tc>
          <w:tcPr>
            <w:tcW w:w="4654" w:type="dxa"/>
          </w:tcPr>
          <w:p w:rsidR="00D14101" w:rsidRDefault="00D14101" w:rsidP="00451CCF">
            <w:r>
              <w:t>结果码。结果码。</w:t>
            </w:r>
            <w:r>
              <w:t>200</w:t>
            </w:r>
            <w:r>
              <w:t>表示成功，</w:t>
            </w:r>
          </w:p>
        </w:tc>
      </w:tr>
      <w:tr w:rsidR="00D14101" w:rsidTr="00451CCF">
        <w:trPr>
          <w:trHeight w:val="419"/>
        </w:trPr>
        <w:tc>
          <w:tcPr>
            <w:tcW w:w="2826" w:type="dxa"/>
            <w:shd w:val="clear" w:color="auto" w:fill="F2F2F2"/>
          </w:tcPr>
          <w:p w:rsidR="00D14101" w:rsidRDefault="00D14101" w:rsidP="00451CCF">
            <w:r>
              <w:t>resDesc</w:t>
            </w:r>
          </w:p>
        </w:tc>
        <w:tc>
          <w:tcPr>
            <w:tcW w:w="1026" w:type="dxa"/>
          </w:tcPr>
          <w:p w:rsidR="00D14101" w:rsidRDefault="00D14101" w:rsidP="00451CCF">
            <w:r>
              <w:t>String</w:t>
            </w:r>
          </w:p>
        </w:tc>
        <w:tc>
          <w:tcPr>
            <w:tcW w:w="4654" w:type="dxa"/>
          </w:tcPr>
          <w:p w:rsidR="00D14101" w:rsidRDefault="00D14101" w:rsidP="00451CCF">
            <w:r>
              <w:t>描述</w:t>
            </w:r>
          </w:p>
        </w:tc>
      </w:tr>
      <w:tr w:rsidR="00D14101" w:rsidTr="00451CCF">
        <w:trPr>
          <w:trHeight w:val="419"/>
        </w:trPr>
        <w:tc>
          <w:tcPr>
            <w:tcW w:w="2826" w:type="dxa"/>
            <w:shd w:val="clear" w:color="auto" w:fill="F2F2F2"/>
          </w:tcPr>
          <w:p w:rsidR="00D14101" w:rsidRDefault="00D14101" w:rsidP="00451CCF">
            <w:r>
              <w:rPr>
                <w:rFonts w:hint="eastAsia"/>
              </w:rPr>
              <w:t>otherInfo</w:t>
            </w:r>
          </w:p>
        </w:tc>
        <w:tc>
          <w:tcPr>
            <w:tcW w:w="1026" w:type="dxa"/>
          </w:tcPr>
          <w:p w:rsidR="00D14101" w:rsidRDefault="00D14101" w:rsidP="00451CCF">
            <w:r>
              <w:rPr>
                <w:rFonts w:hint="eastAsia"/>
              </w:rPr>
              <w:t>String</w:t>
            </w:r>
          </w:p>
        </w:tc>
        <w:tc>
          <w:tcPr>
            <w:tcW w:w="4654" w:type="dxa"/>
          </w:tcPr>
          <w:p w:rsidR="00D14101" w:rsidRDefault="00D14101" w:rsidP="00451CCF">
            <w:r>
              <w:rPr>
                <w:rFonts w:hint="eastAsia"/>
              </w:rPr>
              <w:t>其他信息</w:t>
            </w:r>
          </w:p>
        </w:tc>
      </w:tr>
      <w:tr w:rsidR="00D14101" w:rsidTr="00451CCF">
        <w:trPr>
          <w:trHeight w:val="419"/>
        </w:trPr>
        <w:tc>
          <w:tcPr>
            <w:tcW w:w="2826" w:type="dxa"/>
            <w:shd w:val="clear" w:color="auto" w:fill="F2F2F2"/>
          </w:tcPr>
          <w:p w:rsidR="00D14101" w:rsidRDefault="00D14101" w:rsidP="00451CCF">
            <w:r>
              <w:rPr>
                <w:rFonts w:hint="eastAsia"/>
              </w:rPr>
              <w:t>articleList</w:t>
            </w:r>
          </w:p>
        </w:tc>
        <w:tc>
          <w:tcPr>
            <w:tcW w:w="1026" w:type="dxa"/>
          </w:tcPr>
          <w:p w:rsidR="00D14101" w:rsidRDefault="00D14101" w:rsidP="00451CCF">
            <w:r>
              <w:t>List</w:t>
            </w:r>
          </w:p>
        </w:tc>
        <w:tc>
          <w:tcPr>
            <w:tcW w:w="4654" w:type="dxa"/>
          </w:tcPr>
          <w:p w:rsidR="00D14101" w:rsidRDefault="00D14101" w:rsidP="00451CCF">
            <w:r>
              <w:rPr>
                <w:rFonts w:hint="eastAsia"/>
              </w:rPr>
              <w:t>文章</w:t>
            </w:r>
          </w:p>
        </w:tc>
      </w:tr>
    </w:tbl>
    <w:p w:rsidR="00D14101" w:rsidRDefault="00D14101" w:rsidP="00D14101">
      <w:r>
        <w:rPr>
          <w:rFonts w:hint="eastAsia"/>
        </w:rPr>
        <w:t>articleList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26"/>
        <w:gridCol w:w="1026"/>
        <w:gridCol w:w="4654"/>
      </w:tblGrid>
      <w:tr w:rsidR="00D14101" w:rsidTr="00451CCF">
        <w:trPr>
          <w:trHeight w:val="404"/>
        </w:trPr>
        <w:tc>
          <w:tcPr>
            <w:tcW w:w="2826" w:type="dxa"/>
            <w:shd w:val="clear" w:color="auto" w:fill="BFBFBF"/>
          </w:tcPr>
          <w:p w:rsidR="00D14101" w:rsidRDefault="00D14101" w:rsidP="00451CCF">
            <w:pPr>
              <w:rPr>
                <w:b/>
              </w:rPr>
            </w:pPr>
            <w:r>
              <w:rPr>
                <w:b/>
              </w:rPr>
              <w:t>Key</w:t>
            </w:r>
          </w:p>
        </w:tc>
        <w:tc>
          <w:tcPr>
            <w:tcW w:w="1026" w:type="dxa"/>
            <w:shd w:val="clear" w:color="auto" w:fill="BFBFBF"/>
          </w:tcPr>
          <w:p w:rsidR="00D14101" w:rsidRDefault="00D14101" w:rsidP="00451CCF">
            <w:pPr>
              <w:rPr>
                <w:b/>
              </w:rPr>
            </w:pPr>
            <w:r>
              <w:rPr>
                <w:b/>
              </w:rPr>
              <w:t>类型</w:t>
            </w:r>
          </w:p>
        </w:tc>
        <w:tc>
          <w:tcPr>
            <w:tcW w:w="4654" w:type="dxa"/>
            <w:shd w:val="clear" w:color="auto" w:fill="BFBFBF"/>
          </w:tcPr>
          <w:p w:rsidR="00D14101" w:rsidRDefault="00D14101" w:rsidP="00451CCF">
            <w:pPr>
              <w:rPr>
                <w:b/>
              </w:rPr>
            </w:pPr>
            <w:r>
              <w:rPr>
                <w:b/>
              </w:rPr>
              <w:t>注释</w:t>
            </w:r>
          </w:p>
        </w:tc>
      </w:tr>
      <w:tr w:rsidR="00D14101" w:rsidTr="00451CCF">
        <w:trPr>
          <w:trHeight w:val="419"/>
        </w:trPr>
        <w:tc>
          <w:tcPr>
            <w:tcW w:w="2826" w:type="dxa"/>
            <w:shd w:val="clear" w:color="auto" w:fill="F2F2F2"/>
          </w:tcPr>
          <w:p w:rsidR="00D14101" w:rsidRDefault="00D14101" w:rsidP="00451CCF">
            <w:r>
              <w:rPr>
                <w:rFonts w:hint="eastAsia"/>
              </w:rPr>
              <w:t>articleTitle</w:t>
            </w:r>
          </w:p>
        </w:tc>
        <w:tc>
          <w:tcPr>
            <w:tcW w:w="1026" w:type="dxa"/>
          </w:tcPr>
          <w:p w:rsidR="00D14101" w:rsidRDefault="00D14101" w:rsidP="00451CCF">
            <w:r>
              <w:rPr>
                <w:rFonts w:hint="eastAsia"/>
              </w:rPr>
              <w:t>String</w:t>
            </w:r>
          </w:p>
        </w:tc>
        <w:tc>
          <w:tcPr>
            <w:tcW w:w="4654" w:type="dxa"/>
          </w:tcPr>
          <w:p w:rsidR="00D14101" w:rsidRDefault="00D14101" w:rsidP="00451CCF">
            <w:r>
              <w:rPr>
                <w:rFonts w:hint="eastAsia"/>
              </w:rPr>
              <w:t>文章标题</w:t>
            </w:r>
          </w:p>
        </w:tc>
      </w:tr>
      <w:tr w:rsidR="00D14101" w:rsidTr="00451CCF">
        <w:trPr>
          <w:trHeight w:val="419"/>
        </w:trPr>
        <w:tc>
          <w:tcPr>
            <w:tcW w:w="2826" w:type="dxa"/>
            <w:shd w:val="clear" w:color="auto" w:fill="F2F2F2"/>
          </w:tcPr>
          <w:p w:rsidR="00D14101" w:rsidRDefault="00D14101" w:rsidP="00451CCF">
            <w:r>
              <w:rPr>
                <w:rFonts w:hint="eastAsia"/>
              </w:rPr>
              <w:t>articleContent</w:t>
            </w:r>
          </w:p>
        </w:tc>
        <w:tc>
          <w:tcPr>
            <w:tcW w:w="1026" w:type="dxa"/>
          </w:tcPr>
          <w:p w:rsidR="00D14101" w:rsidRDefault="00D14101" w:rsidP="00451CCF">
            <w:r>
              <w:t>String</w:t>
            </w:r>
          </w:p>
        </w:tc>
        <w:tc>
          <w:tcPr>
            <w:tcW w:w="4654" w:type="dxa"/>
          </w:tcPr>
          <w:p w:rsidR="00D14101" w:rsidRDefault="00D14101" w:rsidP="00451CCF">
            <w:r>
              <w:rPr>
                <w:rFonts w:hint="eastAsia"/>
              </w:rPr>
              <w:t>文章内容</w:t>
            </w:r>
          </w:p>
        </w:tc>
      </w:tr>
    </w:tbl>
    <w:p w:rsidR="00D14101" w:rsidRDefault="00D14101" w:rsidP="00D14101">
      <w:pPr>
        <w:rPr>
          <w:rFonts w:ascii="宋体" w:hAnsi="宋体" w:cs="宋体"/>
          <w:kern w:val="0"/>
        </w:rPr>
      </w:pPr>
      <w:r>
        <w:rPr>
          <w:rFonts w:ascii="宋体" w:hAnsi="宋体" w:cs="宋体"/>
          <w:noProof/>
          <w:kern w:val="0"/>
        </w:rPr>
        <w:lastRenderedPageBreak/>
        <w:drawing>
          <wp:inline distT="0" distB="0" distL="0" distR="0">
            <wp:extent cx="3217545" cy="4494530"/>
            <wp:effectExtent l="0" t="0" r="1905" b="1270"/>
            <wp:docPr id="15" name="图片 15" descr="C:\Users\jamb008\Documents\Tencent Files\410948928\Image\[`4KKAQA[068AXSSA1V(L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b008\Documents\Tencent Files\410948928\Image\[`4KKAQA[068AXSSA1V(LNR.jpg"/>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3217545" cy="4494530"/>
                    </a:xfrm>
                    <a:prstGeom prst="rect">
                      <a:avLst/>
                    </a:prstGeom>
                    <a:noFill/>
                    <a:ln>
                      <a:noFill/>
                    </a:ln>
                  </pic:spPr>
                </pic:pic>
              </a:graphicData>
            </a:graphic>
          </wp:inline>
        </w:drawing>
      </w:r>
    </w:p>
    <w:p w:rsidR="00D14101" w:rsidRDefault="00D14101" w:rsidP="00D14101">
      <w:pPr>
        <w:rPr>
          <w:rFonts w:ascii="宋体" w:hAnsi="宋体" w:cs="宋体"/>
          <w:kern w:val="0"/>
        </w:rPr>
      </w:pPr>
      <w:r>
        <w:rPr>
          <w:rFonts w:ascii="宋体" w:hAnsi="宋体" w:cs="宋体" w:hint="eastAsia"/>
          <w:kern w:val="0"/>
        </w:rPr>
        <w:t>数据格式：</w:t>
      </w:r>
    </w:p>
    <w:p w:rsidR="00D14101" w:rsidRDefault="00D14101" w:rsidP="00D14101">
      <w:pPr>
        <w:rPr>
          <w:rFonts w:ascii="宋体" w:hAnsi="宋体" w:cs="宋体"/>
          <w:kern w:val="0"/>
        </w:rPr>
      </w:pPr>
      <w:r>
        <w:rPr>
          <w:rFonts w:ascii="宋体" w:hAnsi="宋体" w:cs="宋体"/>
          <w:kern w:val="0"/>
        </w:rPr>
        <w:t>{</w:t>
      </w:r>
    </w:p>
    <w:p w:rsidR="00D14101" w:rsidRDefault="00D14101" w:rsidP="00D14101">
      <w:pPr>
        <w:rPr>
          <w:rFonts w:ascii="宋体" w:hAnsi="宋体" w:cs="宋体"/>
          <w:kern w:val="0"/>
        </w:rPr>
      </w:pPr>
      <w:r>
        <w:rPr>
          <w:rFonts w:ascii="宋体" w:hAnsi="宋体" w:cs="宋体"/>
          <w:kern w:val="0"/>
        </w:rPr>
        <w:t xml:space="preserve">    "resCode": "200",</w:t>
      </w:r>
    </w:p>
    <w:p w:rsidR="00D14101" w:rsidRDefault="00D14101" w:rsidP="00D14101">
      <w:pPr>
        <w:rPr>
          <w:rFonts w:ascii="宋体" w:hAnsi="宋体" w:cs="宋体"/>
          <w:kern w:val="0"/>
        </w:rPr>
      </w:pPr>
      <w:r>
        <w:rPr>
          <w:rFonts w:ascii="宋体" w:hAnsi="宋体" w:cs="宋体"/>
          <w:kern w:val="0"/>
        </w:rPr>
        <w:t xml:space="preserve">    "articleList": [</w:t>
      </w:r>
    </w:p>
    <w:p w:rsidR="00D14101" w:rsidRDefault="00D14101" w:rsidP="00D14101">
      <w:pPr>
        <w:rPr>
          <w:rFonts w:ascii="宋体" w:hAnsi="宋体" w:cs="宋体"/>
          <w:kern w:val="0"/>
        </w:rPr>
      </w:pPr>
      <w:r>
        <w:rPr>
          <w:rFonts w:ascii="宋体" w:hAnsi="宋体" w:cs="宋体"/>
          <w:kern w:val="0"/>
        </w:rPr>
        <w:t xml:space="preserve">        {</w:t>
      </w:r>
    </w:p>
    <w:p w:rsidR="00D14101" w:rsidRDefault="00D14101" w:rsidP="00D14101">
      <w:pPr>
        <w:rPr>
          <w:rFonts w:ascii="宋体" w:hAnsi="宋体" w:cs="宋体"/>
          <w:kern w:val="0"/>
        </w:rPr>
      </w:pPr>
      <w:r>
        <w:rPr>
          <w:rFonts w:ascii="宋体" w:hAnsi="宋体" w:cs="宋体"/>
          <w:kern w:val="0"/>
        </w:rPr>
        <w:t xml:space="preserve">            "articleContent": "a",</w:t>
      </w:r>
    </w:p>
    <w:p w:rsidR="00D14101" w:rsidRDefault="00D14101" w:rsidP="00D14101">
      <w:pPr>
        <w:rPr>
          <w:rFonts w:ascii="宋体" w:hAnsi="宋体" w:cs="宋体"/>
          <w:kern w:val="0"/>
        </w:rPr>
      </w:pPr>
      <w:r>
        <w:rPr>
          <w:rFonts w:ascii="宋体" w:hAnsi="宋体" w:cs="宋体" w:hint="eastAsia"/>
          <w:kern w:val="0"/>
        </w:rPr>
        <w:t xml:space="preserve">            "articleTitle": "测试第一步"</w:t>
      </w:r>
    </w:p>
    <w:p w:rsidR="00D14101" w:rsidRDefault="00D14101" w:rsidP="00D14101">
      <w:pPr>
        <w:rPr>
          <w:rFonts w:ascii="宋体" w:hAnsi="宋体" w:cs="宋体"/>
          <w:kern w:val="0"/>
        </w:rPr>
      </w:pPr>
      <w:r>
        <w:rPr>
          <w:rFonts w:ascii="宋体" w:hAnsi="宋体" w:cs="宋体"/>
          <w:kern w:val="0"/>
        </w:rPr>
        <w:t xml:space="preserve">        },</w:t>
      </w:r>
    </w:p>
    <w:p w:rsidR="00D14101" w:rsidRDefault="00D14101" w:rsidP="00D14101">
      <w:pPr>
        <w:rPr>
          <w:rFonts w:ascii="宋体" w:hAnsi="宋体" w:cs="宋体"/>
          <w:kern w:val="0"/>
        </w:rPr>
      </w:pPr>
      <w:r>
        <w:rPr>
          <w:rFonts w:ascii="宋体" w:hAnsi="宋体" w:cs="宋体"/>
          <w:kern w:val="0"/>
        </w:rPr>
        <w:t xml:space="preserve">        {</w:t>
      </w:r>
    </w:p>
    <w:p w:rsidR="00D14101" w:rsidRDefault="00D14101" w:rsidP="00D14101">
      <w:pPr>
        <w:rPr>
          <w:rFonts w:ascii="宋体" w:hAnsi="宋体" w:cs="宋体"/>
          <w:kern w:val="0"/>
        </w:rPr>
      </w:pPr>
      <w:r>
        <w:rPr>
          <w:rFonts w:ascii="宋体" w:hAnsi="宋体" w:cs="宋体"/>
          <w:kern w:val="0"/>
        </w:rPr>
        <w:t xml:space="preserve">            "articleContent": "b",</w:t>
      </w:r>
    </w:p>
    <w:p w:rsidR="00D14101" w:rsidRDefault="00D14101" w:rsidP="00D14101">
      <w:pPr>
        <w:rPr>
          <w:rFonts w:ascii="宋体" w:hAnsi="宋体" w:cs="宋体"/>
          <w:kern w:val="0"/>
        </w:rPr>
      </w:pPr>
      <w:r>
        <w:rPr>
          <w:rFonts w:ascii="宋体" w:hAnsi="宋体" w:cs="宋体" w:hint="eastAsia"/>
          <w:kern w:val="0"/>
        </w:rPr>
        <w:t xml:space="preserve">            "articleTitle": "测试第二部"</w:t>
      </w:r>
    </w:p>
    <w:p w:rsidR="00D14101" w:rsidRDefault="00D14101" w:rsidP="00D14101">
      <w:pPr>
        <w:rPr>
          <w:rFonts w:ascii="宋体" w:hAnsi="宋体" w:cs="宋体"/>
          <w:kern w:val="0"/>
        </w:rPr>
      </w:pPr>
      <w:r>
        <w:rPr>
          <w:rFonts w:ascii="宋体" w:hAnsi="宋体" w:cs="宋体"/>
          <w:kern w:val="0"/>
        </w:rPr>
        <w:t xml:space="preserve">        },</w:t>
      </w:r>
    </w:p>
    <w:p w:rsidR="00D14101" w:rsidRDefault="00D14101" w:rsidP="00D14101">
      <w:pPr>
        <w:rPr>
          <w:rFonts w:ascii="宋体" w:hAnsi="宋体" w:cs="宋体"/>
          <w:kern w:val="0"/>
        </w:rPr>
      </w:pPr>
      <w:r>
        <w:rPr>
          <w:rFonts w:ascii="宋体" w:hAnsi="宋体" w:cs="宋体"/>
          <w:kern w:val="0"/>
        </w:rPr>
        <w:t xml:space="preserve">        {</w:t>
      </w:r>
    </w:p>
    <w:p w:rsidR="00D14101" w:rsidRDefault="00D14101" w:rsidP="00D14101">
      <w:pPr>
        <w:rPr>
          <w:rFonts w:ascii="宋体" w:hAnsi="宋体" w:cs="宋体"/>
          <w:kern w:val="0"/>
        </w:rPr>
      </w:pPr>
      <w:r>
        <w:rPr>
          <w:rFonts w:ascii="宋体" w:hAnsi="宋体" w:cs="宋体"/>
          <w:kern w:val="0"/>
        </w:rPr>
        <w:t xml:space="preserve">            "articleContent": "c",</w:t>
      </w:r>
    </w:p>
    <w:p w:rsidR="00D14101" w:rsidRDefault="00D14101" w:rsidP="00D14101">
      <w:pPr>
        <w:rPr>
          <w:rFonts w:ascii="宋体" w:hAnsi="宋体" w:cs="宋体"/>
          <w:kern w:val="0"/>
        </w:rPr>
      </w:pPr>
      <w:r>
        <w:rPr>
          <w:rFonts w:ascii="宋体" w:hAnsi="宋体" w:cs="宋体" w:hint="eastAsia"/>
          <w:kern w:val="0"/>
        </w:rPr>
        <w:t xml:space="preserve">            "articleTitle": "测试第三部"</w:t>
      </w:r>
    </w:p>
    <w:p w:rsidR="00D14101" w:rsidRDefault="00D14101" w:rsidP="00D14101">
      <w:pPr>
        <w:rPr>
          <w:rFonts w:ascii="宋体" w:hAnsi="宋体" w:cs="宋体"/>
          <w:kern w:val="0"/>
        </w:rPr>
      </w:pPr>
      <w:r>
        <w:rPr>
          <w:rFonts w:ascii="宋体" w:hAnsi="宋体" w:cs="宋体"/>
          <w:kern w:val="0"/>
        </w:rPr>
        <w:t xml:space="preserve">        }</w:t>
      </w:r>
    </w:p>
    <w:p w:rsidR="00D14101" w:rsidRDefault="00D14101" w:rsidP="00D14101">
      <w:pPr>
        <w:rPr>
          <w:rFonts w:ascii="宋体" w:hAnsi="宋体" w:cs="宋体"/>
          <w:kern w:val="0"/>
        </w:rPr>
      </w:pPr>
      <w:r>
        <w:rPr>
          <w:rFonts w:ascii="宋体" w:hAnsi="宋体" w:cs="宋体"/>
          <w:kern w:val="0"/>
        </w:rPr>
        <w:lastRenderedPageBreak/>
        <w:t xml:space="preserve">    ],</w:t>
      </w:r>
    </w:p>
    <w:p w:rsidR="00D14101" w:rsidRDefault="00D14101" w:rsidP="00D14101">
      <w:pPr>
        <w:rPr>
          <w:rFonts w:ascii="宋体" w:hAnsi="宋体" w:cs="宋体"/>
          <w:kern w:val="0"/>
        </w:rPr>
      </w:pPr>
      <w:r>
        <w:rPr>
          <w:rFonts w:ascii="宋体" w:hAnsi="宋体" w:cs="宋体" w:hint="eastAsia"/>
          <w:kern w:val="0"/>
        </w:rPr>
        <w:t xml:space="preserve">    "resDesc": "响应成功!",</w:t>
      </w:r>
    </w:p>
    <w:p w:rsidR="00D14101" w:rsidRDefault="00D14101" w:rsidP="00D14101">
      <w:pPr>
        <w:rPr>
          <w:rFonts w:ascii="宋体" w:hAnsi="宋体" w:cs="宋体"/>
          <w:kern w:val="0"/>
        </w:rPr>
      </w:pPr>
      <w:r>
        <w:rPr>
          <w:rFonts w:ascii="宋体" w:hAnsi="宋体" w:cs="宋体"/>
          <w:kern w:val="0"/>
        </w:rPr>
        <w:t xml:space="preserve">    "otherInfo": "ios"</w:t>
      </w:r>
    </w:p>
    <w:p w:rsidR="00D14101" w:rsidRDefault="00D14101" w:rsidP="00D14101">
      <w:pPr>
        <w:rPr>
          <w:rFonts w:ascii="宋体" w:hAnsi="宋体" w:cs="宋体"/>
          <w:kern w:val="0"/>
        </w:rPr>
      </w:pPr>
      <w:r>
        <w:rPr>
          <w:rFonts w:ascii="宋体" w:hAnsi="宋体" w:cs="宋体"/>
          <w:kern w:val="0"/>
        </w:rPr>
        <w:t>}</w:t>
      </w:r>
    </w:p>
    <w:p w:rsidR="00D14101" w:rsidRPr="00D14101" w:rsidRDefault="00D14101" w:rsidP="00D14101"/>
    <w:p w:rsidR="00893626" w:rsidRDefault="00893626" w:rsidP="002B116C">
      <w:pPr>
        <w:pStyle w:val="30"/>
        <w:numPr>
          <w:ilvl w:val="0"/>
          <w:numId w:val="5"/>
        </w:numPr>
      </w:pPr>
      <w:bookmarkStart w:id="63" w:name="_Toc405551110"/>
      <w:r>
        <w:rPr>
          <w:rFonts w:hint="eastAsia"/>
        </w:rPr>
        <w:t>短信中心排障</w:t>
      </w:r>
      <w:bookmarkEnd w:id="63"/>
    </w:p>
    <w:p w:rsidR="00D14101" w:rsidRDefault="00D14101" w:rsidP="00D14101">
      <w:pPr>
        <w:pStyle w:val="5"/>
      </w:pPr>
      <w:r>
        <w:rPr>
          <w:rFonts w:hint="eastAsia"/>
        </w:rPr>
        <w:t>接口描述</w:t>
      </w:r>
    </w:p>
    <w:p w:rsidR="00D14101" w:rsidRDefault="00D14101" w:rsidP="00D14101">
      <w:r>
        <w:rPr>
          <w:rFonts w:hint="eastAsia"/>
        </w:rPr>
        <w:t>请求地址：</w:t>
      </w:r>
    </w:p>
    <w:p w:rsidR="00D14101" w:rsidRDefault="00B50774" w:rsidP="00D14101">
      <w:hyperlink r:id="rId64" w:history="1">
        <w:r w:rsidR="00D14101">
          <w:rPr>
            <w:rStyle w:val="af0"/>
          </w:rPr>
          <w:t>http://101.95.48.97:8005/public/sjkf/messagecenter/getMessageCenter</w:t>
        </w:r>
      </w:hyperlink>
    </w:p>
    <w:p w:rsidR="00D14101" w:rsidRDefault="00D14101" w:rsidP="00D14101"/>
    <w:p w:rsidR="00D14101" w:rsidRDefault="00D14101" w:rsidP="00D14101">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14101" w:rsidTr="00451CCF">
        <w:tc>
          <w:tcPr>
            <w:tcW w:w="1843" w:type="dxa"/>
            <w:shd w:val="clear" w:color="auto" w:fill="BFBFBF"/>
          </w:tcPr>
          <w:p w:rsidR="00D14101" w:rsidRDefault="00D14101" w:rsidP="00451CCF">
            <w:pPr>
              <w:rPr>
                <w:b/>
              </w:rPr>
            </w:pPr>
            <w:r>
              <w:rPr>
                <w:b/>
              </w:rPr>
              <w:t>Key</w:t>
            </w:r>
          </w:p>
        </w:tc>
        <w:tc>
          <w:tcPr>
            <w:tcW w:w="1559" w:type="dxa"/>
            <w:shd w:val="clear" w:color="auto" w:fill="BFBFBF"/>
          </w:tcPr>
          <w:p w:rsidR="00D14101" w:rsidRDefault="00D14101" w:rsidP="00451CCF">
            <w:pPr>
              <w:rPr>
                <w:b/>
              </w:rPr>
            </w:pPr>
            <w:r>
              <w:rPr>
                <w:b/>
              </w:rPr>
              <w:t>类型</w:t>
            </w:r>
          </w:p>
        </w:tc>
        <w:tc>
          <w:tcPr>
            <w:tcW w:w="709" w:type="dxa"/>
            <w:shd w:val="clear" w:color="auto" w:fill="BFBFBF"/>
          </w:tcPr>
          <w:p w:rsidR="00D14101" w:rsidRDefault="00D14101" w:rsidP="00451CCF">
            <w:pPr>
              <w:rPr>
                <w:b/>
              </w:rPr>
            </w:pPr>
            <w:r>
              <w:rPr>
                <w:b/>
              </w:rPr>
              <w:t>必须</w:t>
            </w:r>
          </w:p>
        </w:tc>
        <w:tc>
          <w:tcPr>
            <w:tcW w:w="4111" w:type="dxa"/>
            <w:shd w:val="clear" w:color="auto" w:fill="BFBFBF"/>
          </w:tcPr>
          <w:p w:rsidR="00D14101" w:rsidRDefault="00D14101" w:rsidP="00451CCF">
            <w:pPr>
              <w:rPr>
                <w:b/>
              </w:rPr>
            </w:pPr>
            <w:r>
              <w:rPr>
                <w:b/>
              </w:rPr>
              <w:t>注释</w:t>
            </w:r>
          </w:p>
        </w:tc>
      </w:tr>
      <w:tr w:rsidR="00D14101" w:rsidTr="00451CCF">
        <w:tc>
          <w:tcPr>
            <w:tcW w:w="1843" w:type="dxa"/>
            <w:shd w:val="clear" w:color="auto" w:fill="F2F2F2"/>
          </w:tcPr>
          <w:p w:rsidR="00D14101" w:rsidRDefault="00D14101" w:rsidP="00451CCF">
            <w:r>
              <w:rPr>
                <w:rFonts w:hint="eastAsia"/>
              </w:rPr>
              <w:t>provinceChoose</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选择省</w:t>
            </w:r>
          </w:p>
        </w:tc>
      </w:tr>
    </w:tbl>
    <w:p w:rsidR="00D14101" w:rsidRDefault="00D14101" w:rsidP="00D14101">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26"/>
        <w:gridCol w:w="1026"/>
        <w:gridCol w:w="4654"/>
      </w:tblGrid>
      <w:tr w:rsidR="00D14101" w:rsidTr="00451CCF">
        <w:trPr>
          <w:trHeight w:val="404"/>
        </w:trPr>
        <w:tc>
          <w:tcPr>
            <w:tcW w:w="2826" w:type="dxa"/>
            <w:shd w:val="clear" w:color="auto" w:fill="BFBFBF"/>
          </w:tcPr>
          <w:p w:rsidR="00D14101" w:rsidRDefault="00D14101" w:rsidP="00451CCF">
            <w:pPr>
              <w:rPr>
                <w:b/>
              </w:rPr>
            </w:pPr>
            <w:r>
              <w:rPr>
                <w:b/>
              </w:rPr>
              <w:t>Key</w:t>
            </w:r>
          </w:p>
        </w:tc>
        <w:tc>
          <w:tcPr>
            <w:tcW w:w="1026" w:type="dxa"/>
            <w:shd w:val="clear" w:color="auto" w:fill="BFBFBF"/>
          </w:tcPr>
          <w:p w:rsidR="00D14101" w:rsidRDefault="00D14101" w:rsidP="00451CCF">
            <w:pPr>
              <w:rPr>
                <w:b/>
              </w:rPr>
            </w:pPr>
            <w:r>
              <w:rPr>
                <w:b/>
              </w:rPr>
              <w:t>类型</w:t>
            </w:r>
          </w:p>
        </w:tc>
        <w:tc>
          <w:tcPr>
            <w:tcW w:w="4654" w:type="dxa"/>
            <w:shd w:val="clear" w:color="auto" w:fill="BFBFBF"/>
          </w:tcPr>
          <w:p w:rsidR="00D14101" w:rsidRDefault="00D14101" w:rsidP="00451CCF">
            <w:pPr>
              <w:rPr>
                <w:b/>
              </w:rPr>
            </w:pPr>
            <w:r>
              <w:rPr>
                <w:b/>
              </w:rPr>
              <w:t>注释</w:t>
            </w:r>
          </w:p>
        </w:tc>
      </w:tr>
      <w:tr w:rsidR="00D14101" w:rsidTr="00451CCF">
        <w:trPr>
          <w:trHeight w:val="419"/>
        </w:trPr>
        <w:tc>
          <w:tcPr>
            <w:tcW w:w="2826" w:type="dxa"/>
            <w:shd w:val="clear" w:color="auto" w:fill="F2F2F2"/>
          </w:tcPr>
          <w:p w:rsidR="00D14101" w:rsidRDefault="00D14101" w:rsidP="00451CCF">
            <w:r>
              <w:t>resCode</w:t>
            </w:r>
          </w:p>
        </w:tc>
        <w:tc>
          <w:tcPr>
            <w:tcW w:w="1026" w:type="dxa"/>
          </w:tcPr>
          <w:p w:rsidR="00D14101" w:rsidRDefault="00D14101" w:rsidP="00451CCF">
            <w:r>
              <w:t>Integer</w:t>
            </w:r>
          </w:p>
        </w:tc>
        <w:tc>
          <w:tcPr>
            <w:tcW w:w="4654" w:type="dxa"/>
          </w:tcPr>
          <w:p w:rsidR="00D14101" w:rsidRDefault="00D14101" w:rsidP="00451CCF">
            <w:r>
              <w:t>结果码。结果码。</w:t>
            </w:r>
            <w:r>
              <w:t>200</w:t>
            </w:r>
            <w:r>
              <w:t>表示成功，</w:t>
            </w:r>
          </w:p>
        </w:tc>
      </w:tr>
      <w:tr w:rsidR="00D14101" w:rsidTr="00451CCF">
        <w:trPr>
          <w:trHeight w:val="419"/>
        </w:trPr>
        <w:tc>
          <w:tcPr>
            <w:tcW w:w="2826" w:type="dxa"/>
            <w:shd w:val="clear" w:color="auto" w:fill="F2F2F2"/>
          </w:tcPr>
          <w:p w:rsidR="00D14101" w:rsidRDefault="00D14101" w:rsidP="00451CCF">
            <w:r>
              <w:t>resDesc</w:t>
            </w:r>
          </w:p>
        </w:tc>
        <w:tc>
          <w:tcPr>
            <w:tcW w:w="1026" w:type="dxa"/>
          </w:tcPr>
          <w:p w:rsidR="00D14101" w:rsidRDefault="00D14101" w:rsidP="00451CCF">
            <w:r>
              <w:t>String</w:t>
            </w:r>
          </w:p>
        </w:tc>
        <w:tc>
          <w:tcPr>
            <w:tcW w:w="4654" w:type="dxa"/>
          </w:tcPr>
          <w:p w:rsidR="00D14101" w:rsidRDefault="00D14101" w:rsidP="00451CCF">
            <w:r>
              <w:t>描述</w:t>
            </w:r>
          </w:p>
        </w:tc>
      </w:tr>
      <w:tr w:rsidR="00D14101" w:rsidTr="00451CCF">
        <w:trPr>
          <w:trHeight w:val="419"/>
        </w:trPr>
        <w:tc>
          <w:tcPr>
            <w:tcW w:w="2826" w:type="dxa"/>
            <w:shd w:val="clear" w:color="auto" w:fill="F2F2F2"/>
          </w:tcPr>
          <w:p w:rsidR="00D14101" w:rsidRDefault="00D14101" w:rsidP="00451CCF">
            <w:r>
              <w:rPr>
                <w:rFonts w:ascii="宋体" w:hAnsi="宋体" w:cs="宋体"/>
                <w:kern w:val="0"/>
              </w:rPr>
              <w:t>messageCenterList</w:t>
            </w:r>
          </w:p>
        </w:tc>
        <w:tc>
          <w:tcPr>
            <w:tcW w:w="1026" w:type="dxa"/>
          </w:tcPr>
          <w:p w:rsidR="00D14101" w:rsidRDefault="00D14101" w:rsidP="00451CCF">
            <w:r>
              <w:rPr>
                <w:rFonts w:hint="eastAsia"/>
              </w:rPr>
              <w:t>List</w:t>
            </w:r>
          </w:p>
        </w:tc>
        <w:tc>
          <w:tcPr>
            <w:tcW w:w="4654" w:type="dxa"/>
          </w:tcPr>
          <w:p w:rsidR="00D14101" w:rsidRDefault="00D14101" w:rsidP="00451CCF"/>
        </w:tc>
      </w:tr>
    </w:tbl>
    <w:p w:rsidR="00D14101" w:rsidRDefault="00D14101" w:rsidP="00D14101"/>
    <w:p w:rsidR="00D14101" w:rsidRDefault="00D14101" w:rsidP="00D14101">
      <w:r>
        <w:rPr>
          <w:rFonts w:ascii="宋体" w:hAnsi="宋体" w:cs="宋体"/>
          <w:kern w:val="0"/>
        </w:rPr>
        <w:t>messageCenterList</w:t>
      </w:r>
      <w:r>
        <w:rPr>
          <w:rFonts w:ascii="宋体" w:hAnsi="宋体" w:cs="宋体" w:hint="eastAsia"/>
          <w:kern w:val="0"/>
        </w:rPr>
        <w:t>中的项：</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26"/>
        <w:gridCol w:w="1026"/>
        <w:gridCol w:w="4654"/>
      </w:tblGrid>
      <w:tr w:rsidR="00D14101" w:rsidTr="00451CCF">
        <w:trPr>
          <w:trHeight w:val="419"/>
        </w:trPr>
        <w:tc>
          <w:tcPr>
            <w:tcW w:w="2826" w:type="dxa"/>
            <w:shd w:val="clear" w:color="auto" w:fill="F2F2F2"/>
          </w:tcPr>
          <w:p w:rsidR="00D14101" w:rsidRDefault="00D14101" w:rsidP="00451CCF">
            <w:r>
              <w:t>newTelphone</w:t>
            </w:r>
          </w:p>
        </w:tc>
        <w:tc>
          <w:tcPr>
            <w:tcW w:w="1026" w:type="dxa"/>
          </w:tcPr>
          <w:p w:rsidR="00D14101" w:rsidRDefault="00D14101" w:rsidP="00451CCF">
            <w:r>
              <w:rPr>
                <w:rFonts w:hint="eastAsia"/>
              </w:rPr>
              <w:t>String</w:t>
            </w:r>
          </w:p>
        </w:tc>
        <w:tc>
          <w:tcPr>
            <w:tcW w:w="4654" w:type="dxa"/>
          </w:tcPr>
          <w:p w:rsidR="00D14101" w:rsidRDefault="00D14101" w:rsidP="00451CCF">
            <w:r>
              <w:t>新天翼国际卡（沃达丰卡）短信中心</w:t>
            </w:r>
            <w:r>
              <w:rPr>
                <w:rFonts w:hint="eastAsia"/>
              </w:rPr>
              <w:t>号码</w:t>
            </w:r>
          </w:p>
        </w:tc>
      </w:tr>
      <w:tr w:rsidR="00D14101" w:rsidTr="00451CCF">
        <w:trPr>
          <w:trHeight w:val="419"/>
        </w:trPr>
        <w:tc>
          <w:tcPr>
            <w:tcW w:w="2826" w:type="dxa"/>
            <w:shd w:val="clear" w:color="auto" w:fill="F2F2F2"/>
          </w:tcPr>
          <w:p w:rsidR="00D14101" w:rsidRDefault="00D14101" w:rsidP="00451CCF">
            <w:r>
              <w:t>oldTelphone</w:t>
            </w:r>
          </w:p>
        </w:tc>
        <w:tc>
          <w:tcPr>
            <w:tcW w:w="1026" w:type="dxa"/>
          </w:tcPr>
          <w:p w:rsidR="00D14101" w:rsidRDefault="00D14101" w:rsidP="00451CCF">
            <w:r>
              <w:rPr>
                <w:rFonts w:hint="eastAsia"/>
              </w:rPr>
              <w:t>String</w:t>
            </w:r>
          </w:p>
        </w:tc>
        <w:tc>
          <w:tcPr>
            <w:tcW w:w="4654" w:type="dxa"/>
          </w:tcPr>
          <w:p w:rsidR="00D14101" w:rsidRDefault="00D14101" w:rsidP="00451CCF">
            <w:r>
              <w:t>原天翼国际卡（和记卡）短信中心</w:t>
            </w:r>
            <w:r>
              <w:rPr>
                <w:rFonts w:hint="eastAsia"/>
              </w:rPr>
              <w:t>号码</w:t>
            </w:r>
          </w:p>
        </w:tc>
      </w:tr>
      <w:tr w:rsidR="00D14101" w:rsidTr="00451CCF">
        <w:trPr>
          <w:trHeight w:val="419"/>
        </w:trPr>
        <w:tc>
          <w:tcPr>
            <w:tcW w:w="2826" w:type="dxa"/>
            <w:shd w:val="clear" w:color="auto" w:fill="F2F2F2"/>
          </w:tcPr>
          <w:p w:rsidR="00D14101" w:rsidRDefault="00D14101" w:rsidP="00451CCF">
            <w:r>
              <w:rPr>
                <w:rFonts w:ascii="宋体" w:hAnsi="宋体" w:cs="宋体"/>
                <w:kern w:val="0"/>
              </w:rPr>
              <w:t>province</w:t>
            </w:r>
          </w:p>
        </w:tc>
        <w:tc>
          <w:tcPr>
            <w:tcW w:w="1026" w:type="dxa"/>
          </w:tcPr>
          <w:p w:rsidR="00D14101" w:rsidRDefault="00D14101" w:rsidP="00451CCF">
            <w:r>
              <w:rPr>
                <w:rFonts w:hint="eastAsia"/>
              </w:rPr>
              <w:t>Stirng</w:t>
            </w:r>
          </w:p>
        </w:tc>
        <w:tc>
          <w:tcPr>
            <w:tcW w:w="4654" w:type="dxa"/>
          </w:tcPr>
          <w:p w:rsidR="00D14101" w:rsidRDefault="00D14101" w:rsidP="00451CCF">
            <w:r>
              <w:rPr>
                <w:rFonts w:hint="eastAsia"/>
              </w:rPr>
              <w:t>省</w:t>
            </w:r>
          </w:p>
        </w:tc>
      </w:tr>
    </w:tbl>
    <w:p w:rsidR="00D14101" w:rsidRDefault="00D14101" w:rsidP="00D14101"/>
    <w:p w:rsidR="00D14101" w:rsidRDefault="00D14101" w:rsidP="00D14101">
      <w:r>
        <w:rPr>
          <w:rFonts w:hint="eastAsia"/>
        </w:rPr>
        <w:t>数据格式：</w:t>
      </w:r>
    </w:p>
    <w:p w:rsidR="00D14101" w:rsidRDefault="00D14101" w:rsidP="00D14101">
      <w:pPr>
        <w:widowControl/>
        <w:spacing w:line="240" w:lineRule="auto"/>
        <w:jc w:val="left"/>
        <w:rPr>
          <w:rFonts w:ascii="宋体" w:hAnsi="宋体" w:cs="宋体"/>
          <w:kern w:val="0"/>
        </w:rPr>
      </w:pPr>
      <w:r>
        <w:rPr>
          <w:rFonts w:ascii="宋体" w:hAnsi="宋体" w:cs="宋体"/>
          <w:kern w:val="0"/>
        </w:rPr>
        <w:t>{</w:t>
      </w:r>
      <w:r>
        <w:rPr>
          <w:rFonts w:ascii="宋体" w:hAnsi="宋体" w:cs="宋体"/>
          <w:kern w:val="0"/>
        </w:rPr>
        <w:br/>
        <w:t>    "messageCenterList": [</w:t>
      </w:r>
      <w:r>
        <w:rPr>
          <w:rFonts w:ascii="宋体" w:hAnsi="宋体" w:cs="宋体"/>
          <w:kern w:val="0"/>
        </w:rPr>
        <w:br/>
      </w:r>
      <w:r>
        <w:rPr>
          <w:rFonts w:ascii="宋体" w:hAnsi="宋体" w:cs="宋体"/>
          <w:kern w:val="0"/>
        </w:rPr>
        <w:lastRenderedPageBreak/>
        <w:t>        {</w:t>
      </w:r>
      <w:r>
        <w:rPr>
          <w:rFonts w:ascii="宋体" w:hAnsi="宋体" w:cs="宋体"/>
          <w:kern w:val="0"/>
        </w:rPr>
        <w:br/>
        <w:t>            "newTelphone": "11",</w:t>
      </w:r>
      <w:r>
        <w:rPr>
          <w:rFonts w:ascii="宋体" w:hAnsi="宋体" w:cs="宋体"/>
          <w:kern w:val="0"/>
        </w:rPr>
        <w:br/>
        <w:t>            "province": "江西",</w:t>
      </w:r>
      <w:r>
        <w:rPr>
          <w:rFonts w:ascii="宋体" w:hAnsi="宋体" w:cs="宋体"/>
          <w:kern w:val="0"/>
        </w:rPr>
        <w:br/>
        <w:t>            "oldTelphone": "22"</w:t>
      </w:r>
      <w:r>
        <w:rPr>
          <w:rFonts w:ascii="宋体" w:hAnsi="宋体" w:cs="宋体"/>
          <w:kern w:val="0"/>
        </w:rPr>
        <w:br/>
        <w:t>        },</w:t>
      </w:r>
      <w:r>
        <w:rPr>
          <w:rFonts w:ascii="宋体" w:hAnsi="宋体" w:cs="宋体"/>
          <w:kern w:val="0"/>
        </w:rPr>
        <w:br/>
        <w:t>        {</w:t>
      </w:r>
      <w:r>
        <w:rPr>
          <w:rFonts w:ascii="宋体" w:hAnsi="宋体" w:cs="宋体"/>
          <w:kern w:val="0"/>
        </w:rPr>
        <w:br/>
        <w:t>            "newTelphone": "111",</w:t>
      </w:r>
      <w:r>
        <w:rPr>
          <w:rFonts w:ascii="宋体" w:hAnsi="宋体" w:cs="宋体"/>
          <w:kern w:val="0"/>
        </w:rPr>
        <w:br/>
        <w:t>            "province": "广西",</w:t>
      </w:r>
      <w:r>
        <w:rPr>
          <w:rFonts w:ascii="宋体" w:hAnsi="宋体" w:cs="宋体"/>
          <w:kern w:val="0"/>
        </w:rPr>
        <w:br/>
        <w:t>            "oldTelphone": "122"</w:t>
      </w:r>
      <w:r>
        <w:rPr>
          <w:rFonts w:ascii="宋体" w:hAnsi="宋体" w:cs="宋体"/>
          <w:kern w:val="0"/>
        </w:rPr>
        <w:br/>
        <w:t>        }</w:t>
      </w:r>
      <w:r>
        <w:rPr>
          <w:rFonts w:ascii="宋体" w:hAnsi="宋体" w:cs="宋体"/>
          <w:kern w:val="0"/>
        </w:rPr>
        <w:br/>
        <w:t>    ],</w:t>
      </w:r>
      <w:r>
        <w:rPr>
          <w:rFonts w:ascii="宋体" w:hAnsi="宋体" w:cs="宋体"/>
          <w:kern w:val="0"/>
        </w:rPr>
        <w:br/>
        <w:t>    "resCode": "200",</w:t>
      </w:r>
      <w:r>
        <w:rPr>
          <w:rFonts w:ascii="宋体" w:hAnsi="宋体" w:cs="宋体"/>
          <w:kern w:val="0"/>
        </w:rPr>
        <w:br/>
        <w:t>    "resDesc": "响应成功!"</w:t>
      </w:r>
      <w:r>
        <w:rPr>
          <w:rFonts w:ascii="宋体" w:hAnsi="宋体" w:cs="宋体"/>
          <w:kern w:val="0"/>
        </w:rPr>
        <w:br/>
        <w:t>}</w:t>
      </w:r>
    </w:p>
    <w:p w:rsidR="0092769E" w:rsidRDefault="007A3A62" w:rsidP="000D28F8">
      <w:pPr>
        <w:pStyle w:val="30"/>
        <w:numPr>
          <w:ilvl w:val="1"/>
          <w:numId w:val="1"/>
        </w:numPr>
      </w:pPr>
      <w:r>
        <w:rPr>
          <w:rFonts w:hint="eastAsia"/>
        </w:rPr>
        <w:t>国漫</w:t>
      </w:r>
      <w:r>
        <w:t>公告</w:t>
      </w:r>
      <w:r w:rsidR="00D52C61">
        <w:rPr>
          <w:rFonts w:hint="eastAsia"/>
        </w:rPr>
        <w:t>信息</w:t>
      </w:r>
    </w:p>
    <w:p w:rsidR="00FE1DA4" w:rsidRDefault="00FE1DA4" w:rsidP="00FE1DA4">
      <w:pPr>
        <w:pStyle w:val="5"/>
      </w:pPr>
      <w:r>
        <w:rPr>
          <w:rFonts w:hint="eastAsia"/>
        </w:rPr>
        <w:t>接口描述</w:t>
      </w:r>
    </w:p>
    <w:p w:rsidR="00FE1DA4" w:rsidRDefault="00FE1DA4" w:rsidP="00FE1DA4">
      <w:r>
        <w:rPr>
          <w:rFonts w:hint="eastAsia"/>
        </w:rPr>
        <w:t>请求地址：</w:t>
      </w:r>
    </w:p>
    <w:p w:rsidR="00FE1DA4" w:rsidRDefault="00FE1DA4" w:rsidP="00FE1DA4">
      <w:r w:rsidRPr="005B2EBB">
        <w:rPr>
          <w:rFonts w:hint="eastAsia"/>
          <w:highlight w:val="yellow"/>
        </w:rPr>
        <w:t>http://101.95.48.97:8005/public/sjkf/announcement/AnnouncementList?announcementType=2&amp;areaOrCountry=</w:t>
      </w:r>
      <w:r w:rsidRPr="005B2EBB">
        <w:rPr>
          <w:rFonts w:hint="eastAsia"/>
          <w:highlight w:val="yellow"/>
        </w:rPr>
        <w:t>印度</w:t>
      </w:r>
    </w:p>
    <w:p w:rsidR="00FE1DA4" w:rsidRDefault="00FE1DA4" w:rsidP="00FE1DA4">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1134"/>
        <w:gridCol w:w="709"/>
        <w:gridCol w:w="4111"/>
      </w:tblGrid>
      <w:tr w:rsidR="00FE1DA4" w:rsidTr="0013399F">
        <w:tc>
          <w:tcPr>
            <w:tcW w:w="2268" w:type="dxa"/>
            <w:shd w:val="clear" w:color="auto" w:fill="BFBFBF"/>
          </w:tcPr>
          <w:p w:rsidR="00FE1DA4" w:rsidRDefault="00FE1DA4" w:rsidP="00386274">
            <w:pPr>
              <w:rPr>
                <w:b/>
              </w:rPr>
            </w:pPr>
            <w:r>
              <w:rPr>
                <w:b/>
              </w:rPr>
              <w:t>Key</w:t>
            </w:r>
          </w:p>
        </w:tc>
        <w:tc>
          <w:tcPr>
            <w:tcW w:w="1134" w:type="dxa"/>
            <w:shd w:val="clear" w:color="auto" w:fill="BFBFBF"/>
          </w:tcPr>
          <w:p w:rsidR="00FE1DA4" w:rsidRDefault="00FE1DA4" w:rsidP="00386274">
            <w:pPr>
              <w:rPr>
                <w:b/>
              </w:rPr>
            </w:pPr>
            <w:r>
              <w:rPr>
                <w:b/>
              </w:rPr>
              <w:t>类型</w:t>
            </w:r>
          </w:p>
        </w:tc>
        <w:tc>
          <w:tcPr>
            <w:tcW w:w="709" w:type="dxa"/>
            <w:shd w:val="clear" w:color="auto" w:fill="BFBFBF"/>
          </w:tcPr>
          <w:p w:rsidR="00FE1DA4" w:rsidRDefault="00FE1DA4" w:rsidP="00386274">
            <w:pPr>
              <w:rPr>
                <w:b/>
              </w:rPr>
            </w:pPr>
            <w:r>
              <w:rPr>
                <w:b/>
              </w:rPr>
              <w:t>必须</w:t>
            </w:r>
          </w:p>
        </w:tc>
        <w:tc>
          <w:tcPr>
            <w:tcW w:w="4111" w:type="dxa"/>
            <w:shd w:val="clear" w:color="auto" w:fill="BFBFBF"/>
          </w:tcPr>
          <w:p w:rsidR="00FE1DA4" w:rsidRDefault="00FE1DA4" w:rsidP="00386274">
            <w:pPr>
              <w:rPr>
                <w:b/>
              </w:rPr>
            </w:pPr>
            <w:r>
              <w:rPr>
                <w:b/>
              </w:rPr>
              <w:t>注释</w:t>
            </w:r>
          </w:p>
        </w:tc>
      </w:tr>
      <w:tr w:rsidR="00FE1DA4" w:rsidTr="0013399F">
        <w:tc>
          <w:tcPr>
            <w:tcW w:w="2268" w:type="dxa"/>
            <w:shd w:val="clear" w:color="auto" w:fill="F2F2F2"/>
          </w:tcPr>
          <w:p w:rsidR="00FE1DA4" w:rsidRDefault="0013399F" w:rsidP="00386274">
            <w:r w:rsidRPr="0013399F">
              <w:t>announcementType</w:t>
            </w:r>
          </w:p>
        </w:tc>
        <w:tc>
          <w:tcPr>
            <w:tcW w:w="1134" w:type="dxa"/>
          </w:tcPr>
          <w:p w:rsidR="00FE1DA4" w:rsidRDefault="00FE1DA4" w:rsidP="00386274">
            <w:r>
              <w:rPr>
                <w:rFonts w:hint="eastAsia"/>
              </w:rPr>
              <w:t>String</w:t>
            </w:r>
          </w:p>
        </w:tc>
        <w:tc>
          <w:tcPr>
            <w:tcW w:w="709" w:type="dxa"/>
          </w:tcPr>
          <w:p w:rsidR="00FE1DA4" w:rsidRDefault="00FE1DA4" w:rsidP="00386274">
            <w:r>
              <w:rPr>
                <w:rFonts w:hint="eastAsia"/>
              </w:rPr>
              <w:t>是</w:t>
            </w:r>
          </w:p>
        </w:tc>
        <w:tc>
          <w:tcPr>
            <w:tcW w:w="4111" w:type="dxa"/>
          </w:tcPr>
          <w:p w:rsidR="00FE1DA4" w:rsidRDefault="00FE1DA4" w:rsidP="00386274">
            <w:r>
              <w:rPr>
                <w:rFonts w:hint="eastAsia"/>
              </w:rPr>
              <w:t>公告</w:t>
            </w:r>
            <w:r>
              <w:t>类型</w:t>
            </w:r>
            <w:r w:rsidR="0024241B" w:rsidRPr="0024241B">
              <w:rPr>
                <w:rFonts w:hint="eastAsia"/>
              </w:rPr>
              <w:t>1</w:t>
            </w:r>
            <w:r w:rsidR="0024241B" w:rsidRPr="0024241B">
              <w:rPr>
                <w:rFonts w:hint="eastAsia"/>
              </w:rPr>
              <w:t>：大洲</w:t>
            </w:r>
            <w:r w:rsidR="0024241B" w:rsidRPr="0024241B">
              <w:rPr>
                <w:rFonts w:hint="eastAsia"/>
              </w:rPr>
              <w:t xml:space="preserve"> 2</w:t>
            </w:r>
            <w:r w:rsidR="0024241B" w:rsidRPr="0024241B">
              <w:rPr>
                <w:rFonts w:hint="eastAsia"/>
              </w:rPr>
              <w:t>：国家</w:t>
            </w:r>
          </w:p>
        </w:tc>
      </w:tr>
      <w:tr w:rsidR="00FE1DA4" w:rsidTr="0013399F">
        <w:tc>
          <w:tcPr>
            <w:tcW w:w="2268" w:type="dxa"/>
            <w:shd w:val="clear" w:color="auto" w:fill="F2F2F2"/>
          </w:tcPr>
          <w:p w:rsidR="00FE1DA4" w:rsidRDefault="0013399F" w:rsidP="00386274">
            <w:r w:rsidRPr="0013399F">
              <w:t>areaOrCountry</w:t>
            </w:r>
          </w:p>
        </w:tc>
        <w:tc>
          <w:tcPr>
            <w:tcW w:w="1134" w:type="dxa"/>
          </w:tcPr>
          <w:p w:rsidR="00FE1DA4" w:rsidRDefault="00FE1DA4" w:rsidP="00386274">
            <w:r>
              <w:rPr>
                <w:rFonts w:hint="eastAsia"/>
              </w:rPr>
              <w:t>S</w:t>
            </w:r>
            <w:r>
              <w:t>tring</w:t>
            </w:r>
          </w:p>
        </w:tc>
        <w:tc>
          <w:tcPr>
            <w:tcW w:w="709" w:type="dxa"/>
          </w:tcPr>
          <w:p w:rsidR="00FE1DA4" w:rsidRDefault="00FE1DA4" w:rsidP="00386274">
            <w:r>
              <w:rPr>
                <w:rFonts w:hint="eastAsia"/>
              </w:rPr>
              <w:t>是</w:t>
            </w:r>
          </w:p>
        </w:tc>
        <w:tc>
          <w:tcPr>
            <w:tcW w:w="4111" w:type="dxa"/>
          </w:tcPr>
          <w:p w:rsidR="00FE1DA4" w:rsidRDefault="00FE1DA4" w:rsidP="00386274">
            <w:r>
              <w:rPr>
                <w:rFonts w:hint="eastAsia"/>
              </w:rPr>
              <w:t>地区</w:t>
            </w:r>
            <w:r>
              <w:t>或者国家名称</w:t>
            </w:r>
            <w:r>
              <w:rPr>
                <w:rFonts w:hint="eastAsia"/>
              </w:rPr>
              <w:t>如</w:t>
            </w:r>
            <w:r>
              <w:rPr>
                <w:rFonts w:hint="eastAsia"/>
              </w:rPr>
              <w:t>:</w:t>
            </w:r>
            <w:r>
              <w:t>美国</w:t>
            </w:r>
          </w:p>
        </w:tc>
      </w:tr>
    </w:tbl>
    <w:p w:rsidR="00FE1DA4" w:rsidRDefault="00FE1DA4" w:rsidP="00FE1DA4">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26"/>
        <w:gridCol w:w="1026"/>
        <w:gridCol w:w="4654"/>
      </w:tblGrid>
      <w:tr w:rsidR="00FE1DA4" w:rsidTr="00386274">
        <w:trPr>
          <w:trHeight w:val="404"/>
        </w:trPr>
        <w:tc>
          <w:tcPr>
            <w:tcW w:w="2826" w:type="dxa"/>
            <w:shd w:val="clear" w:color="auto" w:fill="BFBFBF"/>
          </w:tcPr>
          <w:p w:rsidR="00FE1DA4" w:rsidRDefault="00FE1DA4" w:rsidP="00386274">
            <w:pPr>
              <w:rPr>
                <w:b/>
              </w:rPr>
            </w:pPr>
            <w:r>
              <w:rPr>
                <w:b/>
              </w:rPr>
              <w:t>Key</w:t>
            </w:r>
          </w:p>
        </w:tc>
        <w:tc>
          <w:tcPr>
            <w:tcW w:w="1026" w:type="dxa"/>
            <w:shd w:val="clear" w:color="auto" w:fill="BFBFBF"/>
          </w:tcPr>
          <w:p w:rsidR="00FE1DA4" w:rsidRDefault="00FE1DA4" w:rsidP="00386274">
            <w:pPr>
              <w:rPr>
                <w:b/>
              </w:rPr>
            </w:pPr>
            <w:r>
              <w:rPr>
                <w:b/>
              </w:rPr>
              <w:t>类型</w:t>
            </w:r>
          </w:p>
        </w:tc>
        <w:tc>
          <w:tcPr>
            <w:tcW w:w="4654" w:type="dxa"/>
            <w:shd w:val="clear" w:color="auto" w:fill="BFBFBF"/>
          </w:tcPr>
          <w:p w:rsidR="00FE1DA4" w:rsidRDefault="00FE1DA4" w:rsidP="00386274">
            <w:pPr>
              <w:rPr>
                <w:b/>
              </w:rPr>
            </w:pPr>
            <w:r>
              <w:rPr>
                <w:b/>
              </w:rPr>
              <w:t>注释</w:t>
            </w:r>
          </w:p>
        </w:tc>
      </w:tr>
      <w:tr w:rsidR="00FE1DA4" w:rsidTr="00386274">
        <w:trPr>
          <w:trHeight w:val="419"/>
        </w:trPr>
        <w:tc>
          <w:tcPr>
            <w:tcW w:w="2826" w:type="dxa"/>
            <w:shd w:val="clear" w:color="auto" w:fill="F2F2F2"/>
          </w:tcPr>
          <w:p w:rsidR="00FE1DA4" w:rsidRDefault="00FE1DA4" w:rsidP="00386274">
            <w:r>
              <w:t>resCode</w:t>
            </w:r>
          </w:p>
        </w:tc>
        <w:tc>
          <w:tcPr>
            <w:tcW w:w="1026" w:type="dxa"/>
          </w:tcPr>
          <w:p w:rsidR="00FE1DA4" w:rsidRDefault="00FE1DA4" w:rsidP="00386274">
            <w:r>
              <w:t>Integer</w:t>
            </w:r>
          </w:p>
        </w:tc>
        <w:tc>
          <w:tcPr>
            <w:tcW w:w="4654" w:type="dxa"/>
          </w:tcPr>
          <w:p w:rsidR="00FE1DA4" w:rsidRDefault="00FE1DA4" w:rsidP="00386274">
            <w:r>
              <w:t>结果码。结果码。</w:t>
            </w:r>
            <w:r>
              <w:t>200</w:t>
            </w:r>
            <w:r>
              <w:t>表示成功，</w:t>
            </w:r>
          </w:p>
        </w:tc>
      </w:tr>
      <w:tr w:rsidR="00FE1DA4" w:rsidTr="00386274">
        <w:trPr>
          <w:trHeight w:val="419"/>
        </w:trPr>
        <w:tc>
          <w:tcPr>
            <w:tcW w:w="2826" w:type="dxa"/>
            <w:shd w:val="clear" w:color="auto" w:fill="F2F2F2"/>
          </w:tcPr>
          <w:p w:rsidR="00FE1DA4" w:rsidRDefault="00FE1DA4" w:rsidP="00386274">
            <w:r>
              <w:t>resDesc</w:t>
            </w:r>
          </w:p>
        </w:tc>
        <w:tc>
          <w:tcPr>
            <w:tcW w:w="1026" w:type="dxa"/>
          </w:tcPr>
          <w:p w:rsidR="00FE1DA4" w:rsidRDefault="00FE1DA4" w:rsidP="00386274">
            <w:r>
              <w:t>String</w:t>
            </w:r>
          </w:p>
        </w:tc>
        <w:tc>
          <w:tcPr>
            <w:tcW w:w="4654" w:type="dxa"/>
          </w:tcPr>
          <w:p w:rsidR="00FE1DA4" w:rsidRDefault="00FE1DA4" w:rsidP="00386274">
            <w:r>
              <w:t>描述</w:t>
            </w:r>
          </w:p>
        </w:tc>
      </w:tr>
      <w:tr w:rsidR="00FE1DA4" w:rsidTr="00386274">
        <w:trPr>
          <w:trHeight w:val="419"/>
        </w:trPr>
        <w:tc>
          <w:tcPr>
            <w:tcW w:w="2826" w:type="dxa"/>
            <w:shd w:val="clear" w:color="auto" w:fill="F2F2F2"/>
          </w:tcPr>
          <w:p w:rsidR="00FE1DA4" w:rsidRDefault="004804F5" w:rsidP="00386274">
            <w:r w:rsidRPr="004804F5">
              <w:t>items</w:t>
            </w:r>
          </w:p>
        </w:tc>
        <w:tc>
          <w:tcPr>
            <w:tcW w:w="1026" w:type="dxa"/>
          </w:tcPr>
          <w:p w:rsidR="00FE1DA4" w:rsidRDefault="00FE1DA4" w:rsidP="00386274">
            <w:r>
              <w:rPr>
                <w:rFonts w:hint="eastAsia"/>
              </w:rPr>
              <w:t>List</w:t>
            </w:r>
          </w:p>
        </w:tc>
        <w:tc>
          <w:tcPr>
            <w:tcW w:w="4654" w:type="dxa"/>
          </w:tcPr>
          <w:p w:rsidR="00FE1DA4" w:rsidRDefault="006E62CC" w:rsidP="00386274">
            <w:r>
              <w:rPr>
                <w:rFonts w:hint="eastAsia"/>
              </w:rPr>
              <w:t>国漫</w:t>
            </w:r>
            <w:r>
              <w:t>公告</w:t>
            </w:r>
            <w:r>
              <w:rPr>
                <w:rFonts w:hint="eastAsia"/>
              </w:rPr>
              <w:t>列表</w:t>
            </w:r>
          </w:p>
        </w:tc>
      </w:tr>
    </w:tbl>
    <w:p w:rsidR="00FE1DA4" w:rsidRDefault="00FE1DA4" w:rsidP="00FE1DA4"/>
    <w:p w:rsidR="00FE1DA4" w:rsidRDefault="00861393" w:rsidP="00FE1DA4">
      <w:r w:rsidRPr="004804F5">
        <w:t>items</w:t>
      </w:r>
      <w:r w:rsidR="00FE1DA4">
        <w:rPr>
          <w:rFonts w:ascii="宋体" w:hAnsi="宋体" w:cs="宋体" w:hint="eastAsia"/>
          <w:kern w:val="0"/>
        </w:rPr>
        <w:t>中的项：</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26"/>
        <w:gridCol w:w="1026"/>
        <w:gridCol w:w="4654"/>
      </w:tblGrid>
      <w:tr w:rsidR="00FE1DA4" w:rsidTr="00513F2D">
        <w:trPr>
          <w:trHeight w:val="419"/>
        </w:trPr>
        <w:tc>
          <w:tcPr>
            <w:tcW w:w="2826" w:type="dxa"/>
            <w:shd w:val="clear" w:color="auto" w:fill="F2F2F2"/>
          </w:tcPr>
          <w:p w:rsidR="00FE1DA4" w:rsidRDefault="006F0498" w:rsidP="00386274">
            <w:r w:rsidRPr="006F0498">
              <w:lastRenderedPageBreak/>
              <w:t>articleId</w:t>
            </w:r>
          </w:p>
        </w:tc>
        <w:tc>
          <w:tcPr>
            <w:tcW w:w="1026" w:type="dxa"/>
          </w:tcPr>
          <w:p w:rsidR="00FE1DA4" w:rsidRDefault="006F0498" w:rsidP="00386274">
            <w:r>
              <w:t>Int</w:t>
            </w:r>
          </w:p>
        </w:tc>
        <w:tc>
          <w:tcPr>
            <w:tcW w:w="4654" w:type="dxa"/>
          </w:tcPr>
          <w:p w:rsidR="00FE1DA4" w:rsidRDefault="006F0498" w:rsidP="00386274">
            <w:r>
              <w:rPr>
                <w:rFonts w:hint="eastAsia"/>
              </w:rPr>
              <w:t>国漫</w:t>
            </w:r>
            <w:r>
              <w:t>公告</w:t>
            </w:r>
            <w:r>
              <w:rPr>
                <w:rFonts w:hint="eastAsia"/>
              </w:rPr>
              <w:t>ID</w:t>
            </w:r>
          </w:p>
        </w:tc>
      </w:tr>
      <w:tr w:rsidR="00FE1DA4" w:rsidTr="00513F2D">
        <w:trPr>
          <w:trHeight w:val="419"/>
        </w:trPr>
        <w:tc>
          <w:tcPr>
            <w:tcW w:w="2826" w:type="dxa"/>
            <w:shd w:val="clear" w:color="auto" w:fill="F2F2F2"/>
          </w:tcPr>
          <w:p w:rsidR="00FE1DA4" w:rsidRDefault="005F1280" w:rsidP="00386274">
            <w:r w:rsidRPr="005F1280">
              <w:t>articleTitle</w:t>
            </w:r>
          </w:p>
        </w:tc>
        <w:tc>
          <w:tcPr>
            <w:tcW w:w="1026" w:type="dxa"/>
          </w:tcPr>
          <w:p w:rsidR="00FE1DA4" w:rsidRDefault="00FE1DA4" w:rsidP="00386274">
            <w:r>
              <w:rPr>
                <w:rFonts w:hint="eastAsia"/>
              </w:rPr>
              <w:t>String</w:t>
            </w:r>
          </w:p>
        </w:tc>
        <w:tc>
          <w:tcPr>
            <w:tcW w:w="4654" w:type="dxa"/>
          </w:tcPr>
          <w:p w:rsidR="00FE1DA4" w:rsidRDefault="005F1280" w:rsidP="00386274">
            <w:r>
              <w:rPr>
                <w:rFonts w:hint="eastAsia"/>
              </w:rPr>
              <w:t>公告</w:t>
            </w:r>
            <w:r>
              <w:t>标题</w:t>
            </w:r>
          </w:p>
        </w:tc>
      </w:tr>
      <w:tr w:rsidR="00FE1DA4" w:rsidTr="00513F2D">
        <w:trPr>
          <w:trHeight w:val="419"/>
        </w:trPr>
        <w:tc>
          <w:tcPr>
            <w:tcW w:w="2826" w:type="dxa"/>
            <w:shd w:val="clear" w:color="auto" w:fill="F2F2F2"/>
          </w:tcPr>
          <w:p w:rsidR="00FE1DA4" w:rsidRDefault="005F1280" w:rsidP="00386274">
            <w:r w:rsidRPr="005F1280">
              <w:t>articleContent</w:t>
            </w:r>
          </w:p>
        </w:tc>
        <w:tc>
          <w:tcPr>
            <w:tcW w:w="1026" w:type="dxa"/>
          </w:tcPr>
          <w:p w:rsidR="00FE1DA4" w:rsidRDefault="00FE1DA4" w:rsidP="00386274">
            <w:r>
              <w:rPr>
                <w:rFonts w:hint="eastAsia"/>
              </w:rPr>
              <w:t>Stirng</w:t>
            </w:r>
          </w:p>
        </w:tc>
        <w:tc>
          <w:tcPr>
            <w:tcW w:w="4654" w:type="dxa"/>
          </w:tcPr>
          <w:p w:rsidR="00FE1DA4" w:rsidRDefault="005F1280" w:rsidP="00386274">
            <w:r>
              <w:rPr>
                <w:rFonts w:hint="eastAsia"/>
              </w:rPr>
              <w:t>公告</w:t>
            </w:r>
            <w:r>
              <w:t>内容</w:t>
            </w:r>
          </w:p>
        </w:tc>
      </w:tr>
    </w:tbl>
    <w:p w:rsidR="00513F2D" w:rsidRPr="00E75FC3" w:rsidRDefault="00513F2D" w:rsidP="00E75FC3">
      <w:pPr>
        <w:pStyle w:val="af2"/>
        <w:keepNext/>
        <w:keepLines/>
        <w:numPr>
          <w:ilvl w:val="1"/>
          <w:numId w:val="1"/>
        </w:numPr>
        <w:spacing w:before="260" w:after="260" w:line="416" w:lineRule="auto"/>
        <w:ind w:firstLineChars="0"/>
        <w:outlineLvl w:val="2"/>
        <w:rPr>
          <w:b/>
          <w:bCs/>
          <w:sz w:val="28"/>
          <w:szCs w:val="32"/>
        </w:rPr>
      </w:pPr>
      <w:r w:rsidRPr="00E75FC3">
        <w:rPr>
          <w:rFonts w:hint="eastAsia"/>
          <w:b/>
          <w:bCs/>
          <w:sz w:val="28"/>
          <w:szCs w:val="32"/>
        </w:rPr>
        <w:t>国际漫游资费信息查询</w:t>
      </w:r>
      <w:r w:rsidR="00E75FC3">
        <w:rPr>
          <w:rFonts w:hint="eastAsia"/>
          <w:b/>
          <w:bCs/>
          <w:sz w:val="28"/>
          <w:szCs w:val="32"/>
        </w:rPr>
        <w:t>[</w:t>
      </w:r>
      <w:r w:rsidR="00E75FC3">
        <w:rPr>
          <w:rFonts w:hint="eastAsia"/>
          <w:b/>
          <w:bCs/>
          <w:sz w:val="28"/>
          <w:szCs w:val="32"/>
        </w:rPr>
        <w:t>带单位</w:t>
      </w:r>
      <w:r w:rsidR="00E75FC3">
        <w:rPr>
          <w:rFonts w:hint="eastAsia"/>
          <w:b/>
          <w:bCs/>
          <w:sz w:val="28"/>
          <w:szCs w:val="32"/>
        </w:rPr>
        <w:t>]</w:t>
      </w:r>
    </w:p>
    <w:p w:rsidR="00513F2D" w:rsidRPr="00513F2D" w:rsidRDefault="00513F2D" w:rsidP="00513F2D">
      <w:pPr>
        <w:keepNext/>
        <w:keepLines/>
        <w:spacing w:before="280" w:after="290" w:line="376" w:lineRule="auto"/>
        <w:outlineLvl w:val="4"/>
        <w:rPr>
          <w:b/>
          <w:bCs/>
          <w:sz w:val="28"/>
          <w:szCs w:val="28"/>
        </w:rPr>
      </w:pPr>
      <w:r w:rsidRPr="00513F2D">
        <w:rPr>
          <w:rFonts w:hint="eastAsia"/>
          <w:b/>
          <w:bCs/>
          <w:sz w:val="28"/>
          <w:szCs w:val="28"/>
        </w:rPr>
        <w:t>接口描述</w:t>
      </w:r>
    </w:p>
    <w:p w:rsidR="00513F2D" w:rsidRPr="00513F2D" w:rsidRDefault="00513F2D" w:rsidP="00513F2D">
      <w:r w:rsidRPr="00513F2D">
        <w:rPr>
          <w:rFonts w:hint="eastAsia"/>
        </w:rPr>
        <w:t>该</w:t>
      </w:r>
      <w:r w:rsidRPr="00513F2D">
        <w:t>接口为</w:t>
      </w:r>
      <w:r w:rsidRPr="00513F2D">
        <w:rPr>
          <w:highlight w:val="yellow"/>
        </w:rPr>
        <w:t>新增</w:t>
      </w:r>
      <w:r w:rsidRPr="00513F2D">
        <w:t>的</w:t>
      </w:r>
      <w:r w:rsidRPr="00513F2D">
        <w:rPr>
          <w:rFonts w:hint="eastAsia"/>
        </w:rPr>
        <w:t>国际</w:t>
      </w:r>
      <w:r w:rsidRPr="00513F2D">
        <w:t>漫游资费数据接口</w:t>
      </w:r>
      <w:r w:rsidRPr="00513F2D">
        <w:rPr>
          <w:rFonts w:hint="eastAsia"/>
        </w:rPr>
        <w:t>。</w:t>
      </w:r>
      <w:r w:rsidRPr="00513F2D">
        <w:rPr>
          <w:rFonts w:hint="eastAsia"/>
          <w:highlight w:val="yellow"/>
        </w:rPr>
        <w:t>新接口</w:t>
      </w:r>
      <w:r w:rsidRPr="00513F2D">
        <w:rPr>
          <w:highlight w:val="yellow"/>
        </w:rPr>
        <w:t>在返回资费数据的</w:t>
      </w:r>
      <w:r w:rsidRPr="00513F2D">
        <w:rPr>
          <w:rFonts w:hint="eastAsia"/>
          <w:highlight w:val="yellow"/>
        </w:rPr>
        <w:t>同时</w:t>
      </w:r>
      <w:r w:rsidRPr="00513F2D">
        <w:rPr>
          <w:highlight w:val="yellow"/>
        </w:rPr>
        <w:t>，返回当前资费的单位</w:t>
      </w:r>
      <w:r w:rsidRPr="00513F2D">
        <w:t>。</w:t>
      </w:r>
      <w:r w:rsidRPr="00513F2D">
        <w:rPr>
          <w:rFonts w:hint="eastAsia"/>
          <w:highlight w:val="yellow"/>
        </w:rPr>
        <w:t>客户端</w:t>
      </w:r>
      <w:r w:rsidRPr="00513F2D">
        <w:rPr>
          <w:highlight w:val="yellow"/>
        </w:rPr>
        <w:t>传参</w:t>
      </w:r>
      <w:r w:rsidRPr="00513F2D">
        <w:rPr>
          <w:rFonts w:hint="eastAsia"/>
          <w:highlight w:val="yellow"/>
        </w:rPr>
        <w:t>与老接口</w:t>
      </w:r>
      <w:r w:rsidRPr="00513F2D">
        <w:rPr>
          <w:highlight w:val="yellow"/>
        </w:rPr>
        <w:t>传参保持一致</w:t>
      </w:r>
      <w:r w:rsidRPr="00513F2D">
        <w:rPr>
          <w:rFonts w:hint="eastAsia"/>
        </w:rPr>
        <w:t>(</w:t>
      </w:r>
      <w:r w:rsidRPr="00513F2D">
        <w:t>见下面请求报文的说明信息</w:t>
      </w:r>
      <w:r w:rsidRPr="00513F2D">
        <w:rPr>
          <w:rFonts w:hint="eastAsia"/>
        </w:rPr>
        <w:t>)</w:t>
      </w:r>
      <w:r w:rsidRPr="00513F2D">
        <w:t>。</w:t>
      </w:r>
    </w:p>
    <w:p w:rsidR="00513F2D" w:rsidRPr="00513F2D" w:rsidRDefault="00513F2D" w:rsidP="00513F2D">
      <w:r w:rsidRPr="00513F2D">
        <w:rPr>
          <w:rFonts w:hint="eastAsia"/>
        </w:rPr>
        <w:t>本次</w:t>
      </w:r>
      <w:r w:rsidRPr="00513F2D">
        <w:t>修改</w:t>
      </w:r>
      <w:r w:rsidRPr="00513F2D">
        <w:rPr>
          <w:rFonts w:hint="eastAsia"/>
        </w:rPr>
        <w:t>的</w:t>
      </w:r>
      <w:r w:rsidRPr="00513F2D">
        <w:t>重要变化：</w:t>
      </w:r>
    </w:p>
    <w:p w:rsidR="00513F2D" w:rsidRDefault="00513F2D" w:rsidP="00A97F94">
      <w:pPr>
        <w:pStyle w:val="af2"/>
        <w:numPr>
          <w:ilvl w:val="0"/>
          <w:numId w:val="30"/>
        </w:numPr>
        <w:ind w:firstLineChars="0"/>
        <w:rPr>
          <w:strike/>
        </w:rPr>
      </w:pPr>
      <w:r w:rsidRPr="00BB0BE5">
        <w:rPr>
          <w:rFonts w:hint="eastAsia"/>
          <w:strike/>
        </w:rPr>
        <w:t>由于客户端</w:t>
      </w:r>
      <w:r w:rsidRPr="00BB0BE5">
        <w:rPr>
          <w:strike/>
        </w:rPr>
        <w:t>中</w:t>
      </w:r>
      <w:r w:rsidRPr="00BB0BE5">
        <w:rPr>
          <w:rFonts w:hint="eastAsia"/>
          <w:strike/>
        </w:rPr>
        <w:t>CDMA 1X</w:t>
      </w:r>
      <w:r w:rsidRPr="00BB0BE5">
        <w:rPr>
          <w:rFonts w:hint="eastAsia"/>
          <w:strike/>
        </w:rPr>
        <w:t>和</w:t>
      </w:r>
      <w:r w:rsidRPr="00BB0BE5">
        <w:rPr>
          <w:rFonts w:hint="eastAsia"/>
          <w:strike/>
        </w:rPr>
        <w:t>GPRS</w:t>
      </w:r>
      <w:r w:rsidRPr="00BB0BE5">
        <w:rPr>
          <w:rFonts w:hint="eastAsia"/>
          <w:strike/>
        </w:rPr>
        <w:t>资费</w:t>
      </w:r>
      <w:r w:rsidRPr="00BB0BE5">
        <w:rPr>
          <w:strike/>
        </w:rPr>
        <w:t>数据将合并，</w:t>
      </w:r>
      <w:r w:rsidRPr="00BB0BE5">
        <w:rPr>
          <w:rFonts w:hint="eastAsia"/>
          <w:strike/>
        </w:rPr>
        <w:t>因此</w:t>
      </w:r>
      <w:r w:rsidRPr="00BB0BE5">
        <w:rPr>
          <w:strike/>
        </w:rPr>
        <w:t>接口默认取</w:t>
      </w:r>
      <w:r w:rsidRPr="00BB0BE5">
        <w:rPr>
          <w:rFonts w:hint="eastAsia"/>
          <w:strike/>
        </w:rPr>
        <w:t>两者</w:t>
      </w:r>
      <w:r w:rsidRPr="00BB0BE5">
        <w:rPr>
          <w:strike/>
        </w:rPr>
        <w:t>中不是</w:t>
      </w:r>
      <w:r w:rsidRPr="00BB0BE5">
        <w:rPr>
          <w:rFonts w:hint="eastAsia"/>
          <w:strike/>
        </w:rPr>
        <w:t>【无服务</w:t>
      </w:r>
      <w:r w:rsidRPr="00BB0BE5">
        <w:rPr>
          <w:strike/>
        </w:rPr>
        <w:t>】</w:t>
      </w:r>
      <w:r w:rsidRPr="00BB0BE5">
        <w:rPr>
          <w:rFonts w:hint="eastAsia"/>
          <w:strike/>
        </w:rPr>
        <w:t>的</w:t>
      </w:r>
      <w:r w:rsidRPr="00BB0BE5">
        <w:rPr>
          <w:strike/>
        </w:rPr>
        <w:t>数据作为上网资费数据</w:t>
      </w:r>
      <w:r w:rsidRPr="00BB0BE5">
        <w:rPr>
          <w:rFonts w:hint="eastAsia"/>
          <w:strike/>
        </w:rPr>
        <w:t>。如果后台资费</w:t>
      </w:r>
      <w:r w:rsidRPr="00BB0BE5">
        <w:rPr>
          <w:strike/>
        </w:rPr>
        <w:t>数据中两者均为无服务，则</w:t>
      </w:r>
      <w:r w:rsidRPr="00BB0BE5">
        <w:rPr>
          <w:rFonts w:hint="eastAsia"/>
          <w:strike/>
        </w:rPr>
        <w:t>下发</w:t>
      </w:r>
      <w:r w:rsidRPr="00BB0BE5">
        <w:rPr>
          <w:strike/>
        </w:rPr>
        <w:t>数据为【</w:t>
      </w:r>
      <w:r w:rsidRPr="00BB0BE5">
        <w:rPr>
          <w:rFonts w:hint="eastAsia"/>
          <w:strike/>
        </w:rPr>
        <w:t>无服务</w:t>
      </w:r>
      <w:r w:rsidRPr="00BB0BE5">
        <w:rPr>
          <w:strike/>
        </w:rPr>
        <w:t>】</w:t>
      </w:r>
      <w:r w:rsidRPr="00BB0BE5">
        <w:rPr>
          <w:rFonts w:hint="eastAsia"/>
          <w:strike/>
        </w:rPr>
        <w:t>，</w:t>
      </w:r>
      <w:r w:rsidRPr="00BB0BE5">
        <w:rPr>
          <w:strike/>
        </w:rPr>
        <w:t>同时资费数据的单位将为空的字符串。</w:t>
      </w:r>
      <w:r w:rsidRPr="00BB0BE5">
        <w:rPr>
          <w:rFonts w:hint="eastAsia"/>
          <w:strike/>
        </w:rPr>
        <w:t>如果两者</w:t>
      </w:r>
      <w:r w:rsidRPr="00BB0BE5">
        <w:rPr>
          <w:strike/>
        </w:rPr>
        <w:t>均有有效数据</w:t>
      </w:r>
      <w:r w:rsidRPr="00BB0BE5">
        <w:rPr>
          <w:rFonts w:hint="eastAsia"/>
          <w:strike/>
        </w:rPr>
        <w:t>，</w:t>
      </w:r>
      <w:r w:rsidRPr="00BB0BE5">
        <w:rPr>
          <w:strike/>
        </w:rPr>
        <w:t>则默认取</w:t>
      </w:r>
      <w:r w:rsidRPr="00BB0BE5">
        <w:rPr>
          <w:rFonts w:hint="eastAsia"/>
          <w:strike/>
        </w:rPr>
        <w:t>GPRS</w:t>
      </w:r>
      <w:r w:rsidRPr="00BB0BE5">
        <w:rPr>
          <w:rFonts w:hint="eastAsia"/>
          <w:strike/>
        </w:rPr>
        <w:t>的</w:t>
      </w:r>
      <w:r w:rsidRPr="00BB0BE5">
        <w:rPr>
          <w:strike/>
        </w:rPr>
        <w:t>资费数据。</w:t>
      </w:r>
    </w:p>
    <w:p w:rsidR="00BB0BE5" w:rsidRPr="00BB0BE5" w:rsidRDefault="00BB0BE5" w:rsidP="00BB0BE5">
      <w:r>
        <w:t>1</w:t>
      </w:r>
      <w:r>
        <w:rPr>
          <w:rFonts w:hint="eastAsia"/>
        </w:rPr>
        <w:t>、</w:t>
      </w:r>
      <w:r>
        <w:t>手机上网</w:t>
      </w:r>
      <w:r>
        <w:rPr>
          <w:rFonts w:hint="eastAsia"/>
        </w:rPr>
        <w:t>资费</w:t>
      </w:r>
      <w:r>
        <w:t>和单位字段</w:t>
      </w:r>
      <w:r>
        <w:rPr>
          <w:rFonts w:hint="eastAsia"/>
        </w:rPr>
        <w:t>直接</w:t>
      </w:r>
      <w:r>
        <w:t>取自后台配置</w:t>
      </w:r>
    </w:p>
    <w:p w:rsidR="00A97F94" w:rsidRDefault="00A97F94" w:rsidP="00A97F94">
      <w:pPr>
        <w:pStyle w:val="af2"/>
        <w:numPr>
          <w:ilvl w:val="0"/>
          <w:numId w:val="30"/>
        </w:numPr>
        <w:ind w:firstLineChars="0"/>
      </w:pPr>
      <w:r>
        <w:rPr>
          <w:rFonts w:hint="eastAsia"/>
        </w:rPr>
        <w:t>新</w:t>
      </w:r>
      <w:r>
        <w:t>资费接口中新增</w:t>
      </w:r>
      <w:r>
        <w:rPr>
          <w:rFonts w:hint="eastAsia"/>
        </w:rPr>
        <w:t>资费</w:t>
      </w:r>
      <w:r>
        <w:t>说明和资费说明</w:t>
      </w:r>
      <w:r>
        <w:rPr>
          <w:rFonts w:hint="eastAsia"/>
        </w:rPr>
        <w:t>详情</w:t>
      </w:r>
      <w:r>
        <w:t>，</w:t>
      </w:r>
      <w:r>
        <w:rPr>
          <w:rFonts w:hint="eastAsia"/>
        </w:rPr>
        <w:t>分别</w:t>
      </w:r>
      <w:r>
        <w:t>取自</w:t>
      </w:r>
      <w:r>
        <w:rPr>
          <w:rFonts w:hint="eastAsia"/>
        </w:rPr>
        <w:t>资费配置</w:t>
      </w:r>
      <w:r>
        <w:t>信息中的</w:t>
      </w:r>
      <w:r>
        <w:rPr>
          <w:rFonts w:hint="eastAsia"/>
        </w:rPr>
        <w:t>备注</w:t>
      </w:r>
      <w:r>
        <w:t>标题和备注内容。</w:t>
      </w:r>
      <w:r>
        <w:rPr>
          <w:rFonts w:hint="eastAsia"/>
        </w:rPr>
        <w:t>两者</w:t>
      </w:r>
      <w:r>
        <w:t>如果为空，则客户端不显示</w:t>
      </w:r>
      <w:r>
        <w:rPr>
          <w:rFonts w:hint="eastAsia"/>
        </w:rPr>
        <w:t>资费</w:t>
      </w:r>
      <w:r>
        <w:t>说明和资费说明详情。</w:t>
      </w:r>
    </w:p>
    <w:p w:rsidR="000B7CBE" w:rsidRPr="00513F2D" w:rsidRDefault="000B7CBE" w:rsidP="00A97F94">
      <w:pPr>
        <w:pStyle w:val="af2"/>
        <w:numPr>
          <w:ilvl w:val="0"/>
          <w:numId w:val="30"/>
        </w:numPr>
        <w:ind w:firstLineChars="0"/>
      </w:pPr>
      <w:r>
        <w:rPr>
          <w:rFonts w:hint="eastAsia"/>
        </w:rPr>
        <w:t>【</w:t>
      </w:r>
      <w:r>
        <w:rPr>
          <w:rFonts w:hint="eastAsia"/>
        </w:rPr>
        <w:t>0917</w:t>
      </w:r>
      <w:r>
        <w:rPr>
          <w:rFonts w:hint="eastAsia"/>
        </w:rPr>
        <w:t>新增</w:t>
      </w:r>
      <w:r>
        <w:t>】</w:t>
      </w:r>
      <w:r>
        <w:rPr>
          <w:rFonts w:hint="eastAsia"/>
        </w:rPr>
        <w:t xml:space="preserve"> </w:t>
      </w:r>
      <w:r>
        <w:rPr>
          <w:rFonts w:hint="eastAsia"/>
        </w:rPr>
        <w:t>资费</w:t>
      </w:r>
      <w:r>
        <w:t>接口增加审核状态和</w:t>
      </w:r>
      <w:r>
        <w:rPr>
          <w:rFonts w:hint="eastAsia"/>
        </w:rPr>
        <w:t>有效期</w:t>
      </w:r>
      <w:r>
        <w:t>数据</w:t>
      </w:r>
      <w:r>
        <w:rPr>
          <w:rFonts w:hint="eastAsia"/>
        </w:rPr>
        <w:t>过滤</w:t>
      </w:r>
      <w:r>
        <w:t>。</w:t>
      </w:r>
    </w:p>
    <w:p w:rsidR="00513F2D" w:rsidRPr="00513F2D" w:rsidRDefault="00513F2D" w:rsidP="00513F2D">
      <w:pPr>
        <w:keepNext/>
        <w:keepLines/>
        <w:spacing w:before="280" w:after="290" w:line="376" w:lineRule="auto"/>
        <w:outlineLvl w:val="4"/>
        <w:rPr>
          <w:b/>
          <w:bCs/>
          <w:sz w:val="28"/>
          <w:szCs w:val="28"/>
        </w:rPr>
      </w:pPr>
      <w:r w:rsidRPr="00513F2D">
        <w:rPr>
          <w:rFonts w:hint="eastAsia"/>
          <w:b/>
          <w:bCs/>
          <w:sz w:val="28"/>
          <w:szCs w:val="28"/>
        </w:rPr>
        <w:t>接口地址</w:t>
      </w:r>
    </w:p>
    <w:p w:rsidR="00513F2D" w:rsidRPr="00513F2D" w:rsidRDefault="00B50774" w:rsidP="00513F2D">
      <w:hyperlink r:id="rId65" w:history="1">
        <w:r w:rsidR="00513F2D" w:rsidRPr="00513F2D">
          <w:rPr>
            <w:color w:val="0000FF"/>
            <w:u w:val="single"/>
          </w:rPr>
          <w:t>http://101.95.48.97:8005/public/sjkf/roaming/RoamingCallChargeUnit.jspx?countryId=32&amp;networkModel=GSM&amp;cardType=WDF</w:t>
        </w:r>
      </w:hyperlink>
    </w:p>
    <w:p w:rsidR="00513F2D" w:rsidRPr="00513F2D" w:rsidRDefault="00513F2D" w:rsidP="00513F2D">
      <w:pPr>
        <w:keepNext/>
        <w:keepLines/>
        <w:spacing w:before="280" w:after="290" w:line="376" w:lineRule="auto"/>
        <w:outlineLvl w:val="4"/>
        <w:rPr>
          <w:b/>
          <w:bCs/>
          <w:sz w:val="28"/>
          <w:szCs w:val="28"/>
        </w:rPr>
      </w:pPr>
      <w:r w:rsidRPr="00513F2D">
        <w:rPr>
          <w:rFonts w:hint="eastAsia"/>
          <w:b/>
          <w:bCs/>
          <w:sz w:val="28"/>
          <w:szCs w:val="28"/>
        </w:rPr>
        <w:t>请求报文</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394"/>
      </w:tblGrid>
      <w:tr w:rsidR="00513F2D" w:rsidRPr="00513F2D" w:rsidTr="00386274">
        <w:tc>
          <w:tcPr>
            <w:tcW w:w="1843" w:type="dxa"/>
            <w:shd w:val="clear" w:color="auto" w:fill="BFBFBF"/>
          </w:tcPr>
          <w:p w:rsidR="00513F2D" w:rsidRPr="00513F2D" w:rsidRDefault="00513F2D" w:rsidP="00513F2D">
            <w:pPr>
              <w:rPr>
                <w:b/>
              </w:rPr>
            </w:pPr>
            <w:r w:rsidRPr="00513F2D">
              <w:rPr>
                <w:b/>
              </w:rPr>
              <w:t>Key</w:t>
            </w:r>
          </w:p>
        </w:tc>
        <w:tc>
          <w:tcPr>
            <w:tcW w:w="1559" w:type="dxa"/>
            <w:shd w:val="clear" w:color="auto" w:fill="BFBFBF"/>
          </w:tcPr>
          <w:p w:rsidR="00513F2D" w:rsidRPr="00513F2D" w:rsidRDefault="00513F2D" w:rsidP="00513F2D">
            <w:pPr>
              <w:rPr>
                <w:b/>
              </w:rPr>
            </w:pPr>
            <w:r w:rsidRPr="00513F2D">
              <w:rPr>
                <w:b/>
              </w:rPr>
              <w:t>类型</w:t>
            </w:r>
          </w:p>
        </w:tc>
        <w:tc>
          <w:tcPr>
            <w:tcW w:w="709" w:type="dxa"/>
            <w:shd w:val="clear" w:color="auto" w:fill="BFBFBF"/>
          </w:tcPr>
          <w:p w:rsidR="00513F2D" w:rsidRPr="00513F2D" w:rsidRDefault="00513F2D" w:rsidP="00513F2D">
            <w:pPr>
              <w:rPr>
                <w:b/>
              </w:rPr>
            </w:pPr>
            <w:r w:rsidRPr="00513F2D">
              <w:rPr>
                <w:b/>
              </w:rPr>
              <w:t>必须</w:t>
            </w:r>
          </w:p>
        </w:tc>
        <w:tc>
          <w:tcPr>
            <w:tcW w:w="4394" w:type="dxa"/>
            <w:shd w:val="clear" w:color="auto" w:fill="BFBFBF"/>
          </w:tcPr>
          <w:p w:rsidR="00513F2D" w:rsidRPr="00513F2D" w:rsidRDefault="00513F2D" w:rsidP="00513F2D">
            <w:pPr>
              <w:rPr>
                <w:b/>
              </w:rPr>
            </w:pPr>
            <w:r w:rsidRPr="00513F2D">
              <w:rPr>
                <w:b/>
              </w:rPr>
              <w:t>注释</w:t>
            </w:r>
          </w:p>
        </w:tc>
      </w:tr>
      <w:tr w:rsidR="00513F2D" w:rsidRPr="00513F2D" w:rsidTr="00386274">
        <w:tc>
          <w:tcPr>
            <w:tcW w:w="1843" w:type="dxa"/>
            <w:shd w:val="clear" w:color="auto" w:fill="F2F2F2"/>
          </w:tcPr>
          <w:p w:rsidR="00513F2D" w:rsidRPr="00513F2D" w:rsidRDefault="00513F2D" w:rsidP="00513F2D">
            <w:r w:rsidRPr="00513F2D">
              <w:rPr>
                <w:rFonts w:hint="eastAsia"/>
              </w:rPr>
              <w:t>countryId</w:t>
            </w:r>
          </w:p>
        </w:tc>
        <w:tc>
          <w:tcPr>
            <w:tcW w:w="1559" w:type="dxa"/>
          </w:tcPr>
          <w:p w:rsidR="00513F2D" w:rsidRPr="00513F2D" w:rsidRDefault="00513F2D" w:rsidP="00513F2D">
            <w:r w:rsidRPr="00513F2D">
              <w:rPr>
                <w:rFonts w:hint="eastAsia"/>
              </w:rPr>
              <w:t>String</w:t>
            </w:r>
          </w:p>
        </w:tc>
        <w:tc>
          <w:tcPr>
            <w:tcW w:w="709" w:type="dxa"/>
          </w:tcPr>
          <w:p w:rsidR="00513F2D" w:rsidRPr="00513F2D" w:rsidRDefault="00513F2D" w:rsidP="00513F2D">
            <w:r w:rsidRPr="00513F2D">
              <w:rPr>
                <w:rFonts w:hint="eastAsia"/>
              </w:rPr>
              <w:t>是</w:t>
            </w:r>
          </w:p>
        </w:tc>
        <w:tc>
          <w:tcPr>
            <w:tcW w:w="4394" w:type="dxa"/>
          </w:tcPr>
          <w:p w:rsidR="00513F2D" w:rsidRPr="00513F2D" w:rsidRDefault="00513F2D" w:rsidP="00513F2D">
            <w:r w:rsidRPr="00513F2D">
              <w:rPr>
                <w:rFonts w:hint="eastAsia"/>
              </w:rPr>
              <w:t>请求某国家</w:t>
            </w:r>
            <w:r w:rsidRPr="00513F2D">
              <w:rPr>
                <w:rFonts w:hint="eastAsia"/>
              </w:rPr>
              <w:t>ID</w:t>
            </w:r>
            <w:r w:rsidRPr="00513F2D">
              <w:rPr>
                <w:rFonts w:hint="eastAsia"/>
              </w:rPr>
              <w:t>，如：</w:t>
            </w:r>
            <w:r w:rsidRPr="00513F2D">
              <w:rPr>
                <w:rFonts w:hint="eastAsia"/>
              </w:rPr>
              <w:t>32</w:t>
            </w:r>
          </w:p>
        </w:tc>
      </w:tr>
      <w:tr w:rsidR="00513F2D" w:rsidRPr="00513F2D" w:rsidTr="00386274">
        <w:tc>
          <w:tcPr>
            <w:tcW w:w="1843" w:type="dxa"/>
            <w:shd w:val="clear" w:color="auto" w:fill="F2F2F2"/>
          </w:tcPr>
          <w:p w:rsidR="00513F2D" w:rsidRPr="00513F2D" w:rsidRDefault="00B50774" w:rsidP="00513F2D">
            <w:hyperlink r:id="rId66" w:tgtFrame="_self" w:history="1">
              <w:r w:rsidR="00513F2D" w:rsidRPr="00513F2D">
                <w:t>network</w:t>
              </w:r>
              <w:r w:rsidR="00513F2D" w:rsidRPr="00513F2D">
                <w:rPr>
                  <w:rFonts w:hint="eastAsia"/>
                </w:rPr>
                <w:t>M</w:t>
              </w:r>
              <w:r w:rsidR="00513F2D" w:rsidRPr="00513F2D">
                <w:t>odel</w:t>
              </w:r>
            </w:hyperlink>
          </w:p>
        </w:tc>
        <w:tc>
          <w:tcPr>
            <w:tcW w:w="1559" w:type="dxa"/>
          </w:tcPr>
          <w:p w:rsidR="00513F2D" w:rsidRPr="00513F2D" w:rsidRDefault="00513F2D" w:rsidP="00513F2D">
            <w:r w:rsidRPr="00513F2D">
              <w:rPr>
                <w:rFonts w:hint="eastAsia"/>
              </w:rPr>
              <w:t>String</w:t>
            </w:r>
          </w:p>
        </w:tc>
        <w:tc>
          <w:tcPr>
            <w:tcW w:w="709" w:type="dxa"/>
          </w:tcPr>
          <w:p w:rsidR="00513F2D" w:rsidRPr="00513F2D" w:rsidRDefault="00513F2D" w:rsidP="00513F2D">
            <w:r w:rsidRPr="00513F2D">
              <w:rPr>
                <w:rFonts w:hint="eastAsia"/>
              </w:rPr>
              <w:t>是</w:t>
            </w:r>
          </w:p>
        </w:tc>
        <w:tc>
          <w:tcPr>
            <w:tcW w:w="4394" w:type="dxa"/>
          </w:tcPr>
          <w:p w:rsidR="00513F2D" w:rsidRPr="00513F2D" w:rsidRDefault="00513F2D" w:rsidP="00513F2D">
            <w:r w:rsidRPr="00513F2D">
              <w:rPr>
                <w:rFonts w:hint="eastAsia"/>
              </w:rPr>
              <w:t>请求某一种网络制式下的信息，如：请求</w:t>
            </w:r>
            <w:r w:rsidRPr="00513F2D">
              <w:rPr>
                <w:rFonts w:hint="eastAsia"/>
              </w:rPr>
              <w:t>GSM</w:t>
            </w:r>
            <w:r w:rsidRPr="00513F2D">
              <w:rPr>
                <w:rFonts w:hint="eastAsia"/>
              </w:rPr>
              <w:t>制式下的相关信息</w:t>
            </w:r>
          </w:p>
        </w:tc>
      </w:tr>
      <w:tr w:rsidR="00513F2D" w:rsidRPr="00513F2D" w:rsidTr="00386274">
        <w:tc>
          <w:tcPr>
            <w:tcW w:w="1843" w:type="dxa"/>
            <w:shd w:val="clear" w:color="auto" w:fill="F2F2F2"/>
          </w:tcPr>
          <w:p w:rsidR="00513F2D" w:rsidRPr="00513F2D" w:rsidRDefault="00513F2D" w:rsidP="00513F2D">
            <w:r w:rsidRPr="00513F2D">
              <w:t>cardType</w:t>
            </w:r>
          </w:p>
        </w:tc>
        <w:tc>
          <w:tcPr>
            <w:tcW w:w="1559" w:type="dxa"/>
          </w:tcPr>
          <w:p w:rsidR="00513F2D" w:rsidRPr="00513F2D" w:rsidRDefault="00513F2D" w:rsidP="00513F2D">
            <w:r w:rsidRPr="00513F2D">
              <w:rPr>
                <w:rFonts w:hint="eastAsia"/>
              </w:rPr>
              <w:t>S</w:t>
            </w:r>
            <w:r w:rsidRPr="00513F2D">
              <w:t>tring</w:t>
            </w:r>
          </w:p>
        </w:tc>
        <w:tc>
          <w:tcPr>
            <w:tcW w:w="709" w:type="dxa"/>
          </w:tcPr>
          <w:p w:rsidR="00513F2D" w:rsidRPr="00513F2D" w:rsidRDefault="00513F2D" w:rsidP="00513F2D">
            <w:r w:rsidRPr="00513F2D">
              <w:rPr>
                <w:rFonts w:hint="eastAsia"/>
              </w:rPr>
              <w:t>是</w:t>
            </w:r>
          </w:p>
        </w:tc>
        <w:tc>
          <w:tcPr>
            <w:tcW w:w="4394" w:type="dxa"/>
          </w:tcPr>
          <w:p w:rsidR="00513F2D" w:rsidRPr="00513F2D" w:rsidRDefault="00513F2D" w:rsidP="00513F2D">
            <w:r w:rsidRPr="00513F2D">
              <w:rPr>
                <w:rFonts w:hint="eastAsia"/>
              </w:rPr>
              <w:t>卡类型如</w:t>
            </w:r>
            <w:r w:rsidRPr="00513F2D">
              <w:rPr>
                <w:rFonts w:hint="eastAsia"/>
              </w:rPr>
              <w:t>WDF</w:t>
            </w:r>
          </w:p>
        </w:tc>
      </w:tr>
    </w:tbl>
    <w:p w:rsidR="00513F2D" w:rsidRPr="00513F2D" w:rsidRDefault="00513F2D" w:rsidP="00513F2D">
      <w:pPr>
        <w:keepNext/>
        <w:keepLines/>
        <w:spacing w:before="280" w:after="290" w:line="376" w:lineRule="auto"/>
        <w:outlineLvl w:val="4"/>
        <w:rPr>
          <w:b/>
          <w:bCs/>
          <w:sz w:val="28"/>
          <w:szCs w:val="28"/>
        </w:rPr>
      </w:pPr>
      <w:r w:rsidRPr="00513F2D">
        <w:rPr>
          <w:rFonts w:hint="eastAsia"/>
          <w:b/>
          <w:bCs/>
          <w:sz w:val="28"/>
          <w:szCs w:val="28"/>
        </w:rPr>
        <w:lastRenderedPageBreak/>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513F2D" w:rsidRPr="00513F2D" w:rsidTr="00386274">
        <w:trPr>
          <w:trHeight w:val="404"/>
        </w:trPr>
        <w:tc>
          <w:tcPr>
            <w:tcW w:w="2087" w:type="dxa"/>
            <w:shd w:val="clear" w:color="auto" w:fill="BFBFBF"/>
          </w:tcPr>
          <w:p w:rsidR="00513F2D" w:rsidRPr="00513F2D" w:rsidRDefault="00513F2D" w:rsidP="00513F2D">
            <w:pPr>
              <w:rPr>
                <w:b/>
              </w:rPr>
            </w:pPr>
            <w:r w:rsidRPr="00513F2D">
              <w:rPr>
                <w:b/>
              </w:rPr>
              <w:t>Key</w:t>
            </w:r>
          </w:p>
        </w:tc>
        <w:tc>
          <w:tcPr>
            <w:tcW w:w="1765" w:type="dxa"/>
            <w:shd w:val="clear" w:color="auto" w:fill="BFBFBF"/>
          </w:tcPr>
          <w:p w:rsidR="00513F2D" w:rsidRPr="00513F2D" w:rsidRDefault="00513F2D" w:rsidP="00513F2D">
            <w:pPr>
              <w:rPr>
                <w:b/>
              </w:rPr>
            </w:pPr>
            <w:r w:rsidRPr="00513F2D">
              <w:rPr>
                <w:b/>
              </w:rPr>
              <w:t>类型</w:t>
            </w:r>
          </w:p>
        </w:tc>
        <w:tc>
          <w:tcPr>
            <w:tcW w:w="4654" w:type="dxa"/>
            <w:shd w:val="clear" w:color="auto" w:fill="BFBFBF"/>
          </w:tcPr>
          <w:p w:rsidR="00513F2D" w:rsidRPr="00513F2D" w:rsidRDefault="00513F2D" w:rsidP="00513F2D">
            <w:pPr>
              <w:rPr>
                <w:b/>
              </w:rPr>
            </w:pPr>
            <w:r w:rsidRPr="00513F2D">
              <w:rPr>
                <w:b/>
              </w:rPr>
              <w:t>注释</w:t>
            </w:r>
          </w:p>
        </w:tc>
      </w:tr>
      <w:tr w:rsidR="00513F2D" w:rsidRPr="00513F2D" w:rsidTr="00386274">
        <w:trPr>
          <w:trHeight w:val="419"/>
        </w:trPr>
        <w:tc>
          <w:tcPr>
            <w:tcW w:w="2087" w:type="dxa"/>
            <w:shd w:val="clear" w:color="auto" w:fill="F2F2F2"/>
          </w:tcPr>
          <w:p w:rsidR="00513F2D" w:rsidRPr="00513F2D" w:rsidRDefault="00513F2D" w:rsidP="00513F2D">
            <w:r w:rsidRPr="00513F2D">
              <w:t>resCode</w:t>
            </w:r>
          </w:p>
        </w:tc>
        <w:tc>
          <w:tcPr>
            <w:tcW w:w="1765" w:type="dxa"/>
          </w:tcPr>
          <w:p w:rsidR="00513F2D" w:rsidRPr="00513F2D" w:rsidRDefault="00513F2D" w:rsidP="00513F2D">
            <w:r w:rsidRPr="00513F2D">
              <w:t>Integer</w:t>
            </w:r>
          </w:p>
        </w:tc>
        <w:tc>
          <w:tcPr>
            <w:tcW w:w="4654" w:type="dxa"/>
          </w:tcPr>
          <w:p w:rsidR="00513F2D" w:rsidRPr="00513F2D" w:rsidRDefault="00513F2D" w:rsidP="00513F2D">
            <w:r w:rsidRPr="00513F2D">
              <w:t>结果码。结果码。</w:t>
            </w:r>
            <w:r w:rsidRPr="00513F2D">
              <w:t>200</w:t>
            </w:r>
            <w:r w:rsidRPr="00513F2D">
              <w:t>表示成功，</w:t>
            </w:r>
          </w:p>
        </w:tc>
      </w:tr>
      <w:tr w:rsidR="00513F2D" w:rsidRPr="00513F2D" w:rsidTr="00386274">
        <w:trPr>
          <w:trHeight w:val="419"/>
        </w:trPr>
        <w:tc>
          <w:tcPr>
            <w:tcW w:w="2087" w:type="dxa"/>
            <w:shd w:val="clear" w:color="auto" w:fill="F2F2F2"/>
          </w:tcPr>
          <w:p w:rsidR="00513F2D" w:rsidRPr="00513F2D" w:rsidRDefault="00513F2D" w:rsidP="00513F2D">
            <w:r w:rsidRPr="00513F2D">
              <w:t>resDesc</w:t>
            </w:r>
          </w:p>
        </w:tc>
        <w:tc>
          <w:tcPr>
            <w:tcW w:w="1765" w:type="dxa"/>
          </w:tcPr>
          <w:p w:rsidR="00513F2D" w:rsidRPr="00513F2D" w:rsidRDefault="00513F2D" w:rsidP="00513F2D">
            <w:r w:rsidRPr="00513F2D">
              <w:t>String</w:t>
            </w:r>
          </w:p>
        </w:tc>
        <w:tc>
          <w:tcPr>
            <w:tcW w:w="4654" w:type="dxa"/>
          </w:tcPr>
          <w:p w:rsidR="00513F2D" w:rsidRPr="00513F2D" w:rsidRDefault="00513F2D" w:rsidP="00513F2D">
            <w:r w:rsidRPr="00513F2D">
              <w:t>描述</w:t>
            </w:r>
          </w:p>
        </w:tc>
      </w:tr>
      <w:tr w:rsidR="00513F2D" w:rsidRPr="00513F2D" w:rsidTr="00386274">
        <w:trPr>
          <w:trHeight w:val="419"/>
        </w:trPr>
        <w:tc>
          <w:tcPr>
            <w:tcW w:w="2087" w:type="dxa"/>
            <w:shd w:val="clear" w:color="auto" w:fill="F2F2F2"/>
          </w:tcPr>
          <w:p w:rsidR="00513F2D" w:rsidRPr="00513F2D" w:rsidRDefault="00513F2D" w:rsidP="00513F2D">
            <w:r w:rsidRPr="00513F2D">
              <w:t>items</w:t>
            </w:r>
          </w:p>
        </w:tc>
        <w:tc>
          <w:tcPr>
            <w:tcW w:w="1765" w:type="dxa"/>
          </w:tcPr>
          <w:p w:rsidR="00513F2D" w:rsidRPr="00513F2D" w:rsidRDefault="00513F2D" w:rsidP="00513F2D">
            <w:r w:rsidRPr="00513F2D">
              <w:rPr>
                <w:rFonts w:hint="eastAsia"/>
              </w:rPr>
              <w:t>list</w:t>
            </w:r>
          </w:p>
        </w:tc>
        <w:tc>
          <w:tcPr>
            <w:tcW w:w="4654" w:type="dxa"/>
          </w:tcPr>
          <w:p w:rsidR="00513F2D" w:rsidRPr="00513F2D" w:rsidRDefault="00513F2D" w:rsidP="00513F2D">
            <w:r w:rsidRPr="00513F2D">
              <w:rPr>
                <w:rFonts w:hint="eastAsia"/>
              </w:rPr>
              <w:t>运营商相关信息集合</w:t>
            </w:r>
          </w:p>
        </w:tc>
      </w:tr>
    </w:tbl>
    <w:p w:rsidR="00513F2D" w:rsidRPr="00513F2D" w:rsidRDefault="00513F2D" w:rsidP="00513F2D">
      <w:r w:rsidRPr="00513F2D">
        <w:t>Items</w:t>
      </w:r>
      <w:r w:rsidRPr="00513F2D">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2347"/>
        <w:gridCol w:w="3275"/>
      </w:tblGrid>
      <w:tr w:rsidR="00513F2D" w:rsidRPr="00513F2D" w:rsidTr="007D11F6">
        <w:trPr>
          <w:trHeight w:val="401"/>
        </w:trPr>
        <w:tc>
          <w:tcPr>
            <w:tcW w:w="2660" w:type="dxa"/>
            <w:shd w:val="clear" w:color="auto" w:fill="BFBFBF"/>
          </w:tcPr>
          <w:p w:rsidR="00513F2D" w:rsidRPr="00513F2D" w:rsidRDefault="00513F2D" w:rsidP="00513F2D">
            <w:pPr>
              <w:rPr>
                <w:b/>
              </w:rPr>
            </w:pPr>
            <w:r w:rsidRPr="00513F2D">
              <w:rPr>
                <w:b/>
              </w:rPr>
              <w:t>Key</w:t>
            </w:r>
          </w:p>
        </w:tc>
        <w:tc>
          <w:tcPr>
            <w:tcW w:w="2347" w:type="dxa"/>
            <w:shd w:val="clear" w:color="auto" w:fill="BFBFBF"/>
          </w:tcPr>
          <w:p w:rsidR="00513F2D" w:rsidRPr="00513F2D" w:rsidRDefault="00513F2D" w:rsidP="00513F2D">
            <w:pPr>
              <w:rPr>
                <w:b/>
              </w:rPr>
            </w:pPr>
            <w:r w:rsidRPr="00513F2D">
              <w:rPr>
                <w:b/>
              </w:rPr>
              <w:t>类型</w:t>
            </w:r>
          </w:p>
        </w:tc>
        <w:tc>
          <w:tcPr>
            <w:tcW w:w="3275" w:type="dxa"/>
            <w:shd w:val="clear" w:color="auto" w:fill="BFBFBF"/>
          </w:tcPr>
          <w:p w:rsidR="00513F2D" w:rsidRPr="00513F2D" w:rsidRDefault="00513F2D" w:rsidP="00513F2D">
            <w:pPr>
              <w:rPr>
                <w:b/>
              </w:rPr>
            </w:pPr>
            <w:r w:rsidRPr="00513F2D">
              <w:rPr>
                <w:b/>
              </w:rPr>
              <w:t>注释</w:t>
            </w:r>
          </w:p>
        </w:tc>
      </w:tr>
      <w:tr w:rsidR="00513F2D" w:rsidRPr="00513F2D" w:rsidTr="007D11F6">
        <w:trPr>
          <w:trHeight w:val="401"/>
        </w:trPr>
        <w:tc>
          <w:tcPr>
            <w:tcW w:w="2660" w:type="dxa"/>
            <w:shd w:val="clear" w:color="auto" w:fill="F2F2F2"/>
          </w:tcPr>
          <w:p w:rsidR="00513F2D" w:rsidRPr="00513F2D" w:rsidRDefault="00513F2D" w:rsidP="00513F2D">
            <w:r w:rsidRPr="00513F2D">
              <w:t>operator</w:t>
            </w:r>
            <w:r w:rsidRPr="00513F2D">
              <w:rPr>
                <w:rFonts w:hint="eastAsia"/>
              </w:rPr>
              <w:t>Name</w:t>
            </w:r>
          </w:p>
        </w:tc>
        <w:tc>
          <w:tcPr>
            <w:tcW w:w="2347" w:type="dxa"/>
          </w:tcPr>
          <w:p w:rsidR="00513F2D" w:rsidRPr="00513F2D" w:rsidRDefault="00513F2D" w:rsidP="00513F2D">
            <w:r w:rsidRPr="00513F2D">
              <w:t>String</w:t>
            </w:r>
          </w:p>
        </w:tc>
        <w:tc>
          <w:tcPr>
            <w:tcW w:w="3275" w:type="dxa"/>
          </w:tcPr>
          <w:p w:rsidR="00513F2D" w:rsidRPr="00513F2D" w:rsidRDefault="00513F2D" w:rsidP="00513F2D">
            <w:r w:rsidRPr="00513F2D">
              <w:rPr>
                <w:rFonts w:hint="eastAsia"/>
              </w:rPr>
              <w:t>运营商名称</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call</w:t>
            </w:r>
          </w:p>
        </w:tc>
        <w:tc>
          <w:tcPr>
            <w:tcW w:w="2347" w:type="dxa"/>
          </w:tcPr>
          <w:p w:rsidR="00513F2D" w:rsidRPr="00513F2D" w:rsidRDefault="00513F2D" w:rsidP="00513F2D">
            <w:r w:rsidRPr="00513F2D">
              <w:t>String</w:t>
            </w:r>
          </w:p>
        </w:tc>
        <w:tc>
          <w:tcPr>
            <w:tcW w:w="3275" w:type="dxa"/>
          </w:tcPr>
          <w:p w:rsidR="00513F2D" w:rsidRPr="00513F2D" w:rsidRDefault="00513F2D" w:rsidP="00513F2D">
            <w:r w:rsidRPr="00513F2D">
              <w:rPr>
                <w:rFonts w:hint="eastAsia"/>
              </w:rPr>
              <w:t>拨打本地电话</w:t>
            </w:r>
          </w:p>
        </w:tc>
      </w:tr>
      <w:tr w:rsidR="00513F2D" w:rsidRPr="00513F2D" w:rsidTr="007D11F6">
        <w:trPr>
          <w:trHeight w:val="401"/>
        </w:trPr>
        <w:tc>
          <w:tcPr>
            <w:tcW w:w="2660" w:type="dxa"/>
            <w:shd w:val="clear" w:color="auto" w:fill="F2F2F2"/>
          </w:tcPr>
          <w:p w:rsidR="00513F2D" w:rsidRPr="00513F2D" w:rsidRDefault="00513F2D" w:rsidP="00513F2D">
            <w:r w:rsidRPr="00513F2D">
              <w:t>callUnit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拨打</w:t>
            </w:r>
            <w:r w:rsidRPr="00513F2D">
              <w:t>本地电话</w:t>
            </w:r>
            <w:r w:rsidRPr="00513F2D">
              <w:rPr>
                <w:rFonts w:hint="eastAsia"/>
              </w:rPr>
              <w:t>资费</w:t>
            </w:r>
            <w:r w:rsidRPr="00513F2D">
              <w:t>单位</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callBack</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拨打回大陆地区</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callBack</w:t>
            </w:r>
            <w:r w:rsidRPr="00513F2D">
              <w:t>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拨打回大陆地区资费</w:t>
            </w:r>
            <w:r w:rsidRPr="00513F2D">
              <w:t>单位</w:t>
            </w:r>
          </w:p>
        </w:tc>
      </w:tr>
      <w:tr w:rsidR="00513F2D" w:rsidRPr="00513F2D" w:rsidTr="007D11F6">
        <w:trPr>
          <w:trHeight w:val="401"/>
        </w:trPr>
        <w:tc>
          <w:tcPr>
            <w:tcW w:w="2660" w:type="dxa"/>
            <w:shd w:val="clear" w:color="auto" w:fill="F2F2F2"/>
          </w:tcPr>
          <w:p w:rsidR="00513F2D" w:rsidRPr="00513F2D" w:rsidRDefault="00513F2D" w:rsidP="00513F2D">
            <w:pPr>
              <w:rPr>
                <w:color w:val="FF0000"/>
              </w:rPr>
            </w:pPr>
            <w:r w:rsidRPr="00513F2D">
              <w:rPr>
                <w:rFonts w:hint="eastAsia"/>
              </w:rPr>
              <w:t>callOther</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拨打其他国家及地区</w:t>
            </w:r>
          </w:p>
        </w:tc>
      </w:tr>
      <w:tr w:rsidR="00513F2D" w:rsidRPr="00513F2D" w:rsidTr="007D11F6">
        <w:trPr>
          <w:trHeight w:val="401"/>
        </w:trPr>
        <w:tc>
          <w:tcPr>
            <w:tcW w:w="2660" w:type="dxa"/>
            <w:shd w:val="clear" w:color="auto" w:fill="F2F2F2"/>
          </w:tcPr>
          <w:p w:rsidR="00513F2D" w:rsidRPr="00513F2D" w:rsidRDefault="00513F2D" w:rsidP="00513F2D">
            <w:r w:rsidRPr="00513F2D">
              <w:t>callOtherUnit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拨打其他国家及地区资费</w:t>
            </w:r>
            <w:r w:rsidRPr="00513F2D">
              <w:t>单位</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called</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被叫</w:t>
            </w:r>
          </w:p>
        </w:tc>
      </w:tr>
      <w:tr w:rsidR="00513F2D" w:rsidRPr="00513F2D" w:rsidTr="007D11F6">
        <w:trPr>
          <w:trHeight w:val="401"/>
        </w:trPr>
        <w:tc>
          <w:tcPr>
            <w:tcW w:w="2660" w:type="dxa"/>
            <w:shd w:val="clear" w:color="auto" w:fill="F2F2F2"/>
          </w:tcPr>
          <w:p w:rsidR="00513F2D" w:rsidRPr="00513F2D" w:rsidRDefault="00513F2D" w:rsidP="00513F2D">
            <w:r w:rsidRPr="00513F2D">
              <w:t>calledUnit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被叫</w:t>
            </w:r>
            <w:r w:rsidRPr="00513F2D">
              <w:t>资费单位</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smsSendBack</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发送短信回大陆</w:t>
            </w:r>
          </w:p>
        </w:tc>
      </w:tr>
      <w:tr w:rsidR="00513F2D" w:rsidRPr="00513F2D" w:rsidTr="007D11F6">
        <w:trPr>
          <w:trHeight w:val="401"/>
        </w:trPr>
        <w:tc>
          <w:tcPr>
            <w:tcW w:w="2660" w:type="dxa"/>
            <w:shd w:val="clear" w:color="auto" w:fill="F2F2F2"/>
          </w:tcPr>
          <w:p w:rsidR="00513F2D" w:rsidRPr="00513F2D" w:rsidRDefault="00513F2D" w:rsidP="00513F2D">
            <w:r w:rsidRPr="00513F2D">
              <w:t>smsSendBackUnit</w:t>
            </w:r>
          </w:p>
        </w:tc>
        <w:tc>
          <w:tcPr>
            <w:tcW w:w="2347" w:type="dxa"/>
          </w:tcPr>
          <w:p w:rsidR="00513F2D" w:rsidRPr="00513F2D" w:rsidRDefault="00513F2D" w:rsidP="00513F2D">
            <w:r w:rsidRPr="00513F2D">
              <w:rPr>
                <w:rFonts w:hint="eastAsia"/>
              </w:rPr>
              <w:t>S</w:t>
            </w:r>
            <w:r w:rsidRPr="00513F2D">
              <w:t>tring</w:t>
            </w:r>
          </w:p>
        </w:tc>
        <w:tc>
          <w:tcPr>
            <w:tcW w:w="3275" w:type="dxa"/>
          </w:tcPr>
          <w:p w:rsidR="00513F2D" w:rsidRPr="00513F2D" w:rsidRDefault="00513F2D" w:rsidP="00513F2D">
            <w:r w:rsidRPr="00513F2D">
              <w:rPr>
                <w:rFonts w:hint="eastAsia"/>
              </w:rPr>
              <w:t>发送短信回大陆资费</w:t>
            </w:r>
            <w:r w:rsidRPr="00513F2D">
              <w:t>单位</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smsSendOther</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发送短信至其他国家及地区</w:t>
            </w:r>
          </w:p>
        </w:tc>
      </w:tr>
      <w:tr w:rsidR="00513F2D" w:rsidRPr="00513F2D" w:rsidTr="007D11F6">
        <w:trPr>
          <w:trHeight w:val="401"/>
        </w:trPr>
        <w:tc>
          <w:tcPr>
            <w:tcW w:w="2660" w:type="dxa"/>
            <w:shd w:val="clear" w:color="auto" w:fill="F2F2F2"/>
          </w:tcPr>
          <w:p w:rsidR="00513F2D" w:rsidRPr="00513F2D" w:rsidRDefault="00513F2D" w:rsidP="00513F2D">
            <w:r w:rsidRPr="00513F2D">
              <w:t>smsSendOtherUnit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发送短信至其他国家及地区资费</w:t>
            </w:r>
            <w:r w:rsidRPr="00513F2D">
              <w:t>单位</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smsR</w:t>
            </w:r>
            <w:r w:rsidRPr="00513F2D">
              <w:t>eceive</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接收短信</w:t>
            </w:r>
          </w:p>
        </w:tc>
      </w:tr>
      <w:tr w:rsidR="00513F2D" w:rsidRPr="00513F2D" w:rsidTr="007D11F6">
        <w:trPr>
          <w:trHeight w:val="401"/>
        </w:trPr>
        <w:tc>
          <w:tcPr>
            <w:tcW w:w="2660" w:type="dxa"/>
            <w:shd w:val="clear" w:color="auto" w:fill="F2F2F2"/>
          </w:tcPr>
          <w:p w:rsidR="00513F2D" w:rsidRPr="00513F2D" w:rsidRDefault="00513F2D" w:rsidP="00513F2D">
            <w:r w:rsidRPr="00513F2D">
              <w:t>smsReceiveUnit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接收</w:t>
            </w:r>
            <w:r w:rsidRPr="00513F2D">
              <w:t>短信</w:t>
            </w:r>
            <w:r w:rsidRPr="00513F2D">
              <w:rPr>
                <w:rFonts w:hint="eastAsia"/>
              </w:rPr>
              <w:t>资费</w:t>
            </w:r>
            <w:r w:rsidRPr="00513F2D">
              <w:t>单位</w:t>
            </w:r>
          </w:p>
        </w:tc>
      </w:tr>
      <w:tr w:rsidR="00513F2D" w:rsidRPr="00513F2D" w:rsidTr="007D11F6">
        <w:trPr>
          <w:trHeight w:val="401"/>
        </w:trPr>
        <w:tc>
          <w:tcPr>
            <w:tcW w:w="2660" w:type="dxa"/>
            <w:shd w:val="clear" w:color="auto" w:fill="F2F2F2"/>
          </w:tcPr>
          <w:p w:rsidR="00513F2D" w:rsidRPr="00513F2D" w:rsidRDefault="00513F2D" w:rsidP="00513F2D">
            <w:pPr>
              <w:rPr>
                <w:color w:val="FF0000"/>
              </w:rPr>
            </w:pPr>
            <w:r w:rsidRPr="00513F2D">
              <w:rPr>
                <w:rFonts w:hint="eastAsia"/>
              </w:rPr>
              <w:t>announceId</w:t>
            </w:r>
          </w:p>
        </w:tc>
        <w:tc>
          <w:tcPr>
            <w:tcW w:w="2347" w:type="dxa"/>
          </w:tcPr>
          <w:p w:rsidR="00513F2D" w:rsidRPr="00513F2D" w:rsidRDefault="00513F2D" w:rsidP="00513F2D">
            <w:pPr>
              <w:rPr>
                <w:color w:val="FF0000"/>
              </w:rPr>
            </w:pPr>
            <w:r w:rsidRPr="00513F2D">
              <w:rPr>
                <w:rFonts w:hint="eastAsia"/>
              </w:rPr>
              <w:t>String</w:t>
            </w:r>
          </w:p>
        </w:tc>
        <w:tc>
          <w:tcPr>
            <w:tcW w:w="3275" w:type="dxa"/>
          </w:tcPr>
          <w:p w:rsidR="00513F2D" w:rsidRPr="00513F2D" w:rsidRDefault="00513F2D" w:rsidP="00513F2D">
            <w:pPr>
              <w:rPr>
                <w:color w:val="FF0000"/>
              </w:rPr>
            </w:pPr>
            <w:r w:rsidRPr="00513F2D">
              <w:rPr>
                <w:rFonts w:hint="eastAsia"/>
              </w:rPr>
              <w:t>分类</w:t>
            </w:r>
            <w:r w:rsidRPr="00513F2D">
              <w:rPr>
                <w:rFonts w:hint="eastAsia"/>
              </w:rPr>
              <w:t>Id</w:t>
            </w:r>
            <w:r w:rsidRPr="00513F2D">
              <w:rPr>
                <w:rFonts w:hint="eastAsia"/>
              </w:rPr>
              <w:t>（</w:t>
            </w:r>
            <w:r w:rsidRPr="00513F2D">
              <w:t>保留</w:t>
            </w:r>
            <w:r w:rsidRPr="00513F2D">
              <w:rPr>
                <w:rFonts w:hint="eastAsia"/>
              </w:rPr>
              <w:t>字段</w:t>
            </w:r>
            <w:r w:rsidRPr="00513F2D">
              <w:t>）</w:t>
            </w:r>
          </w:p>
        </w:tc>
      </w:tr>
      <w:tr w:rsidR="00513F2D" w:rsidRPr="00513F2D" w:rsidTr="007D11F6">
        <w:trPr>
          <w:trHeight w:val="401"/>
        </w:trPr>
        <w:tc>
          <w:tcPr>
            <w:tcW w:w="2660" w:type="dxa"/>
            <w:shd w:val="clear" w:color="auto" w:fill="F2F2F2"/>
          </w:tcPr>
          <w:p w:rsidR="00513F2D" w:rsidRPr="00513F2D" w:rsidRDefault="00513F2D" w:rsidP="00513F2D">
            <w:pPr>
              <w:rPr>
                <w:color w:val="FF0000"/>
              </w:rPr>
            </w:pPr>
            <w:r w:rsidRPr="00513F2D">
              <w:t>I</w:t>
            </w:r>
            <w:r w:rsidRPr="00513F2D">
              <w:rPr>
                <w:rFonts w:hint="eastAsia"/>
              </w:rPr>
              <w:t>s4area</w:t>
            </w:r>
          </w:p>
        </w:tc>
        <w:tc>
          <w:tcPr>
            <w:tcW w:w="2347" w:type="dxa"/>
          </w:tcPr>
          <w:p w:rsidR="00513F2D" w:rsidRPr="00513F2D" w:rsidRDefault="00513F2D" w:rsidP="00513F2D">
            <w:pPr>
              <w:rPr>
                <w:color w:val="FF0000"/>
              </w:rPr>
            </w:pPr>
            <w:r w:rsidRPr="00513F2D">
              <w:rPr>
                <w:rFonts w:hint="eastAsia"/>
              </w:rPr>
              <w:t>int</w:t>
            </w:r>
          </w:p>
        </w:tc>
        <w:tc>
          <w:tcPr>
            <w:tcW w:w="3275" w:type="dxa"/>
          </w:tcPr>
          <w:p w:rsidR="00513F2D" w:rsidRPr="00513F2D" w:rsidRDefault="00513F2D" w:rsidP="00513F2D">
            <w:r w:rsidRPr="00513F2D">
              <w:rPr>
                <w:rFonts w:hint="eastAsia"/>
              </w:rPr>
              <w:t>1</w:t>
            </w:r>
            <w:r w:rsidRPr="00513F2D">
              <w:rPr>
                <w:rFonts w:hint="eastAsia"/>
              </w:rPr>
              <w:t>：非</w:t>
            </w:r>
            <w:r w:rsidRPr="00513F2D">
              <w:t>四区</w:t>
            </w:r>
            <w:r w:rsidRPr="00513F2D">
              <w:rPr>
                <w:rFonts w:hint="eastAsia"/>
              </w:rPr>
              <w:t xml:space="preserve">  2</w:t>
            </w:r>
            <w:r w:rsidRPr="00513F2D">
              <w:rPr>
                <w:rFonts w:hint="eastAsia"/>
              </w:rPr>
              <w:t>：国际</w:t>
            </w:r>
            <w:r w:rsidRPr="00513F2D">
              <w:t>四区</w:t>
            </w:r>
          </w:p>
          <w:p w:rsidR="00513F2D" w:rsidRPr="00513F2D" w:rsidRDefault="00513F2D" w:rsidP="00513F2D">
            <w:r w:rsidRPr="00513F2D">
              <w:rPr>
                <w:rFonts w:hint="eastAsia"/>
              </w:rPr>
              <w:t>(</w:t>
            </w:r>
            <w:r w:rsidRPr="00513F2D">
              <w:rPr>
                <w:rFonts w:hint="eastAsia"/>
              </w:rPr>
              <w:t>保留</w:t>
            </w:r>
            <w:r w:rsidRPr="00513F2D">
              <w:t>字段</w:t>
            </w:r>
            <w:r w:rsidRPr="00513F2D">
              <w:rPr>
                <w:rFonts w:hint="eastAsia"/>
              </w:rPr>
              <w:t>)</w:t>
            </w:r>
          </w:p>
        </w:tc>
      </w:tr>
      <w:tr w:rsidR="00513F2D" w:rsidRPr="00513F2D" w:rsidTr="007D11F6">
        <w:trPr>
          <w:trHeight w:val="401"/>
        </w:trPr>
        <w:tc>
          <w:tcPr>
            <w:tcW w:w="2660" w:type="dxa"/>
            <w:shd w:val="clear" w:color="auto" w:fill="F2F2F2"/>
          </w:tcPr>
          <w:p w:rsidR="00513F2D" w:rsidRPr="00513F2D" w:rsidRDefault="00513F2D" w:rsidP="00513F2D">
            <w:r w:rsidRPr="00513F2D">
              <w:t>mifiExpenses</w:t>
            </w:r>
          </w:p>
        </w:tc>
        <w:tc>
          <w:tcPr>
            <w:tcW w:w="2347" w:type="dxa"/>
          </w:tcPr>
          <w:p w:rsidR="00513F2D" w:rsidRPr="00513F2D" w:rsidRDefault="00513F2D" w:rsidP="00513F2D">
            <w:r w:rsidRPr="00513F2D">
              <w:rPr>
                <w:rFonts w:hint="eastAsia"/>
              </w:rPr>
              <w:t>S</w:t>
            </w:r>
            <w:r w:rsidRPr="00513F2D">
              <w:t>tring</w:t>
            </w:r>
          </w:p>
        </w:tc>
        <w:tc>
          <w:tcPr>
            <w:tcW w:w="3275" w:type="dxa"/>
          </w:tcPr>
          <w:p w:rsidR="00513F2D" w:rsidRPr="00513F2D" w:rsidRDefault="00513F2D" w:rsidP="00513F2D">
            <w:r w:rsidRPr="00513F2D">
              <w:t>M</w:t>
            </w:r>
            <w:r w:rsidRPr="00513F2D">
              <w:rPr>
                <w:rFonts w:hint="eastAsia"/>
              </w:rPr>
              <w:t>ifi</w:t>
            </w:r>
            <w:r w:rsidRPr="00513F2D">
              <w:rPr>
                <w:rFonts w:hint="eastAsia"/>
              </w:rPr>
              <w:t>资费</w:t>
            </w:r>
            <w:r w:rsidRPr="00513F2D">
              <w:t>数据</w:t>
            </w:r>
          </w:p>
        </w:tc>
      </w:tr>
      <w:tr w:rsidR="00513F2D" w:rsidRPr="00513F2D" w:rsidTr="007D11F6">
        <w:trPr>
          <w:trHeight w:val="401"/>
        </w:trPr>
        <w:tc>
          <w:tcPr>
            <w:tcW w:w="2660" w:type="dxa"/>
            <w:shd w:val="clear" w:color="auto" w:fill="F2F2F2"/>
          </w:tcPr>
          <w:p w:rsidR="00513F2D" w:rsidRPr="00513F2D" w:rsidRDefault="00513F2D" w:rsidP="00513F2D">
            <w:r w:rsidRPr="00513F2D">
              <w:t>mifiExpensesUnit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Mifi</w:t>
            </w:r>
            <w:r w:rsidRPr="00513F2D">
              <w:rPr>
                <w:rFonts w:hint="eastAsia"/>
              </w:rPr>
              <w:t>资费数据单位</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GPRS</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上网</w:t>
            </w:r>
            <w:r w:rsidRPr="00513F2D">
              <w:t>资费数据</w:t>
            </w:r>
          </w:p>
        </w:tc>
      </w:tr>
      <w:tr w:rsidR="00513F2D" w:rsidRPr="00513F2D" w:rsidTr="007D11F6">
        <w:trPr>
          <w:trHeight w:val="401"/>
        </w:trPr>
        <w:tc>
          <w:tcPr>
            <w:tcW w:w="2660" w:type="dxa"/>
            <w:shd w:val="clear" w:color="auto" w:fill="F2F2F2"/>
          </w:tcPr>
          <w:p w:rsidR="00513F2D" w:rsidRPr="00513F2D" w:rsidRDefault="00513F2D" w:rsidP="00513F2D">
            <w:r w:rsidRPr="00513F2D">
              <w:t>GPRSUnit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上网</w:t>
            </w:r>
            <w:r w:rsidRPr="00513F2D">
              <w:t>资费数据</w:t>
            </w:r>
            <w:r w:rsidRPr="00513F2D">
              <w:rPr>
                <w:rFonts w:hint="eastAsia"/>
              </w:rPr>
              <w:t>单位</w:t>
            </w:r>
          </w:p>
        </w:tc>
      </w:tr>
      <w:tr w:rsidR="00513F2D" w:rsidRPr="00513F2D" w:rsidTr="007D11F6">
        <w:trPr>
          <w:trHeight w:val="401"/>
        </w:trPr>
        <w:tc>
          <w:tcPr>
            <w:tcW w:w="2660" w:type="dxa"/>
            <w:shd w:val="clear" w:color="auto" w:fill="F2F2F2"/>
          </w:tcPr>
          <w:p w:rsidR="00513F2D" w:rsidRPr="00513F2D" w:rsidRDefault="00513F2D" w:rsidP="00513F2D">
            <w:r w:rsidRPr="00513F2D">
              <w:lastRenderedPageBreak/>
              <w:t>is133</w:t>
            </w:r>
          </w:p>
        </w:tc>
        <w:tc>
          <w:tcPr>
            <w:tcW w:w="2347" w:type="dxa"/>
          </w:tcPr>
          <w:p w:rsidR="00513F2D" w:rsidRPr="00513F2D" w:rsidRDefault="00513F2D" w:rsidP="00513F2D">
            <w:r w:rsidRPr="00513F2D">
              <w:rPr>
                <w:rFonts w:hint="eastAsia"/>
              </w:rPr>
              <w:t>S</w:t>
            </w:r>
            <w:r w:rsidRPr="00513F2D">
              <w:t>tring</w:t>
            </w:r>
          </w:p>
        </w:tc>
        <w:tc>
          <w:tcPr>
            <w:tcW w:w="3275" w:type="dxa"/>
          </w:tcPr>
          <w:p w:rsidR="00513F2D" w:rsidRPr="00513F2D" w:rsidRDefault="00513F2D" w:rsidP="00513F2D">
            <w:r w:rsidRPr="00513F2D">
              <w:rPr>
                <w:rFonts w:hint="eastAsia"/>
              </w:rPr>
              <w:t>133</w:t>
            </w:r>
            <w:r w:rsidRPr="00513F2D">
              <w:rPr>
                <w:rFonts w:hint="eastAsia"/>
              </w:rPr>
              <w:t>资费</w:t>
            </w:r>
            <w:r w:rsidRPr="00513F2D">
              <w:t>数据</w:t>
            </w:r>
          </w:p>
        </w:tc>
      </w:tr>
      <w:tr w:rsidR="00513F2D" w:rsidRPr="00513F2D" w:rsidTr="007D11F6">
        <w:trPr>
          <w:trHeight w:val="401"/>
        </w:trPr>
        <w:tc>
          <w:tcPr>
            <w:tcW w:w="2660" w:type="dxa"/>
            <w:shd w:val="clear" w:color="auto" w:fill="F2F2F2"/>
          </w:tcPr>
          <w:p w:rsidR="00513F2D" w:rsidRPr="00513F2D" w:rsidRDefault="00513F2D" w:rsidP="00513F2D">
            <w:r w:rsidRPr="00513F2D">
              <w:t>is133Unit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133</w:t>
            </w:r>
            <w:r w:rsidRPr="00513F2D">
              <w:rPr>
                <w:rFonts w:hint="eastAsia"/>
              </w:rPr>
              <w:t>资费</w:t>
            </w:r>
            <w:r w:rsidRPr="00513F2D">
              <w:t>数据单位</w:t>
            </w:r>
          </w:p>
        </w:tc>
      </w:tr>
      <w:tr w:rsidR="00513F2D" w:rsidRPr="00513F2D" w:rsidTr="007D11F6">
        <w:trPr>
          <w:trHeight w:val="401"/>
        </w:trPr>
        <w:tc>
          <w:tcPr>
            <w:tcW w:w="2660" w:type="dxa"/>
            <w:shd w:val="clear" w:color="auto" w:fill="F2F2F2"/>
          </w:tcPr>
          <w:p w:rsidR="00513F2D" w:rsidRPr="00513F2D" w:rsidRDefault="00513F2D" w:rsidP="00513F2D">
            <w:r w:rsidRPr="00513F2D">
              <w:t>wifiNew</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t>W</w:t>
            </w:r>
            <w:r w:rsidRPr="00513F2D">
              <w:rPr>
                <w:rFonts w:hint="eastAsia"/>
              </w:rPr>
              <w:t>ifi</w:t>
            </w:r>
            <w:r w:rsidRPr="00513F2D">
              <w:rPr>
                <w:rFonts w:hint="eastAsia"/>
              </w:rPr>
              <w:t>资费</w:t>
            </w:r>
            <w:r w:rsidRPr="00513F2D">
              <w:t>数据</w:t>
            </w:r>
          </w:p>
        </w:tc>
      </w:tr>
      <w:tr w:rsidR="00513F2D" w:rsidRPr="00513F2D" w:rsidTr="007D11F6">
        <w:trPr>
          <w:trHeight w:val="401"/>
        </w:trPr>
        <w:tc>
          <w:tcPr>
            <w:tcW w:w="2660" w:type="dxa"/>
            <w:shd w:val="clear" w:color="auto" w:fill="F2F2F2"/>
          </w:tcPr>
          <w:p w:rsidR="00513F2D" w:rsidRPr="00513F2D" w:rsidRDefault="00513F2D" w:rsidP="00513F2D">
            <w:r w:rsidRPr="00513F2D">
              <w:t>wifiNewUnit</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Wifi</w:t>
            </w:r>
            <w:r w:rsidRPr="00513F2D">
              <w:rPr>
                <w:rFonts w:hint="eastAsia"/>
              </w:rPr>
              <w:t>资费</w:t>
            </w:r>
            <w:r w:rsidRPr="00513F2D">
              <w:t>数据单位</w:t>
            </w:r>
          </w:p>
        </w:tc>
      </w:tr>
      <w:tr w:rsidR="00513F2D" w:rsidRPr="00513F2D" w:rsidTr="007D11F6">
        <w:trPr>
          <w:trHeight w:val="401"/>
        </w:trPr>
        <w:tc>
          <w:tcPr>
            <w:tcW w:w="2660" w:type="dxa"/>
            <w:shd w:val="clear" w:color="auto" w:fill="F2F2F2"/>
          </w:tcPr>
          <w:p w:rsidR="00513F2D" w:rsidRPr="00513F2D" w:rsidRDefault="00513F2D" w:rsidP="00513F2D">
            <w:r w:rsidRPr="00513F2D">
              <w:rPr>
                <w:rFonts w:hint="eastAsia"/>
              </w:rPr>
              <w:t>memo</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资费</w:t>
            </w:r>
            <w:r w:rsidRPr="00513F2D">
              <w:t>备注信息</w:t>
            </w:r>
          </w:p>
        </w:tc>
      </w:tr>
      <w:tr w:rsidR="00513F2D" w:rsidRPr="00513F2D" w:rsidTr="007D11F6">
        <w:trPr>
          <w:trHeight w:val="401"/>
        </w:trPr>
        <w:tc>
          <w:tcPr>
            <w:tcW w:w="2660" w:type="dxa"/>
            <w:shd w:val="clear" w:color="auto" w:fill="F2F2F2"/>
          </w:tcPr>
          <w:p w:rsidR="00513F2D" w:rsidRPr="00513F2D" w:rsidRDefault="00513F2D" w:rsidP="00513F2D">
            <w:r w:rsidRPr="00513F2D">
              <w:t>memoTitle</w:t>
            </w:r>
          </w:p>
        </w:tc>
        <w:tc>
          <w:tcPr>
            <w:tcW w:w="2347" w:type="dxa"/>
          </w:tcPr>
          <w:p w:rsidR="00513F2D" w:rsidRPr="00513F2D" w:rsidRDefault="00513F2D" w:rsidP="00513F2D">
            <w:r w:rsidRPr="00513F2D">
              <w:rPr>
                <w:rFonts w:hint="eastAsia"/>
              </w:rPr>
              <w:t>String</w:t>
            </w:r>
          </w:p>
        </w:tc>
        <w:tc>
          <w:tcPr>
            <w:tcW w:w="3275" w:type="dxa"/>
          </w:tcPr>
          <w:p w:rsidR="00513F2D" w:rsidRPr="00513F2D" w:rsidRDefault="00513F2D" w:rsidP="00513F2D">
            <w:r w:rsidRPr="00513F2D">
              <w:rPr>
                <w:rFonts w:hint="eastAsia"/>
              </w:rPr>
              <w:t>资费</w:t>
            </w:r>
            <w:r w:rsidRPr="00513F2D">
              <w:t>备注</w:t>
            </w:r>
            <w:r w:rsidRPr="00513F2D">
              <w:rPr>
                <w:rFonts w:hint="eastAsia"/>
              </w:rPr>
              <w:t>信息</w:t>
            </w:r>
            <w:r w:rsidRPr="00513F2D">
              <w:t>标题</w:t>
            </w:r>
          </w:p>
        </w:tc>
      </w:tr>
    </w:tbl>
    <w:p w:rsidR="000D4801" w:rsidRPr="00E75FC3" w:rsidRDefault="00A44E81" w:rsidP="000D4801">
      <w:pPr>
        <w:pStyle w:val="af2"/>
        <w:keepNext/>
        <w:keepLines/>
        <w:numPr>
          <w:ilvl w:val="1"/>
          <w:numId w:val="1"/>
        </w:numPr>
        <w:spacing w:before="260" w:after="260" w:line="416" w:lineRule="auto"/>
        <w:ind w:firstLineChars="0"/>
        <w:outlineLvl w:val="2"/>
        <w:rPr>
          <w:b/>
          <w:bCs/>
          <w:sz w:val="28"/>
          <w:szCs w:val="32"/>
        </w:rPr>
      </w:pPr>
      <w:r>
        <w:rPr>
          <w:rFonts w:hint="eastAsia"/>
          <w:b/>
          <w:bCs/>
          <w:sz w:val="28"/>
          <w:szCs w:val="32"/>
        </w:rPr>
        <w:t>终端</w:t>
      </w:r>
      <w:r>
        <w:rPr>
          <w:b/>
          <w:bCs/>
          <w:sz w:val="28"/>
          <w:szCs w:val="32"/>
        </w:rPr>
        <w:t>品牌及型号</w:t>
      </w:r>
      <w:r w:rsidR="00137C08">
        <w:rPr>
          <w:rFonts w:hint="eastAsia"/>
          <w:b/>
          <w:bCs/>
          <w:sz w:val="28"/>
          <w:szCs w:val="32"/>
        </w:rPr>
        <w:t>列表</w:t>
      </w:r>
    </w:p>
    <w:p w:rsidR="00201140" w:rsidRPr="00201140" w:rsidRDefault="00201140" w:rsidP="007D11F6">
      <w:pPr>
        <w:pStyle w:val="af2"/>
        <w:keepNext/>
        <w:keepLines/>
        <w:spacing w:line="377" w:lineRule="auto"/>
        <w:ind w:firstLineChars="0" w:firstLine="0"/>
        <w:outlineLvl w:val="4"/>
        <w:rPr>
          <w:b/>
          <w:bCs/>
          <w:sz w:val="28"/>
          <w:szCs w:val="28"/>
        </w:rPr>
      </w:pPr>
      <w:r w:rsidRPr="00201140">
        <w:rPr>
          <w:rFonts w:hint="eastAsia"/>
          <w:b/>
          <w:bCs/>
          <w:sz w:val="28"/>
          <w:szCs w:val="28"/>
        </w:rPr>
        <w:t>接口描述</w:t>
      </w:r>
    </w:p>
    <w:p w:rsidR="00E04AA7" w:rsidRDefault="004F6BE1" w:rsidP="00D14101">
      <w:pPr>
        <w:widowControl/>
        <w:spacing w:line="240" w:lineRule="auto"/>
        <w:jc w:val="left"/>
        <w:rPr>
          <w:rFonts w:ascii="宋体" w:hAnsi="宋体" w:cs="宋体"/>
          <w:kern w:val="0"/>
        </w:rPr>
      </w:pPr>
      <w:r>
        <w:rPr>
          <w:rFonts w:ascii="宋体" w:hAnsi="宋体" w:cs="宋体" w:hint="eastAsia"/>
          <w:kern w:val="0"/>
        </w:rPr>
        <w:t>根据</w:t>
      </w:r>
      <w:r>
        <w:rPr>
          <w:rFonts w:ascii="宋体" w:hAnsi="宋体" w:cs="宋体"/>
          <w:kern w:val="0"/>
        </w:rPr>
        <w:t>参数类型</w:t>
      </w:r>
      <w:r w:rsidR="006244B7">
        <w:rPr>
          <w:rFonts w:ascii="宋体" w:hAnsi="宋体" w:cs="宋体" w:hint="eastAsia"/>
          <w:kern w:val="0"/>
        </w:rPr>
        <w:t>分页</w:t>
      </w:r>
      <w:r>
        <w:rPr>
          <w:rFonts w:ascii="宋体" w:hAnsi="宋体" w:cs="宋体" w:hint="eastAsia"/>
          <w:kern w:val="0"/>
        </w:rPr>
        <w:t>获取</w:t>
      </w:r>
      <w:r>
        <w:rPr>
          <w:rFonts w:ascii="宋体" w:hAnsi="宋体" w:cs="宋体"/>
          <w:kern w:val="0"/>
        </w:rPr>
        <w:t>手机品牌和</w:t>
      </w:r>
      <w:r>
        <w:rPr>
          <w:rFonts w:ascii="宋体" w:hAnsi="宋体" w:cs="宋体" w:hint="eastAsia"/>
          <w:kern w:val="0"/>
        </w:rPr>
        <w:t>某一</w:t>
      </w:r>
      <w:r>
        <w:rPr>
          <w:rFonts w:ascii="宋体" w:hAnsi="宋体" w:cs="宋体"/>
          <w:kern w:val="0"/>
        </w:rPr>
        <w:t>品牌的所有手机型号信息．</w:t>
      </w:r>
    </w:p>
    <w:p w:rsidR="00D629F3" w:rsidRPr="00513F2D" w:rsidRDefault="00D629F3" w:rsidP="00D629F3">
      <w:pPr>
        <w:keepNext/>
        <w:keepLines/>
        <w:spacing w:before="280" w:after="290" w:line="376" w:lineRule="auto"/>
        <w:outlineLvl w:val="4"/>
        <w:rPr>
          <w:b/>
          <w:bCs/>
          <w:sz w:val="28"/>
          <w:szCs w:val="28"/>
        </w:rPr>
      </w:pPr>
      <w:r w:rsidRPr="00513F2D">
        <w:rPr>
          <w:rFonts w:hint="eastAsia"/>
          <w:b/>
          <w:bCs/>
          <w:sz w:val="28"/>
          <w:szCs w:val="28"/>
        </w:rPr>
        <w:t>接口地址</w:t>
      </w:r>
    </w:p>
    <w:p w:rsidR="005565D5" w:rsidRDefault="008C2DA2" w:rsidP="00D14101">
      <w:pPr>
        <w:widowControl/>
        <w:spacing w:line="240" w:lineRule="auto"/>
        <w:jc w:val="left"/>
        <w:rPr>
          <w:rFonts w:ascii="宋体" w:hAnsi="宋体" w:cs="宋体"/>
          <w:kern w:val="0"/>
        </w:rPr>
      </w:pPr>
      <w:r w:rsidRPr="008C2DA2">
        <w:rPr>
          <w:rFonts w:ascii="宋体" w:hAnsi="宋体" w:cs="宋体"/>
          <w:kern w:val="0"/>
        </w:rPr>
        <w:t>http://101.95.48.97:8005/public/sjkf/zhongduan</w:t>
      </w:r>
      <w:r w:rsidR="005A429C">
        <w:rPr>
          <w:rFonts w:ascii="宋体" w:hAnsi="宋体" w:cs="宋体" w:hint="eastAsia"/>
          <w:kern w:val="0"/>
        </w:rPr>
        <w:t>/get</w:t>
      </w:r>
      <w:r w:rsidR="005A429C">
        <w:rPr>
          <w:rFonts w:ascii="宋体" w:hAnsi="宋体" w:cs="宋体"/>
          <w:kern w:val="0"/>
        </w:rPr>
        <w:t>Third</w:t>
      </w:r>
      <w:r w:rsidR="005A429C">
        <w:rPr>
          <w:rFonts w:ascii="宋体" w:hAnsi="宋体" w:cs="宋体" w:hint="eastAsia"/>
          <w:kern w:val="0"/>
        </w:rPr>
        <w:t>List</w:t>
      </w:r>
      <w:r w:rsidR="005A429C">
        <w:rPr>
          <w:rFonts w:ascii="宋体" w:hAnsi="宋体" w:cs="宋体"/>
          <w:kern w:val="0"/>
        </w:rPr>
        <w:t>.jspx</w:t>
      </w:r>
    </w:p>
    <w:p w:rsidR="007C42B0" w:rsidRPr="00513F2D" w:rsidRDefault="007C42B0" w:rsidP="007C42B0">
      <w:pPr>
        <w:keepNext/>
        <w:keepLines/>
        <w:spacing w:before="280" w:after="290" w:line="376" w:lineRule="auto"/>
        <w:outlineLvl w:val="4"/>
        <w:rPr>
          <w:b/>
          <w:bCs/>
          <w:sz w:val="28"/>
          <w:szCs w:val="28"/>
        </w:rPr>
      </w:pPr>
      <w:r w:rsidRPr="00513F2D">
        <w:rPr>
          <w:rFonts w:hint="eastAsia"/>
          <w:b/>
          <w:bCs/>
          <w:sz w:val="28"/>
          <w:szCs w:val="28"/>
        </w:rPr>
        <w:t>请求报文</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394"/>
      </w:tblGrid>
      <w:tr w:rsidR="007C42B0" w:rsidRPr="00513F2D" w:rsidTr="009C1E98">
        <w:tc>
          <w:tcPr>
            <w:tcW w:w="1843" w:type="dxa"/>
            <w:shd w:val="clear" w:color="auto" w:fill="BFBFBF"/>
          </w:tcPr>
          <w:p w:rsidR="007C42B0" w:rsidRPr="00513F2D" w:rsidRDefault="007C42B0" w:rsidP="009C1E98">
            <w:pPr>
              <w:rPr>
                <w:b/>
              </w:rPr>
            </w:pPr>
            <w:r w:rsidRPr="00513F2D">
              <w:rPr>
                <w:b/>
              </w:rPr>
              <w:t>Key</w:t>
            </w:r>
          </w:p>
        </w:tc>
        <w:tc>
          <w:tcPr>
            <w:tcW w:w="1559" w:type="dxa"/>
            <w:shd w:val="clear" w:color="auto" w:fill="BFBFBF"/>
          </w:tcPr>
          <w:p w:rsidR="007C42B0" w:rsidRPr="00513F2D" w:rsidRDefault="007C42B0" w:rsidP="009C1E98">
            <w:pPr>
              <w:rPr>
                <w:b/>
              </w:rPr>
            </w:pPr>
            <w:r w:rsidRPr="00513F2D">
              <w:rPr>
                <w:b/>
              </w:rPr>
              <w:t>类型</w:t>
            </w:r>
          </w:p>
        </w:tc>
        <w:tc>
          <w:tcPr>
            <w:tcW w:w="709" w:type="dxa"/>
            <w:shd w:val="clear" w:color="auto" w:fill="BFBFBF"/>
          </w:tcPr>
          <w:p w:rsidR="007C42B0" w:rsidRPr="00513F2D" w:rsidRDefault="007C42B0" w:rsidP="009C1E98">
            <w:pPr>
              <w:rPr>
                <w:b/>
              </w:rPr>
            </w:pPr>
            <w:r w:rsidRPr="00513F2D">
              <w:rPr>
                <w:b/>
              </w:rPr>
              <w:t>必须</w:t>
            </w:r>
          </w:p>
        </w:tc>
        <w:tc>
          <w:tcPr>
            <w:tcW w:w="4394" w:type="dxa"/>
            <w:shd w:val="clear" w:color="auto" w:fill="BFBFBF"/>
          </w:tcPr>
          <w:p w:rsidR="007C42B0" w:rsidRPr="00513F2D" w:rsidRDefault="007C42B0" w:rsidP="009C1E98">
            <w:pPr>
              <w:rPr>
                <w:b/>
              </w:rPr>
            </w:pPr>
            <w:r w:rsidRPr="00513F2D">
              <w:rPr>
                <w:b/>
              </w:rPr>
              <w:t>注释</w:t>
            </w:r>
          </w:p>
        </w:tc>
      </w:tr>
      <w:tr w:rsidR="007C42B0" w:rsidRPr="00513F2D" w:rsidTr="009C1E98">
        <w:tc>
          <w:tcPr>
            <w:tcW w:w="1843" w:type="dxa"/>
            <w:shd w:val="clear" w:color="auto" w:fill="F2F2F2"/>
          </w:tcPr>
          <w:p w:rsidR="007C42B0" w:rsidRPr="00513F2D" w:rsidRDefault="00335457" w:rsidP="009C1E98">
            <w:r>
              <w:rPr>
                <w:rFonts w:hint="eastAsia"/>
              </w:rPr>
              <w:t>infoType</w:t>
            </w:r>
          </w:p>
        </w:tc>
        <w:tc>
          <w:tcPr>
            <w:tcW w:w="1559" w:type="dxa"/>
          </w:tcPr>
          <w:p w:rsidR="007C42B0" w:rsidRPr="00513F2D" w:rsidRDefault="00335457" w:rsidP="009C1E98">
            <w:r>
              <w:t>int</w:t>
            </w:r>
          </w:p>
        </w:tc>
        <w:tc>
          <w:tcPr>
            <w:tcW w:w="709" w:type="dxa"/>
          </w:tcPr>
          <w:p w:rsidR="007C42B0" w:rsidRPr="00513F2D" w:rsidRDefault="007C42B0" w:rsidP="009C1E98">
            <w:r w:rsidRPr="00513F2D">
              <w:rPr>
                <w:rFonts w:hint="eastAsia"/>
              </w:rPr>
              <w:t>是</w:t>
            </w:r>
          </w:p>
        </w:tc>
        <w:tc>
          <w:tcPr>
            <w:tcW w:w="4394" w:type="dxa"/>
          </w:tcPr>
          <w:p w:rsidR="007C42B0" w:rsidRPr="00513F2D" w:rsidRDefault="00335457" w:rsidP="009C1E98">
            <w:r>
              <w:rPr>
                <w:rFonts w:hint="eastAsia"/>
              </w:rPr>
              <w:t>信息</w:t>
            </w:r>
            <w:r>
              <w:t>分类</w:t>
            </w:r>
            <w:r>
              <w:rPr>
                <w:rFonts w:hint="eastAsia"/>
              </w:rPr>
              <w:t xml:space="preserve"> 1</w:t>
            </w:r>
            <w:r>
              <w:rPr>
                <w:rFonts w:hint="eastAsia"/>
              </w:rPr>
              <w:t>：</w:t>
            </w:r>
            <w:r>
              <w:t>品牌</w:t>
            </w:r>
            <w:r>
              <w:rPr>
                <w:rFonts w:hint="eastAsia"/>
              </w:rPr>
              <w:t xml:space="preserve"> 2 </w:t>
            </w:r>
            <w:r>
              <w:rPr>
                <w:rFonts w:hint="eastAsia"/>
              </w:rPr>
              <w:t>手机</w:t>
            </w:r>
            <w:r>
              <w:t>型号</w:t>
            </w:r>
          </w:p>
        </w:tc>
      </w:tr>
      <w:tr w:rsidR="007C42B0" w:rsidRPr="00513F2D" w:rsidTr="009C1E98">
        <w:tc>
          <w:tcPr>
            <w:tcW w:w="1843" w:type="dxa"/>
            <w:shd w:val="clear" w:color="auto" w:fill="F2F2F2"/>
          </w:tcPr>
          <w:p w:rsidR="007C42B0" w:rsidRPr="00513F2D" w:rsidRDefault="00AF5147" w:rsidP="009C1E98">
            <w:r>
              <w:t>phoneB</w:t>
            </w:r>
            <w:r w:rsidRPr="00AF5147">
              <w:t>rand</w:t>
            </w:r>
          </w:p>
        </w:tc>
        <w:tc>
          <w:tcPr>
            <w:tcW w:w="1559" w:type="dxa"/>
          </w:tcPr>
          <w:p w:rsidR="007C42B0" w:rsidRPr="00513F2D" w:rsidRDefault="007C42B0" w:rsidP="009C1E98">
            <w:r w:rsidRPr="00513F2D">
              <w:rPr>
                <w:rFonts w:hint="eastAsia"/>
              </w:rPr>
              <w:t>String</w:t>
            </w:r>
          </w:p>
        </w:tc>
        <w:tc>
          <w:tcPr>
            <w:tcW w:w="709" w:type="dxa"/>
          </w:tcPr>
          <w:p w:rsidR="007C42B0" w:rsidRPr="00513F2D" w:rsidRDefault="001F57C4" w:rsidP="009C1E98">
            <w:r>
              <w:rPr>
                <w:rFonts w:hint="eastAsia"/>
              </w:rPr>
              <w:t>否</w:t>
            </w:r>
          </w:p>
        </w:tc>
        <w:tc>
          <w:tcPr>
            <w:tcW w:w="4394" w:type="dxa"/>
          </w:tcPr>
          <w:p w:rsidR="007C42B0" w:rsidRPr="00513F2D" w:rsidRDefault="00B044FA" w:rsidP="009C1E98">
            <w:r>
              <w:rPr>
                <w:rFonts w:hint="eastAsia"/>
              </w:rPr>
              <w:t>手机</w:t>
            </w:r>
            <w:r>
              <w:t>品牌</w:t>
            </w:r>
            <w:r>
              <w:rPr>
                <w:rFonts w:hint="eastAsia"/>
              </w:rPr>
              <w:t>名称</w:t>
            </w:r>
            <w:r>
              <w:rPr>
                <w:rFonts w:hint="eastAsia"/>
              </w:rPr>
              <w:t>[infoType</w:t>
            </w:r>
            <w:r>
              <w:t>=</w:t>
            </w:r>
            <w:r w:rsidR="00B4295E">
              <w:t>2</w:t>
            </w:r>
            <w:r>
              <w:t xml:space="preserve"> </w:t>
            </w:r>
            <w:r>
              <w:rPr>
                <w:rFonts w:hint="eastAsia"/>
              </w:rPr>
              <w:t>时</w:t>
            </w:r>
            <w:r>
              <w:t>必传</w:t>
            </w:r>
            <w:r>
              <w:rPr>
                <w:rFonts w:hint="eastAsia"/>
              </w:rPr>
              <w:t>]</w:t>
            </w:r>
          </w:p>
        </w:tc>
      </w:tr>
      <w:tr w:rsidR="00CA0738" w:rsidRPr="00513F2D" w:rsidTr="009C1E98">
        <w:tc>
          <w:tcPr>
            <w:tcW w:w="1843" w:type="dxa"/>
            <w:shd w:val="clear" w:color="auto" w:fill="F2F2F2"/>
          </w:tcPr>
          <w:p w:rsidR="00CA0738" w:rsidRDefault="00F72CC1" w:rsidP="00CA0738">
            <w:r>
              <w:t>p</w:t>
            </w:r>
            <w:r w:rsidR="00CA0738">
              <w:t>ageSize</w:t>
            </w:r>
          </w:p>
        </w:tc>
        <w:tc>
          <w:tcPr>
            <w:tcW w:w="1559" w:type="dxa"/>
          </w:tcPr>
          <w:p w:rsidR="00CA0738" w:rsidRDefault="00472633" w:rsidP="00CA0738">
            <w:r>
              <w:t xml:space="preserve">int </w:t>
            </w:r>
          </w:p>
        </w:tc>
        <w:tc>
          <w:tcPr>
            <w:tcW w:w="709" w:type="dxa"/>
          </w:tcPr>
          <w:p w:rsidR="00CA0738" w:rsidRDefault="00CA0738" w:rsidP="00CA0738">
            <w:r>
              <w:rPr>
                <w:rFonts w:hAnsi="宋体"/>
              </w:rPr>
              <w:t>否</w:t>
            </w:r>
          </w:p>
        </w:tc>
        <w:tc>
          <w:tcPr>
            <w:tcW w:w="4394" w:type="dxa"/>
          </w:tcPr>
          <w:p w:rsidR="00CA0738" w:rsidRDefault="007A7A48" w:rsidP="00CA0738">
            <w:r w:rsidRPr="007A7A48">
              <w:rPr>
                <w:rFonts w:hint="eastAsia"/>
              </w:rPr>
              <w:t>每页数量</w:t>
            </w:r>
            <w:r w:rsidR="00B36248">
              <w:rPr>
                <w:rFonts w:hint="eastAsia"/>
              </w:rPr>
              <w:t>[</w:t>
            </w:r>
            <w:r w:rsidR="00B36248">
              <w:rPr>
                <w:rFonts w:hint="eastAsia"/>
              </w:rPr>
              <w:t>如</w:t>
            </w:r>
            <w:r w:rsidR="00B30A15">
              <w:rPr>
                <w:rFonts w:hint="eastAsia"/>
              </w:rPr>
              <w:t>果</w:t>
            </w:r>
            <w:r w:rsidR="00B36248">
              <w:t>传分页参数则分页加载</w:t>
            </w:r>
            <w:r w:rsidR="00B36248">
              <w:rPr>
                <w:rFonts w:hint="eastAsia"/>
              </w:rPr>
              <w:t>]</w:t>
            </w:r>
          </w:p>
        </w:tc>
      </w:tr>
      <w:tr w:rsidR="00CA0738" w:rsidRPr="00513F2D" w:rsidTr="009C1E98">
        <w:tc>
          <w:tcPr>
            <w:tcW w:w="1843" w:type="dxa"/>
            <w:shd w:val="clear" w:color="auto" w:fill="F2F2F2"/>
          </w:tcPr>
          <w:p w:rsidR="00CA0738" w:rsidRDefault="00F72CC1" w:rsidP="00CA0738">
            <w:r>
              <w:t>p</w:t>
            </w:r>
            <w:r w:rsidR="00CA0738">
              <w:t>ageIndex</w:t>
            </w:r>
          </w:p>
        </w:tc>
        <w:tc>
          <w:tcPr>
            <w:tcW w:w="1559" w:type="dxa"/>
          </w:tcPr>
          <w:p w:rsidR="00CA0738" w:rsidRDefault="00472633" w:rsidP="00CA0738">
            <w:r>
              <w:t>int</w:t>
            </w:r>
          </w:p>
        </w:tc>
        <w:tc>
          <w:tcPr>
            <w:tcW w:w="709" w:type="dxa"/>
          </w:tcPr>
          <w:p w:rsidR="00CA0738" w:rsidRDefault="00CA0738" w:rsidP="00CA0738">
            <w:r>
              <w:rPr>
                <w:rFonts w:hAnsi="宋体"/>
              </w:rPr>
              <w:t>否</w:t>
            </w:r>
          </w:p>
        </w:tc>
        <w:tc>
          <w:tcPr>
            <w:tcW w:w="4394" w:type="dxa"/>
          </w:tcPr>
          <w:p w:rsidR="00CA0738" w:rsidRDefault="00396902" w:rsidP="00CA0738">
            <w:r w:rsidRPr="00396902">
              <w:rPr>
                <w:rFonts w:hint="eastAsia"/>
              </w:rPr>
              <w:t>页码</w:t>
            </w:r>
          </w:p>
        </w:tc>
      </w:tr>
    </w:tbl>
    <w:p w:rsidR="00A6532B" w:rsidRPr="00513F2D" w:rsidRDefault="00A6532B" w:rsidP="00A6532B">
      <w:pPr>
        <w:keepNext/>
        <w:keepLines/>
        <w:spacing w:before="280" w:after="290" w:line="376" w:lineRule="auto"/>
        <w:outlineLvl w:val="4"/>
        <w:rPr>
          <w:b/>
          <w:bCs/>
          <w:sz w:val="28"/>
          <w:szCs w:val="28"/>
        </w:rPr>
      </w:pPr>
      <w:r w:rsidRPr="00513F2D">
        <w:rPr>
          <w:rFonts w:hint="eastAsia"/>
          <w:b/>
          <w:bCs/>
          <w:sz w:val="28"/>
          <w:szCs w:val="28"/>
        </w:rPr>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A6532B" w:rsidRPr="00513F2D" w:rsidTr="009C1E98">
        <w:trPr>
          <w:trHeight w:val="404"/>
        </w:trPr>
        <w:tc>
          <w:tcPr>
            <w:tcW w:w="2087" w:type="dxa"/>
            <w:shd w:val="clear" w:color="auto" w:fill="BFBFBF"/>
          </w:tcPr>
          <w:p w:rsidR="00A6532B" w:rsidRPr="00513F2D" w:rsidRDefault="00A6532B" w:rsidP="009C1E98">
            <w:pPr>
              <w:rPr>
                <w:b/>
              </w:rPr>
            </w:pPr>
            <w:r w:rsidRPr="00513F2D">
              <w:rPr>
                <w:b/>
              </w:rPr>
              <w:t>Key</w:t>
            </w:r>
          </w:p>
        </w:tc>
        <w:tc>
          <w:tcPr>
            <w:tcW w:w="1765" w:type="dxa"/>
            <w:shd w:val="clear" w:color="auto" w:fill="BFBFBF"/>
          </w:tcPr>
          <w:p w:rsidR="00A6532B" w:rsidRPr="00513F2D" w:rsidRDefault="00A6532B" w:rsidP="009C1E98">
            <w:pPr>
              <w:rPr>
                <w:b/>
              </w:rPr>
            </w:pPr>
            <w:r w:rsidRPr="00513F2D">
              <w:rPr>
                <w:b/>
              </w:rPr>
              <w:t>类型</w:t>
            </w:r>
          </w:p>
        </w:tc>
        <w:tc>
          <w:tcPr>
            <w:tcW w:w="4654" w:type="dxa"/>
            <w:shd w:val="clear" w:color="auto" w:fill="BFBFBF"/>
          </w:tcPr>
          <w:p w:rsidR="00A6532B" w:rsidRPr="00513F2D" w:rsidRDefault="00A6532B" w:rsidP="009C1E98">
            <w:pPr>
              <w:rPr>
                <w:b/>
              </w:rPr>
            </w:pPr>
            <w:r w:rsidRPr="00513F2D">
              <w:rPr>
                <w:b/>
              </w:rPr>
              <w:t>注释</w:t>
            </w:r>
          </w:p>
        </w:tc>
      </w:tr>
      <w:tr w:rsidR="00A6532B" w:rsidRPr="00513F2D" w:rsidTr="009C1E98">
        <w:trPr>
          <w:trHeight w:val="419"/>
        </w:trPr>
        <w:tc>
          <w:tcPr>
            <w:tcW w:w="2087" w:type="dxa"/>
            <w:shd w:val="clear" w:color="auto" w:fill="F2F2F2"/>
          </w:tcPr>
          <w:p w:rsidR="00A6532B" w:rsidRPr="00513F2D" w:rsidRDefault="00A6532B" w:rsidP="009C1E98">
            <w:r w:rsidRPr="00513F2D">
              <w:t>resCode</w:t>
            </w:r>
          </w:p>
        </w:tc>
        <w:tc>
          <w:tcPr>
            <w:tcW w:w="1765" w:type="dxa"/>
          </w:tcPr>
          <w:p w:rsidR="00A6532B" w:rsidRPr="00513F2D" w:rsidRDefault="00A6532B" w:rsidP="009C1E98">
            <w:r w:rsidRPr="00513F2D">
              <w:t>Integer</w:t>
            </w:r>
          </w:p>
        </w:tc>
        <w:tc>
          <w:tcPr>
            <w:tcW w:w="4654" w:type="dxa"/>
          </w:tcPr>
          <w:p w:rsidR="00A6532B" w:rsidRPr="00513F2D" w:rsidRDefault="00A6532B" w:rsidP="009C1E98">
            <w:r w:rsidRPr="00513F2D">
              <w:t>结果码。结果码。</w:t>
            </w:r>
            <w:r w:rsidRPr="00513F2D">
              <w:t>200</w:t>
            </w:r>
            <w:r w:rsidRPr="00513F2D">
              <w:t>表示成功，</w:t>
            </w:r>
          </w:p>
        </w:tc>
      </w:tr>
      <w:tr w:rsidR="00A6532B" w:rsidRPr="00513F2D" w:rsidTr="009C1E98">
        <w:trPr>
          <w:trHeight w:val="419"/>
        </w:trPr>
        <w:tc>
          <w:tcPr>
            <w:tcW w:w="2087" w:type="dxa"/>
            <w:shd w:val="clear" w:color="auto" w:fill="F2F2F2"/>
          </w:tcPr>
          <w:p w:rsidR="00A6532B" w:rsidRPr="00513F2D" w:rsidRDefault="00A6532B" w:rsidP="009C1E98">
            <w:r w:rsidRPr="00513F2D">
              <w:t>resDesc</w:t>
            </w:r>
          </w:p>
        </w:tc>
        <w:tc>
          <w:tcPr>
            <w:tcW w:w="1765" w:type="dxa"/>
          </w:tcPr>
          <w:p w:rsidR="00A6532B" w:rsidRPr="00513F2D" w:rsidRDefault="00A6532B" w:rsidP="009C1E98">
            <w:r w:rsidRPr="00513F2D">
              <w:t>String</w:t>
            </w:r>
          </w:p>
        </w:tc>
        <w:tc>
          <w:tcPr>
            <w:tcW w:w="4654" w:type="dxa"/>
          </w:tcPr>
          <w:p w:rsidR="00A6532B" w:rsidRPr="00513F2D" w:rsidRDefault="00A6532B" w:rsidP="009C1E98">
            <w:r w:rsidRPr="00513F2D">
              <w:t>描述</w:t>
            </w:r>
          </w:p>
        </w:tc>
      </w:tr>
      <w:tr w:rsidR="00DF6B62" w:rsidRPr="00513F2D" w:rsidTr="009C1E98">
        <w:trPr>
          <w:trHeight w:val="419"/>
        </w:trPr>
        <w:tc>
          <w:tcPr>
            <w:tcW w:w="2087" w:type="dxa"/>
            <w:shd w:val="clear" w:color="auto" w:fill="F2F2F2"/>
          </w:tcPr>
          <w:p w:rsidR="00DF6B62" w:rsidRPr="00513F2D" w:rsidRDefault="00DF6B62" w:rsidP="009C1E98">
            <w:r w:rsidRPr="00DF6B62">
              <w:t>totalCount</w:t>
            </w:r>
          </w:p>
        </w:tc>
        <w:tc>
          <w:tcPr>
            <w:tcW w:w="1765" w:type="dxa"/>
          </w:tcPr>
          <w:p w:rsidR="00DF6B62" w:rsidRPr="00513F2D" w:rsidRDefault="00DF6B62" w:rsidP="009C1E98">
            <w:r w:rsidRPr="00513F2D">
              <w:t>Integer</w:t>
            </w:r>
          </w:p>
        </w:tc>
        <w:tc>
          <w:tcPr>
            <w:tcW w:w="4654" w:type="dxa"/>
          </w:tcPr>
          <w:p w:rsidR="00DF6B62" w:rsidRPr="00513F2D" w:rsidRDefault="00DF6B62" w:rsidP="009C1E98">
            <w:r>
              <w:rPr>
                <w:rFonts w:hint="eastAsia"/>
              </w:rPr>
              <w:t>分页</w:t>
            </w:r>
            <w:r>
              <w:t>加载时会有此返回值</w:t>
            </w:r>
          </w:p>
        </w:tc>
      </w:tr>
      <w:tr w:rsidR="00A6532B" w:rsidRPr="00513F2D" w:rsidTr="009C1E98">
        <w:trPr>
          <w:trHeight w:val="419"/>
        </w:trPr>
        <w:tc>
          <w:tcPr>
            <w:tcW w:w="2087" w:type="dxa"/>
            <w:shd w:val="clear" w:color="auto" w:fill="F2F2F2"/>
          </w:tcPr>
          <w:p w:rsidR="00A6532B" w:rsidRPr="00513F2D" w:rsidRDefault="00A6532B" w:rsidP="009C1E98">
            <w:r w:rsidRPr="00513F2D">
              <w:t>items</w:t>
            </w:r>
          </w:p>
        </w:tc>
        <w:tc>
          <w:tcPr>
            <w:tcW w:w="1765" w:type="dxa"/>
          </w:tcPr>
          <w:p w:rsidR="00A6532B" w:rsidRPr="00513F2D" w:rsidRDefault="00A6532B" w:rsidP="009C1E98">
            <w:r w:rsidRPr="00513F2D">
              <w:rPr>
                <w:rFonts w:hint="eastAsia"/>
              </w:rPr>
              <w:t>list</w:t>
            </w:r>
          </w:p>
        </w:tc>
        <w:tc>
          <w:tcPr>
            <w:tcW w:w="4654" w:type="dxa"/>
          </w:tcPr>
          <w:p w:rsidR="00A6532B" w:rsidRPr="00513F2D" w:rsidRDefault="00D4757D" w:rsidP="009C1E98">
            <w:r>
              <w:rPr>
                <w:rFonts w:hint="eastAsia"/>
              </w:rPr>
              <w:t>品牌</w:t>
            </w:r>
            <w:r>
              <w:t>|</w:t>
            </w:r>
            <w:r>
              <w:t>手机型号集合</w:t>
            </w:r>
          </w:p>
        </w:tc>
      </w:tr>
    </w:tbl>
    <w:p w:rsidR="00A6532B" w:rsidRPr="00513F2D" w:rsidRDefault="00A6532B" w:rsidP="00A6532B">
      <w:r w:rsidRPr="00513F2D">
        <w:t>Items</w:t>
      </w:r>
      <w:r w:rsidRPr="00513F2D">
        <w:rPr>
          <w:rFonts w:hint="eastAsia"/>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2347"/>
        <w:gridCol w:w="3275"/>
      </w:tblGrid>
      <w:tr w:rsidR="00A6532B" w:rsidRPr="00513F2D" w:rsidTr="009C1E98">
        <w:trPr>
          <w:trHeight w:val="401"/>
        </w:trPr>
        <w:tc>
          <w:tcPr>
            <w:tcW w:w="2660" w:type="dxa"/>
            <w:shd w:val="clear" w:color="auto" w:fill="BFBFBF"/>
          </w:tcPr>
          <w:p w:rsidR="00A6532B" w:rsidRPr="00513F2D" w:rsidRDefault="00A6532B" w:rsidP="009C1E98">
            <w:pPr>
              <w:rPr>
                <w:b/>
              </w:rPr>
            </w:pPr>
            <w:r w:rsidRPr="00513F2D">
              <w:rPr>
                <w:b/>
              </w:rPr>
              <w:t>Key</w:t>
            </w:r>
          </w:p>
        </w:tc>
        <w:tc>
          <w:tcPr>
            <w:tcW w:w="2347" w:type="dxa"/>
            <w:shd w:val="clear" w:color="auto" w:fill="BFBFBF"/>
          </w:tcPr>
          <w:p w:rsidR="00A6532B" w:rsidRPr="00513F2D" w:rsidRDefault="00A6532B" w:rsidP="009C1E98">
            <w:pPr>
              <w:rPr>
                <w:b/>
              </w:rPr>
            </w:pPr>
            <w:r w:rsidRPr="00513F2D">
              <w:rPr>
                <w:b/>
              </w:rPr>
              <w:t>类型</w:t>
            </w:r>
          </w:p>
        </w:tc>
        <w:tc>
          <w:tcPr>
            <w:tcW w:w="3275" w:type="dxa"/>
            <w:shd w:val="clear" w:color="auto" w:fill="BFBFBF"/>
          </w:tcPr>
          <w:p w:rsidR="00A6532B" w:rsidRPr="00513F2D" w:rsidRDefault="00A6532B" w:rsidP="009C1E98">
            <w:pPr>
              <w:rPr>
                <w:b/>
              </w:rPr>
            </w:pPr>
            <w:r w:rsidRPr="00513F2D">
              <w:rPr>
                <w:b/>
              </w:rPr>
              <w:t>注释</w:t>
            </w:r>
          </w:p>
        </w:tc>
      </w:tr>
      <w:tr w:rsidR="00A6532B" w:rsidRPr="00513F2D" w:rsidTr="009C1E98">
        <w:trPr>
          <w:trHeight w:val="401"/>
        </w:trPr>
        <w:tc>
          <w:tcPr>
            <w:tcW w:w="2660" w:type="dxa"/>
            <w:shd w:val="clear" w:color="auto" w:fill="F2F2F2"/>
          </w:tcPr>
          <w:p w:rsidR="00A6532B" w:rsidRPr="00513F2D" w:rsidRDefault="00EC490B" w:rsidP="009C1E98">
            <w:r>
              <w:lastRenderedPageBreak/>
              <w:t>b</w:t>
            </w:r>
            <w:r w:rsidRPr="00AF5147">
              <w:t>rand</w:t>
            </w:r>
            <w:r w:rsidR="00A6532B" w:rsidRPr="00513F2D">
              <w:rPr>
                <w:rFonts w:hint="eastAsia"/>
              </w:rPr>
              <w:t>Name</w:t>
            </w:r>
          </w:p>
        </w:tc>
        <w:tc>
          <w:tcPr>
            <w:tcW w:w="2347" w:type="dxa"/>
          </w:tcPr>
          <w:p w:rsidR="00A6532B" w:rsidRPr="00513F2D" w:rsidRDefault="00A6532B" w:rsidP="009C1E98">
            <w:r w:rsidRPr="00513F2D">
              <w:t>String</w:t>
            </w:r>
          </w:p>
        </w:tc>
        <w:tc>
          <w:tcPr>
            <w:tcW w:w="3275" w:type="dxa"/>
          </w:tcPr>
          <w:p w:rsidR="00A6532B" w:rsidRPr="00513F2D" w:rsidRDefault="00EC490B" w:rsidP="009C1E98">
            <w:r>
              <w:rPr>
                <w:rFonts w:hint="eastAsia"/>
              </w:rPr>
              <w:t>品牌</w:t>
            </w:r>
            <w:r w:rsidR="00A6532B" w:rsidRPr="00513F2D">
              <w:rPr>
                <w:rFonts w:hint="eastAsia"/>
              </w:rPr>
              <w:t>名称</w:t>
            </w:r>
            <w:r w:rsidR="00E2234E">
              <w:rPr>
                <w:rFonts w:hint="eastAsia"/>
              </w:rPr>
              <w:t>[infoType</w:t>
            </w:r>
            <w:r w:rsidR="00E2234E">
              <w:t>=1</w:t>
            </w:r>
            <w:r w:rsidR="00E2234E">
              <w:rPr>
                <w:rFonts w:hint="eastAsia"/>
              </w:rPr>
              <w:t>]</w:t>
            </w:r>
          </w:p>
        </w:tc>
      </w:tr>
      <w:tr w:rsidR="00A6532B" w:rsidRPr="00513F2D" w:rsidTr="009C1E98">
        <w:trPr>
          <w:trHeight w:val="401"/>
        </w:trPr>
        <w:tc>
          <w:tcPr>
            <w:tcW w:w="2660" w:type="dxa"/>
            <w:shd w:val="clear" w:color="auto" w:fill="F2F2F2"/>
          </w:tcPr>
          <w:p w:rsidR="00A6532B" w:rsidRPr="00513F2D" w:rsidRDefault="0089553F" w:rsidP="009C1E98">
            <w:r>
              <w:rPr>
                <w:rFonts w:hint="eastAsia"/>
              </w:rPr>
              <w:t>phoneModel</w:t>
            </w:r>
          </w:p>
        </w:tc>
        <w:tc>
          <w:tcPr>
            <w:tcW w:w="2347" w:type="dxa"/>
          </w:tcPr>
          <w:p w:rsidR="00A6532B" w:rsidRPr="00513F2D" w:rsidRDefault="00A6532B" w:rsidP="009C1E98">
            <w:r w:rsidRPr="00513F2D">
              <w:t>String</w:t>
            </w:r>
          </w:p>
        </w:tc>
        <w:tc>
          <w:tcPr>
            <w:tcW w:w="3275" w:type="dxa"/>
          </w:tcPr>
          <w:p w:rsidR="00A6532B" w:rsidRPr="00513F2D" w:rsidRDefault="00EF4ED9" w:rsidP="009C1E98">
            <w:r>
              <w:rPr>
                <w:rFonts w:hint="eastAsia"/>
              </w:rPr>
              <w:t>手机</w:t>
            </w:r>
            <w:r>
              <w:t>型号</w:t>
            </w:r>
            <w:r w:rsidR="001816BF">
              <w:rPr>
                <w:rFonts w:hint="eastAsia"/>
              </w:rPr>
              <w:t>[infoType</w:t>
            </w:r>
            <w:r w:rsidR="001816BF">
              <w:t>=2</w:t>
            </w:r>
            <w:r w:rsidR="001816BF">
              <w:rPr>
                <w:rFonts w:hint="eastAsia"/>
              </w:rPr>
              <w:t>]</w:t>
            </w:r>
          </w:p>
        </w:tc>
      </w:tr>
      <w:tr w:rsidR="00A6532B" w:rsidRPr="00513F2D" w:rsidTr="009C1E98">
        <w:trPr>
          <w:trHeight w:val="401"/>
        </w:trPr>
        <w:tc>
          <w:tcPr>
            <w:tcW w:w="2660" w:type="dxa"/>
            <w:shd w:val="clear" w:color="auto" w:fill="F2F2F2"/>
          </w:tcPr>
          <w:p w:rsidR="00A6532B" w:rsidRPr="00513F2D" w:rsidRDefault="003E0065" w:rsidP="009C1E98">
            <w:r>
              <w:rPr>
                <w:rFonts w:hint="eastAsia"/>
              </w:rPr>
              <w:t>phoneModel</w:t>
            </w:r>
            <w:r>
              <w:t>Name</w:t>
            </w:r>
          </w:p>
        </w:tc>
        <w:tc>
          <w:tcPr>
            <w:tcW w:w="2347" w:type="dxa"/>
          </w:tcPr>
          <w:p w:rsidR="00A6532B" w:rsidRPr="00513F2D" w:rsidRDefault="00A6532B" w:rsidP="009C1E98">
            <w:r w:rsidRPr="00513F2D">
              <w:rPr>
                <w:rFonts w:hint="eastAsia"/>
              </w:rPr>
              <w:t>String</w:t>
            </w:r>
          </w:p>
        </w:tc>
        <w:tc>
          <w:tcPr>
            <w:tcW w:w="3275" w:type="dxa"/>
          </w:tcPr>
          <w:p w:rsidR="00A6532B" w:rsidRPr="00513F2D" w:rsidRDefault="00004294" w:rsidP="009C1E98">
            <w:r>
              <w:rPr>
                <w:rFonts w:hint="eastAsia"/>
              </w:rPr>
              <w:t>手机</w:t>
            </w:r>
            <w:r>
              <w:t>型号名称</w:t>
            </w:r>
            <w:r w:rsidR="001816BF">
              <w:rPr>
                <w:rFonts w:hint="eastAsia"/>
              </w:rPr>
              <w:t>[infoType</w:t>
            </w:r>
            <w:r w:rsidR="001816BF">
              <w:t>=</w:t>
            </w:r>
            <w:r w:rsidR="00670408">
              <w:t>2</w:t>
            </w:r>
            <w:r w:rsidR="001816BF">
              <w:rPr>
                <w:rFonts w:hint="eastAsia"/>
              </w:rPr>
              <w:t>]</w:t>
            </w:r>
          </w:p>
        </w:tc>
      </w:tr>
    </w:tbl>
    <w:p w:rsidR="00093215" w:rsidRPr="00E75FC3" w:rsidRDefault="009C1E98" w:rsidP="00093215">
      <w:pPr>
        <w:pStyle w:val="af2"/>
        <w:keepNext/>
        <w:keepLines/>
        <w:numPr>
          <w:ilvl w:val="1"/>
          <w:numId w:val="1"/>
        </w:numPr>
        <w:spacing w:before="260" w:after="260" w:line="416" w:lineRule="auto"/>
        <w:ind w:firstLineChars="0"/>
        <w:outlineLvl w:val="2"/>
        <w:rPr>
          <w:b/>
          <w:bCs/>
          <w:sz w:val="28"/>
          <w:szCs w:val="32"/>
        </w:rPr>
      </w:pPr>
      <w:r>
        <w:rPr>
          <w:rFonts w:hint="eastAsia"/>
          <w:b/>
          <w:bCs/>
          <w:sz w:val="28"/>
          <w:szCs w:val="32"/>
        </w:rPr>
        <w:t>漫游地</w:t>
      </w:r>
      <w:r w:rsidR="009A4B2E">
        <w:rPr>
          <w:rFonts w:hint="eastAsia"/>
          <w:b/>
          <w:bCs/>
          <w:sz w:val="28"/>
          <w:szCs w:val="32"/>
        </w:rPr>
        <w:t>检测</w:t>
      </w:r>
      <w:r w:rsidR="009A4B2E">
        <w:rPr>
          <w:b/>
          <w:bCs/>
          <w:sz w:val="28"/>
          <w:szCs w:val="32"/>
        </w:rPr>
        <w:t>[H5</w:t>
      </w:r>
      <w:r w:rsidR="009A4B2E">
        <w:rPr>
          <w:rFonts w:hint="eastAsia"/>
          <w:b/>
          <w:bCs/>
          <w:sz w:val="28"/>
          <w:szCs w:val="32"/>
        </w:rPr>
        <w:t>国漫</w:t>
      </w:r>
      <w:r w:rsidR="009A4B2E">
        <w:rPr>
          <w:b/>
          <w:bCs/>
          <w:sz w:val="28"/>
          <w:szCs w:val="32"/>
        </w:rPr>
        <w:t>]</w:t>
      </w:r>
    </w:p>
    <w:p w:rsidR="00093215" w:rsidRPr="00201140" w:rsidRDefault="00093215" w:rsidP="00093215">
      <w:pPr>
        <w:pStyle w:val="af2"/>
        <w:keepNext/>
        <w:keepLines/>
        <w:spacing w:line="377" w:lineRule="auto"/>
        <w:ind w:firstLineChars="0" w:firstLine="0"/>
        <w:outlineLvl w:val="4"/>
        <w:rPr>
          <w:b/>
          <w:bCs/>
          <w:sz w:val="28"/>
          <w:szCs w:val="28"/>
        </w:rPr>
      </w:pPr>
      <w:r w:rsidRPr="00201140">
        <w:rPr>
          <w:rFonts w:hint="eastAsia"/>
          <w:b/>
          <w:bCs/>
          <w:sz w:val="28"/>
          <w:szCs w:val="28"/>
        </w:rPr>
        <w:t>接口描述</w:t>
      </w:r>
    </w:p>
    <w:p w:rsidR="00093215" w:rsidRDefault="00093215" w:rsidP="00093215">
      <w:pPr>
        <w:widowControl/>
        <w:spacing w:line="240" w:lineRule="auto"/>
        <w:jc w:val="left"/>
        <w:rPr>
          <w:rFonts w:ascii="宋体" w:hAnsi="宋体" w:cs="宋体"/>
          <w:kern w:val="0"/>
        </w:rPr>
      </w:pPr>
      <w:r>
        <w:rPr>
          <w:rFonts w:ascii="宋体" w:hAnsi="宋体" w:cs="宋体" w:hint="eastAsia"/>
          <w:kern w:val="0"/>
        </w:rPr>
        <w:t>根据</w:t>
      </w:r>
      <w:r w:rsidR="00050132">
        <w:rPr>
          <w:rFonts w:ascii="宋体" w:hAnsi="宋体" w:cs="宋体" w:hint="eastAsia"/>
          <w:kern w:val="0"/>
        </w:rPr>
        <w:t>漫游地</w:t>
      </w:r>
      <w:r w:rsidR="00050132">
        <w:rPr>
          <w:rFonts w:ascii="宋体" w:hAnsi="宋体" w:cs="宋体"/>
          <w:kern w:val="0"/>
        </w:rPr>
        <w:t>国家信息、用户的</w:t>
      </w:r>
      <w:r w:rsidR="00050132">
        <w:rPr>
          <w:rFonts w:ascii="宋体" w:hAnsi="宋体" w:cs="宋体" w:hint="eastAsia"/>
          <w:kern w:val="0"/>
        </w:rPr>
        <w:t>卡信息</w:t>
      </w:r>
      <w:r w:rsidR="00050132">
        <w:rPr>
          <w:rFonts w:ascii="宋体" w:hAnsi="宋体" w:cs="宋体"/>
          <w:kern w:val="0"/>
        </w:rPr>
        <w:t>、用户的</w:t>
      </w:r>
      <w:r w:rsidR="00050132">
        <w:rPr>
          <w:rFonts w:ascii="宋体" w:hAnsi="宋体" w:cs="宋体" w:hint="eastAsia"/>
          <w:kern w:val="0"/>
        </w:rPr>
        <w:t>终端</w:t>
      </w:r>
      <w:r w:rsidR="00050132">
        <w:rPr>
          <w:rFonts w:ascii="宋体" w:hAnsi="宋体" w:cs="宋体"/>
          <w:kern w:val="0"/>
        </w:rPr>
        <w:t>信息获取</w:t>
      </w:r>
      <w:r w:rsidR="00050132">
        <w:rPr>
          <w:rFonts w:ascii="宋体" w:hAnsi="宋体" w:cs="宋体" w:hint="eastAsia"/>
          <w:kern w:val="0"/>
        </w:rPr>
        <w:t>漫游地信息</w:t>
      </w:r>
      <w:r w:rsidR="00050132">
        <w:rPr>
          <w:rFonts w:ascii="宋体" w:hAnsi="宋体" w:cs="宋体"/>
          <w:kern w:val="0"/>
        </w:rPr>
        <w:t>匹配结果。</w:t>
      </w:r>
    </w:p>
    <w:p w:rsidR="001E47DB" w:rsidRDefault="001E47DB" w:rsidP="00093215">
      <w:pPr>
        <w:widowControl/>
        <w:spacing w:line="240" w:lineRule="auto"/>
        <w:jc w:val="left"/>
        <w:rPr>
          <w:rFonts w:ascii="宋体" w:hAnsi="宋体" w:cs="宋体"/>
          <w:kern w:val="0"/>
        </w:rPr>
      </w:pPr>
      <w:r w:rsidRPr="004C6549">
        <w:rPr>
          <w:rFonts w:ascii="宋体" w:hAnsi="宋体" w:cs="宋体" w:hint="eastAsia"/>
          <w:kern w:val="0"/>
          <w:highlight w:val="yellow"/>
        </w:rPr>
        <w:t>注意</w:t>
      </w:r>
      <w:r w:rsidRPr="004C6549">
        <w:rPr>
          <w:rFonts w:ascii="宋体" w:hAnsi="宋体" w:cs="宋体"/>
          <w:kern w:val="0"/>
          <w:highlight w:val="yellow"/>
        </w:rPr>
        <w:t>：此接口仅供</w:t>
      </w:r>
      <w:r w:rsidRPr="004C6549">
        <w:rPr>
          <w:rFonts w:ascii="宋体" w:hAnsi="宋体" w:cs="宋体" w:hint="eastAsia"/>
          <w:kern w:val="0"/>
          <w:highlight w:val="yellow"/>
        </w:rPr>
        <w:t>H5版</w:t>
      </w:r>
      <w:r w:rsidRPr="004C6549">
        <w:rPr>
          <w:rFonts w:ascii="宋体" w:hAnsi="宋体" w:cs="宋体"/>
          <w:kern w:val="0"/>
          <w:highlight w:val="yellow"/>
        </w:rPr>
        <w:t>国际漫游使用</w:t>
      </w:r>
      <w:r w:rsidRPr="004C6549">
        <w:rPr>
          <w:rFonts w:ascii="宋体" w:hAnsi="宋体" w:cs="宋体" w:hint="eastAsia"/>
          <w:kern w:val="0"/>
          <w:highlight w:val="yellow"/>
        </w:rPr>
        <w:t>。</w:t>
      </w:r>
    </w:p>
    <w:p w:rsidR="00093215" w:rsidRPr="00513F2D" w:rsidRDefault="00093215" w:rsidP="00093215">
      <w:pPr>
        <w:keepNext/>
        <w:keepLines/>
        <w:spacing w:before="280" w:after="290" w:line="376" w:lineRule="auto"/>
        <w:outlineLvl w:val="4"/>
        <w:rPr>
          <w:b/>
          <w:bCs/>
          <w:sz w:val="28"/>
          <w:szCs w:val="28"/>
        </w:rPr>
      </w:pPr>
      <w:r w:rsidRPr="00513F2D">
        <w:rPr>
          <w:rFonts w:hint="eastAsia"/>
          <w:b/>
          <w:bCs/>
          <w:sz w:val="28"/>
          <w:szCs w:val="28"/>
        </w:rPr>
        <w:t>接口地址</w:t>
      </w:r>
    </w:p>
    <w:p w:rsidR="00093215" w:rsidRPr="00AD031C" w:rsidRDefault="00AD031C" w:rsidP="00093215">
      <w:pPr>
        <w:widowControl/>
        <w:spacing w:line="240" w:lineRule="auto"/>
        <w:jc w:val="left"/>
        <w:rPr>
          <w:rFonts w:ascii="宋体" w:hAnsi="宋体" w:cs="宋体"/>
          <w:kern w:val="0"/>
        </w:rPr>
      </w:pPr>
      <w:r w:rsidRPr="008C2DA2">
        <w:rPr>
          <w:rFonts w:ascii="宋体" w:hAnsi="宋体" w:cs="宋体"/>
          <w:kern w:val="0"/>
        </w:rPr>
        <w:t>http://101.95.48.97:8005/public/sjkf/</w:t>
      </w:r>
      <w:r w:rsidR="00E51957">
        <w:rPr>
          <w:rFonts w:ascii="宋体" w:hAnsi="宋体" w:cs="宋体"/>
          <w:kern w:val="0"/>
        </w:rPr>
        <w:t>manyou</w:t>
      </w:r>
      <w:r w:rsidR="00471682" w:rsidRPr="00467259">
        <w:t>detection</w:t>
      </w:r>
      <w:r>
        <w:rPr>
          <w:rFonts w:ascii="宋体" w:hAnsi="宋体" w:cs="宋体" w:hint="eastAsia"/>
          <w:kern w:val="0"/>
        </w:rPr>
        <w:t>/</w:t>
      </w:r>
      <w:r w:rsidR="00682A49">
        <w:t>getD</w:t>
      </w:r>
      <w:r w:rsidR="006F4A0D" w:rsidRPr="00467259">
        <w:t>etection</w:t>
      </w:r>
      <w:r w:rsidR="006F4A0D">
        <w:t>Result</w:t>
      </w:r>
      <w:r>
        <w:rPr>
          <w:rFonts w:ascii="宋体" w:hAnsi="宋体" w:cs="宋体"/>
          <w:kern w:val="0"/>
        </w:rPr>
        <w:t>.jspx</w:t>
      </w:r>
    </w:p>
    <w:p w:rsidR="00E04E59" w:rsidRPr="00513F2D" w:rsidRDefault="00E04E59" w:rsidP="00E04E59">
      <w:pPr>
        <w:keepNext/>
        <w:keepLines/>
        <w:spacing w:before="280" w:after="290" w:line="376" w:lineRule="auto"/>
        <w:outlineLvl w:val="4"/>
        <w:rPr>
          <w:b/>
          <w:bCs/>
          <w:sz w:val="28"/>
          <w:szCs w:val="28"/>
        </w:rPr>
      </w:pPr>
      <w:r w:rsidRPr="00513F2D">
        <w:rPr>
          <w:rFonts w:hint="eastAsia"/>
          <w:b/>
          <w:bCs/>
          <w:sz w:val="28"/>
          <w:szCs w:val="28"/>
        </w:rPr>
        <w:t>请求报文</w:t>
      </w:r>
    </w:p>
    <w:tbl>
      <w:tblPr>
        <w:tblW w:w="850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394"/>
      </w:tblGrid>
      <w:tr w:rsidR="00E04E59" w:rsidRPr="00513F2D" w:rsidTr="004B7CCD">
        <w:tc>
          <w:tcPr>
            <w:tcW w:w="1843" w:type="dxa"/>
            <w:shd w:val="clear" w:color="auto" w:fill="BFBFBF"/>
          </w:tcPr>
          <w:p w:rsidR="00E04E59" w:rsidRPr="00513F2D" w:rsidRDefault="00E04E59" w:rsidP="004B7CCD">
            <w:pPr>
              <w:rPr>
                <w:b/>
              </w:rPr>
            </w:pPr>
            <w:r w:rsidRPr="00513F2D">
              <w:rPr>
                <w:b/>
              </w:rPr>
              <w:t>Key</w:t>
            </w:r>
          </w:p>
        </w:tc>
        <w:tc>
          <w:tcPr>
            <w:tcW w:w="1559" w:type="dxa"/>
            <w:shd w:val="clear" w:color="auto" w:fill="BFBFBF"/>
          </w:tcPr>
          <w:p w:rsidR="00E04E59" w:rsidRPr="00513F2D" w:rsidRDefault="00E04E59" w:rsidP="004B7CCD">
            <w:pPr>
              <w:rPr>
                <w:b/>
              </w:rPr>
            </w:pPr>
            <w:r w:rsidRPr="00513F2D">
              <w:rPr>
                <w:b/>
              </w:rPr>
              <w:t>类型</w:t>
            </w:r>
          </w:p>
        </w:tc>
        <w:tc>
          <w:tcPr>
            <w:tcW w:w="709" w:type="dxa"/>
            <w:shd w:val="clear" w:color="auto" w:fill="BFBFBF"/>
          </w:tcPr>
          <w:p w:rsidR="00E04E59" w:rsidRPr="00513F2D" w:rsidRDefault="00E04E59" w:rsidP="004B7CCD">
            <w:pPr>
              <w:rPr>
                <w:b/>
              </w:rPr>
            </w:pPr>
            <w:r w:rsidRPr="00513F2D">
              <w:rPr>
                <w:b/>
              </w:rPr>
              <w:t>必须</w:t>
            </w:r>
          </w:p>
        </w:tc>
        <w:tc>
          <w:tcPr>
            <w:tcW w:w="4394" w:type="dxa"/>
            <w:shd w:val="clear" w:color="auto" w:fill="BFBFBF"/>
          </w:tcPr>
          <w:p w:rsidR="00E04E59" w:rsidRPr="00513F2D" w:rsidRDefault="00E04E59" w:rsidP="004B7CCD">
            <w:pPr>
              <w:rPr>
                <w:b/>
              </w:rPr>
            </w:pPr>
            <w:r w:rsidRPr="00513F2D">
              <w:rPr>
                <w:b/>
              </w:rPr>
              <w:t>注释</w:t>
            </w:r>
          </w:p>
        </w:tc>
      </w:tr>
      <w:tr w:rsidR="00E04E59" w:rsidRPr="00513F2D" w:rsidTr="004B7CCD">
        <w:tc>
          <w:tcPr>
            <w:tcW w:w="1843" w:type="dxa"/>
            <w:shd w:val="clear" w:color="auto" w:fill="F2F2F2"/>
          </w:tcPr>
          <w:p w:rsidR="00E04E59" w:rsidRPr="00513F2D" w:rsidRDefault="0018422E" w:rsidP="004B7CCD">
            <w:r>
              <w:t>country</w:t>
            </w:r>
            <w:r w:rsidR="00EC0BB9">
              <w:t>Id</w:t>
            </w:r>
          </w:p>
        </w:tc>
        <w:tc>
          <w:tcPr>
            <w:tcW w:w="1559" w:type="dxa"/>
          </w:tcPr>
          <w:p w:rsidR="00E04E59" w:rsidRPr="00513F2D" w:rsidRDefault="00E04E59" w:rsidP="004B7CCD">
            <w:r>
              <w:t>int</w:t>
            </w:r>
          </w:p>
        </w:tc>
        <w:tc>
          <w:tcPr>
            <w:tcW w:w="709" w:type="dxa"/>
          </w:tcPr>
          <w:p w:rsidR="00E04E59" w:rsidRPr="00513F2D" w:rsidRDefault="00E04E59" w:rsidP="004B7CCD">
            <w:r w:rsidRPr="00513F2D">
              <w:rPr>
                <w:rFonts w:hint="eastAsia"/>
              </w:rPr>
              <w:t>是</w:t>
            </w:r>
          </w:p>
        </w:tc>
        <w:tc>
          <w:tcPr>
            <w:tcW w:w="4394" w:type="dxa"/>
          </w:tcPr>
          <w:p w:rsidR="00E04E59" w:rsidRPr="00513F2D" w:rsidRDefault="00B40E4D" w:rsidP="004B7CCD">
            <w:r>
              <w:rPr>
                <w:rFonts w:hint="eastAsia"/>
              </w:rPr>
              <w:t>漫游地</w:t>
            </w:r>
            <w:r>
              <w:t>国家</w:t>
            </w:r>
            <w:r>
              <w:rPr>
                <w:rFonts w:hint="eastAsia"/>
              </w:rPr>
              <w:t>ID</w:t>
            </w:r>
          </w:p>
        </w:tc>
      </w:tr>
      <w:tr w:rsidR="00E04E59" w:rsidRPr="00513F2D" w:rsidTr="004B7CCD">
        <w:tc>
          <w:tcPr>
            <w:tcW w:w="1843" w:type="dxa"/>
            <w:shd w:val="clear" w:color="auto" w:fill="F2F2F2"/>
          </w:tcPr>
          <w:p w:rsidR="00E04E59" w:rsidRPr="00513F2D" w:rsidRDefault="0007750B" w:rsidP="004B7CCD">
            <w:r>
              <w:t>cardType</w:t>
            </w:r>
          </w:p>
        </w:tc>
        <w:tc>
          <w:tcPr>
            <w:tcW w:w="1559" w:type="dxa"/>
          </w:tcPr>
          <w:p w:rsidR="00E04E59" w:rsidRPr="00513F2D" w:rsidRDefault="003F63FB" w:rsidP="004B7CCD">
            <w:r>
              <w:t>i</w:t>
            </w:r>
            <w:r>
              <w:rPr>
                <w:rFonts w:hint="eastAsia"/>
              </w:rPr>
              <w:t xml:space="preserve">nt </w:t>
            </w:r>
          </w:p>
        </w:tc>
        <w:tc>
          <w:tcPr>
            <w:tcW w:w="709" w:type="dxa"/>
          </w:tcPr>
          <w:p w:rsidR="00E04E59" w:rsidRPr="00513F2D" w:rsidRDefault="00457EE0" w:rsidP="004B7CCD">
            <w:r>
              <w:rPr>
                <w:rFonts w:hint="eastAsia"/>
              </w:rPr>
              <w:t>是</w:t>
            </w:r>
          </w:p>
        </w:tc>
        <w:tc>
          <w:tcPr>
            <w:tcW w:w="4394" w:type="dxa"/>
          </w:tcPr>
          <w:p w:rsidR="000131AC" w:rsidRDefault="000131AC" w:rsidP="004B7CCD">
            <w:r>
              <w:t>UIM</w:t>
            </w:r>
            <w:r>
              <w:rPr>
                <w:rFonts w:hint="eastAsia"/>
              </w:rPr>
              <w:t>卡类型</w:t>
            </w:r>
          </w:p>
          <w:p w:rsidR="00D309FC" w:rsidRDefault="00D309FC" w:rsidP="00D309FC">
            <w:pPr>
              <w:spacing w:line="240" w:lineRule="auto"/>
            </w:pPr>
            <w:r>
              <w:rPr>
                <w:rFonts w:hint="eastAsia"/>
              </w:rPr>
              <w:t>0-</w:t>
            </w:r>
            <w:r>
              <w:t>普通卡</w:t>
            </w:r>
          </w:p>
          <w:p w:rsidR="00D309FC" w:rsidRDefault="00D309FC" w:rsidP="00D309FC">
            <w:pPr>
              <w:spacing w:line="240" w:lineRule="auto"/>
            </w:pPr>
            <w:r>
              <w:t>1</w:t>
            </w:r>
            <w:r>
              <w:rPr>
                <w:rFonts w:hint="eastAsia"/>
              </w:rPr>
              <w:t>-</w:t>
            </w:r>
            <w:r>
              <w:t>原天翼卡</w:t>
            </w:r>
          </w:p>
          <w:p w:rsidR="00D309FC" w:rsidRDefault="00D309FC" w:rsidP="00D309FC">
            <w:pPr>
              <w:spacing w:line="240" w:lineRule="auto"/>
            </w:pPr>
            <w:r>
              <w:t>2</w:t>
            </w:r>
            <w:r>
              <w:rPr>
                <w:rFonts w:hint="eastAsia"/>
              </w:rPr>
              <w:t>-</w:t>
            </w:r>
            <w:r>
              <w:t>新天翼卡</w:t>
            </w:r>
          </w:p>
          <w:p w:rsidR="00D309FC" w:rsidRDefault="00D309FC" w:rsidP="00D309FC">
            <w:pPr>
              <w:spacing w:line="240" w:lineRule="auto"/>
            </w:pPr>
            <w:r>
              <w:t>3</w:t>
            </w:r>
            <w:r>
              <w:rPr>
                <w:rFonts w:hint="eastAsia"/>
              </w:rPr>
              <w:t>-</w:t>
            </w:r>
            <w:r>
              <w:t>老联通卡</w:t>
            </w:r>
          </w:p>
          <w:p w:rsidR="00E04E59" w:rsidRPr="00513F2D" w:rsidRDefault="00D309FC" w:rsidP="00D309FC">
            <w:r>
              <w:t>4</w:t>
            </w:r>
            <w:r>
              <w:rPr>
                <w:rFonts w:hint="eastAsia"/>
              </w:rPr>
              <w:t>-4</w:t>
            </w:r>
            <w:r>
              <w:t>G</w:t>
            </w:r>
            <w:r>
              <w:t>上网卡</w:t>
            </w:r>
            <w:r>
              <w:t>-</w:t>
            </w:r>
            <w:r>
              <w:t>全球卡</w:t>
            </w:r>
          </w:p>
        </w:tc>
      </w:tr>
      <w:tr w:rsidR="00E04E59" w:rsidRPr="00513F2D" w:rsidTr="004B7CCD">
        <w:tc>
          <w:tcPr>
            <w:tcW w:w="1843" w:type="dxa"/>
            <w:shd w:val="clear" w:color="auto" w:fill="F2F2F2"/>
          </w:tcPr>
          <w:p w:rsidR="00E04E59" w:rsidRDefault="00D2509B" w:rsidP="004B7CCD">
            <w:r>
              <w:t>card</w:t>
            </w:r>
            <w:r w:rsidR="00B463FA">
              <w:t>Model</w:t>
            </w:r>
          </w:p>
        </w:tc>
        <w:tc>
          <w:tcPr>
            <w:tcW w:w="1559" w:type="dxa"/>
          </w:tcPr>
          <w:p w:rsidR="00E04E59" w:rsidRDefault="00E04E59" w:rsidP="004B7CCD">
            <w:r>
              <w:t xml:space="preserve">int </w:t>
            </w:r>
          </w:p>
        </w:tc>
        <w:tc>
          <w:tcPr>
            <w:tcW w:w="709" w:type="dxa"/>
          </w:tcPr>
          <w:p w:rsidR="00E04E59" w:rsidRDefault="002E5A1E" w:rsidP="004B7CCD">
            <w:r>
              <w:rPr>
                <w:rFonts w:hAnsi="宋体" w:hint="eastAsia"/>
              </w:rPr>
              <w:t>是</w:t>
            </w:r>
          </w:p>
        </w:tc>
        <w:tc>
          <w:tcPr>
            <w:tcW w:w="4394" w:type="dxa"/>
          </w:tcPr>
          <w:p w:rsidR="00E04E59" w:rsidRDefault="00C35FCD" w:rsidP="004B7CCD">
            <w:r>
              <w:t>UIM</w:t>
            </w:r>
            <w:r>
              <w:rPr>
                <w:rFonts w:hint="eastAsia"/>
              </w:rPr>
              <w:t>卡</w:t>
            </w:r>
            <w:r>
              <w:t>芯片类型</w:t>
            </w:r>
            <w:r w:rsidR="00B463FA">
              <w:rPr>
                <w:rFonts w:hint="eastAsia"/>
              </w:rPr>
              <w:t>1: 3G</w:t>
            </w:r>
            <w:r w:rsidR="00B463FA">
              <w:rPr>
                <w:rFonts w:hint="eastAsia"/>
              </w:rPr>
              <w:t>卡</w:t>
            </w:r>
            <w:r w:rsidR="00B463FA">
              <w:rPr>
                <w:rFonts w:hint="eastAsia"/>
              </w:rPr>
              <w:t xml:space="preserve">   2:4G</w:t>
            </w:r>
            <w:r w:rsidR="00B463FA">
              <w:rPr>
                <w:rFonts w:hint="eastAsia"/>
              </w:rPr>
              <w:t>卡</w:t>
            </w:r>
          </w:p>
        </w:tc>
      </w:tr>
      <w:tr w:rsidR="008720A1" w:rsidRPr="00513F2D" w:rsidTr="004B7CCD">
        <w:tc>
          <w:tcPr>
            <w:tcW w:w="1843" w:type="dxa"/>
            <w:shd w:val="clear" w:color="auto" w:fill="F2F2F2"/>
          </w:tcPr>
          <w:p w:rsidR="008720A1" w:rsidRDefault="002E5A1E" w:rsidP="004B7CCD">
            <w:r w:rsidRPr="002E5A1E">
              <w:t>phoneModel</w:t>
            </w:r>
          </w:p>
        </w:tc>
        <w:tc>
          <w:tcPr>
            <w:tcW w:w="1559" w:type="dxa"/>
          </w:tcPr>
          <w:p w:rsidR="008720A1" w:rsidRDefault="002E5A1E" w:rsidP="004B7CCD">
            <w:r>
              <w:rPr>
                <w:rFonts w:hint="eastAsia"/>
              </w:rPr>
              <w:t>S</w:t>
            </w:r>
            <w:r>
              <w:t>tring</w:t>
            </w:r>
          </w:p>
        </w:tc>
        <w:tc>
          <w:tcPr>
            <w:tcW w:w="709" w:type="dxa"/>
          </w:tcPr>
          <w:p w:rsidR="008720A1" w:rsidRDefault="002E5A1E" w:rsidP="004B7CCD">
            <w:pPr>
              <w:rPr>
                <w:rFonts w:hAnsi="宋体"/>
              </w:rPr>
            </w:pPr>
            <w:r>
              <w:rPr>
                <w:rFonts w:hAnsi="宋体" w:hint="eastAsia"/>
              </w:rPr>
              <w:t>是</w:t>
            </w:r>
          </w:p>
        </w:tc>
        <w:tc>
          <w:tcPr>
            <w:tcW w:w="4394" w:type="dxa"/>
          </w:tcPr>
          <w:p w:rsidR="008720A1" w:rsidRDefault="002E5A1E" w:rsidP="004B7CCD">
            <w:r>
              <w:rPr>
                <w:rFonts w:hint="eastAsia"/>
              </w:rPr>
              <w:t>手机</w:t>
            </w:r>
            <w:r>
              <w:t>型号</w:t>
            </w:r>
          </w:p>
        </w:tc>
      </w:tr>
    </w:tbl>
    <w:p w:rsidR="009C60F2" w:rsidRPr="00513F2D" w:rsidRDefault="009C60F2" w:rsidP="009C60F2">
      <w:pPr>
        <w:keepNext/>
        <w:keepLines/>
        <w:spacing w:before="280" w:after="290" w:line="376" w:lineRule="auto"/>
        <w:outlineLvl w:val="4"/>
        <w:rPr>
          <w:b/>
          <w:bCs/>
          <w:sz w:val="28"/>
          <w:szCs w:val="28"/>
        </w:rPr>
      </w:pPr>
      <w:r w:rsidRPr="00513F2D">
        <w:rPr>
          <w:rFonts w:hint="eastAsia"/>
          <w:b/>
          <w:bCs/>
          <w:sz w:val="28"/>
          <w:szCs w:val="28"/>
        </w:rPr>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9C60F2" w:rsidRPr="00513F2D" w:rsidTr="004B7CCD">
        <w:trPr>
          <w:trHeight w:val="404"/>
        </w:trPr>
        <w:tc>
          <w:tcPr>
            <w:tcW w:w="2087" w:type="dxa"/>
            <w:shd w:val="clear" w:color="auto" w:fill="BFBFBF"/>
          </w:tcPr>
          <w:p w:rsidR="009C60F2" w:rsidRPr="00513F2D" w:rsidRDefault="009C60F2" w:rsidP="004B7CCD">
            <w:pPr>
              <w:rPr>
                <w:b/>
              </w:rPr>
            </w:pPr>
            <w:r w:rsidRPr="00513F2D">
              <w:rPr>
                <w:b/>
              </w:rPr>
              <w:t>Key</w:t>
            </w:r>
          </w:p>
        </w:tc>
        <w:tc>
          <w:tcPr>
            <w:tcW w:w="1765" w:type="dxa"/>
            <w:shd w:val="clear" w:color="auto" w:fill="BFBFBF"/>
          </w:tcPr>
          <w:p w:rsidR="009C60F2" w:rsidRPr="00513F2D" w:rsidRDefault="009C60F2" w:rsidP="004B7CCD">
            <w:pPr>
              <w:rPr>
                <w:b/>
              </w:rPr>
            </w:pPr>
            <w:r w:rsidRPr="00513F2D">
              <w:rPr>
                <w:b/>
              </w:rPr>
              <w:t>类型</w:t>
            </w:r>
          </w:p>
        </w:tc>
        <w:tc>
          <w:tcPr>
            <w:tcW w:w="4654" w:type="dxa"/>
            <w:shd w:val="clear" w:color="auto" w:fill="BFBFBF"/>
          </w:tcPr>
          <w:p w:rsidR="009C60F2" w:rsidRPr="00513F2D" w:rsidRDefault="009C60F2" w:rsidP="004B7CCD">
            <w:pPr>
              <w:rPr>
                <w:b/>
              </w:rPr>
            </w:pPr>
            <w:r w:rsidRPr="00513F2D">
              <w:rPr>
                <w:b/>
              </w:rPr>
              <w:t>注释</w:t>
            </w:r>
          </w:p>
        </w:tc>
      </w:tr>
      <w:tr w:rsidR="009C60F2" w:rsidRPr="00513F2D" w:rsidTr="004B7CCD">
        <w:trPr>
          <w:trHeight w:val="419"/>
        </w:trPr>
        <w:tc>
          <w:tcPr>
            <w:tcW w:w="2087" w:type="dxa"/>
            <w:shd w:val="clear" w:color="auto" w:fill="F2F2F2"/>
          </w:tcPr>
          <w:p w:rsidR="009C60F2" w:rsidRPr="00513F2D" w:rsidRDefault="009C60F2" w:rsidP="004B7CCD">
            <w:r w:rsidRPr="00513F2D">
              <w:t>resCode</w:t>
            </w:r>
          </w:p>
        </w:tc>
        <w:tc>
          <w:tcPr>
            <w:tcW w:w="1765" w:type="dxa"/>
          </w:tcPr>
          <w:p w:rsidR="009C60F2" w:rsidRPr="00513F2D" w:rsidRDefault="00192548" w:rsidP="004B7CCD">
            <w:r>
              <w:t>I</w:t>
            </w:r>
            <w:r>
              <w:rPr>
                <w:rFonts w:hint="eastAsia"/>
              </w:rPr>
              <w:t>nt</w:t>
            </w:r>
          </w:p>
        </w:tc>
        <w:tc>
          <w:tcPr>
            <w:tcW w:w="4654" w:type="dxa"/>
          </w:tcPr>
          <w:p w:rsidR="009C60F2" w:rsidRPr="00513F2D" w:rsidRDefault="00974B3B" w:rsidP="004B7CCD">
            <w:r>
              <w:t>结果码。</w:t>
            </w:r>
            <w:r w:rsidR="009C60F2" w:rsidRPr="00513F2D">
              <w:t>200</w:t>
            </w:r>
            <w:r w:rsidR="009C60F2" w:rsidRPr="00513F2D">
              <w:t>表示成功，</w:t>
            </w:r>
            <w:r>
              <w:rPr>
                <w:rFonts w:hint="eastAsia"/>
              </w:rPr>
              <w:t>1001</w:t>
            </w:r>
            <w:r>
              <w:rPr>
                <w:rFonts w:hint="eastAsia"/>
              </w:rPr>
              <w:t>参数</w:t>
            </w:r>
            <w:r>
              <w:t>异常</w:t>
            </w:r>
          </w:p>
        </w:tc>
      </w:tr>
      <w:tr w:rsidR="009C60F2" w:rsidRPr="00513F2D" w:rsidTr="004B7CCD">
        <w:trPr>
          <w:trHeight w:val="419"/>
        </w:trPr>
        <w:tc>
          <w:tcPr>
            <w:tcW w:w="2087" w:type="dxa"/>
            <w:shd w:val="clear" w:color="auto" w:fill="F2F2F2"/>
          </w:tcPr>
          <w:p w:rsidR="009C60F2" w:rsidRPr="00513F2D" w:rsidRDefault="009C60F2" w:rsidP="004B7CCD">
            <w:r w:rsidRPr="00513F2D">
              <w:t>resDesc</w:t>
            </w:r>
          </w:p>
        </w:tc>
        <w:tc>
          <w:tcPr>
            <w:tcW w:w="1765" w:type="dxa"/>
          </w:tcPr>
          <w:p w:rsidR="009C60F2" w:rsidRPr="00513F2D" w:rsidRDefault="009C60F2" w:rsidP="004B7CCD">
            <w:r w:rsidRPr="00513F2D">
              <w:t>String</w:t>
            </w:r>
          </w:p>
        </w:tc>
        <w:tc>
          <w:tcPr>
            <w:tcW w:w="4654" w:type="dxa"/>
          </w:tcPr>
          <w:p w:rsidR="009C60F2" w:rsidRPr="00513F2D" w:rsidRDefault="007B0AB7" w:rsidP="004B7CCD">
            <w:r>
              <w:rPr>
                <w:rFonts w:hint="eastAsia"/>
              </w:rPr>
              <w:t>错误</w:t>
            </w:r>
            <w:r w:rsidR="009C60F2" w:rsidRPr="00513F2D">
              <w:t>描述</w:t>
            </w:r>
          </w:p>
        </w:tc>
      </w:tr>
      <w:tr w:rsidR="00192548" w:rsidRPr="00513F2D" w:rsidTr="004B7CCD">
        <w:trPr>
          <w:trHeight w:val="419"/>
        </w:trPr>
        <w:tc>
          <w:tcPr>
            <w:tcW w:w="2087" w:type="dxa"/>
            <w:shd w:val="clear" w:color="auto" w:fill="F2F2F2"/>
          </w:tcPr>
          <w:p w:rsidR="00192548" w:rsidRPr="00513F2D" w:rsidRDefault="00192548" w:rsidP="004B7CCD">
            <w:r>
              <w:rPr>
                <w:rFonts w:hint="eastAsia"/>
              </w:rPr>
              <w:t>uimSupport</w:t>
            </w:r>
          </w:p>
        </w:tc>
        <w:tc>
          <w:tcPr>
            <w:tcW w:w="1765" w:type="dxa"/>
          </w:tcPr>
          <w:p w:rsidR="00192548" w:rsidRPr="00513F2D" w:rsidRDefault="00192548" w:rsidP="004B7CCD">
            <w:r>
              <w:t>I</w:t>
            </w:r>
            <w:r>
              <w:rPr>
                <w:rFonts w:hint="eastAsia"/>
              </w:rPr>
              <w:t>nt</w:t>
            </w:r>
          </w:p>
        </w:tc>
        <w:tc>
          <w:tcPr>
            <w:tcW w:w="4654" w:type="dxa"/>
          </w:tcPr>
          <w:p w:rsidR="00B94AA2" w:rsidRDefault="00BC2B70" w:rsidP="004B7CCD">
            <w:r>
              <w:t>UIM</w:t>
            </w:r>
            <w:r>
              <w:rPr>
                <w:rFonts w:hint="eastAsia"/>
              </w:rPr>
              <w:t>卡</w:t>
            </w:r>
            <w:r>
              <w:t>支持情况</w:t>
            </w:r>
          </w:p>
          <w:p w:rsidR="00192548" w:rsidRDefault="00192548" w:rsidP="004B7CCD">
            <w:r>
              <w:rPr>
                <w:rFonts w:hint="eastAsia"/>
              </w:rPr>
              <w:t>1</w:t>
            </w:r>
            <w:r>
              <w:rPr>
                <w:rFonts w:hint="eastAsia"/>
              </w:rPr>
              <w:t>：</w:t>
            </w:r>
            <w:r>
              <w:t>支持</w:t>
            </w:r>
            <w:r>
              <w:rPr>
                <w:rFonts w:hint="eastAsia"/>
              </w:rPr>
              <w:t xml:space="preserve">  0</w:t>
            </w:r>
            <w:r>
              <w:rPr>
                <w:rFonts w:hint="eastAsia"/>
              </w:rPr>
              <w:t>：</w:t>
            </w:r>
            <w:r>
              <w:t>不支持</w:t>
            </w:r>
            <w:r w:rsidR="00B94AA2">
              <w:rPr>
                <w:rFonts w:hint="eastAsia"/>
              </w:rPr>
              <w:t xml:space="preserve"> -1:</w:t>
            </w:r>
            <w:r w:rsidR="00B94AA2">
              <w:rPr>
                <w:rFonts w:hint="eastAsia"/>
              </w:rPr>
              <w:t>无配置</w:t>
            </w:r>
            <w:r w:rsidR="00B94AA2">
              <w:t>值</w:t>
            </w:r>
          </w:p>
        </w:tc>
      </w:tr>
      <w:tr w:rsidR="00932382" w:rsidRPr="00513F2D" w:rsidTr="004B7CCD">
        <w:trPr>
          <w:trHeight w:val="419"/>
        </w:trPr>
        <w:tc>
          <w:tcPr>
            <w:tcW w:w="2087" w:type="dxa"/>
            <w:shd w:val="clear" w:color="auto" w:fill="F2F2F2"/>
          </w:tcPr>
          <w:p w:rsidR="00932382" w:rsidRDefault="00E60A40" w:rsidP="004B7CCD">
            <w:r>
              <w:lastRenderedPageBreak/>
              <w:t>nwmSupport</w:t>
            </w:r>
          </w:p>
        </w:tc>
        <w:tc>
          <w:tcPr>
            <w:tcW w:w="1765" w:type="dxa"/>
          </w:tcPr>
          <w:p w:rsidR="00932382" w:rsidRDefault="002550B1" w:rsidP="004B7CCD">
            <w:r>
              <w:t>I</w:t>
            </w:r>
            <w:r>
              <w:rPr>
                <w:rFonts w:hint="eastAsia"/>
              </w:rPr>
              <w:t>nt</w:t>
            </w:r>
          </w:p>
        </w:tc>
        <w:tc>
          <w:tcPr>
            <w:tcW w:w="4654" w:type="dxa"/>
          </w:tcPr>
          <w:p w:rsidR="00D56AD8" w:rsidRDefault="004B3DA7" w:rsidP="004B7CCD">
            <w:r>
              <w:rPr>
                <w:rFonts w:hint="eastAsia"/>
              </w:rPr>
              <w:t>网络</w:t>
            </w:r>
            <w:r>
              <w:t>制式</w:t>
            </w:r>
            <w:r w:rsidR="009B5B34">
              <w:t>支持情况</w:t>
            </w:r>
          </w:p>
          <w:p w:rsidR="00932382" w:rsidRDefault="009B5B34" w:rsidP="004B7CCD">
            <w:r>
              <w:rPr>
                <w:rFonts w:hint="eastAsia"/>
              </w:rPr>
              <w:t>1</w:t>
            </w:r>
            <w:r>
              <w:rPr>
                <w:rFonts w:hint="eastAsia"/>
              </w:rPr>
              <w:t>：</w:t>
            </w:r>
            <w:r>
              <w:t>支持</w:t>
            </w:r>
            <w:r>
              <w:rPr>
                <w:rFonts w:hint="eastAsia"/>
              </w:rPr>
              <w:t xml:space="preserve">  0</w:t>
            </w:r>
            <w:r>
              <w:rPr>
                <w:rFonts w:hint="eastAsia"/>
              </w:rPr>
              <w:t>：</w:t>
            </w:r>
            <w:r>
              <w:t>不支持</w:t>
            </w:r>
            <w:r w:rsidR="00D56AD8">
              <w:rPr>
                <w:rFonts w:hint="eastAsia"/>
              </w:rPr>
              <w:t xml:space="preserve">  -1:</w:t>
            </w:r>
            <w:r w:rsidR="00D56AD8">
              <w:rPr>
                <w:rFonts w:hint="eastAsia"/>
              </w:rPr>
              <w:t>无配置</w:t>
            </w:r>
            <w:r w:rsidR="00D56AD8">
              <w:t>值</w:t>
            </w:r>
          </w:p>
        </w:tc>
      </w:tr>
      <w:tr w:rsidR="004B3DA7" w:rsidRPr="00513F2D" w:rsidTr="004B7CCD">
        <w:trPr>
          <w:trHeight w:val="419"/>
        </w:trPr>
        <w:tc>
          <w:tcPr>
            <w:tcW w:w="2087" w:type="dxa"/>
            <w:shd w:val="clear" w:color="auto" w:fill="F2F2F2"/>
          </w:tcPr>
          <w:p w:rsidR="004B3DA7" w:rsidRDefault="004B3DA7" w:rsidP="004B7CCD">
            <w:r>
              <w:t>frc</w:t>
            </w:r>
            <w:r>
              <w:rPr>
                <w:rFonts w:hint="eastAsia"/>
              </w:rPr>
              <w:t>Support</w:t>
            </w:r>
          </w:p>
        </w:tc>
        <w:tc>
          <w:tcPr>
            <w:tcW w:w="1765" w:type="dxa"/>
          </w:tcPr>
          <w:p w:rsidR="004B3DA7" w:rsidRDefault="007F1660" w:rsidP="004B7CCD">
            <w:r>
              <w:t>I</w:t>
            </w:r>
            <w:r>
              <w:rPr>
                <w:rFonts w:hint="eastAsia"/>
              </w:rPr>
              <w:t>nt</w:t>
            </w:r>
          </w:p>
        </w:tc>
        <w:tc>
          <w:tcPr>
            <w:tcW w:w="4654" w:type="dxa"/>
          </w:tcPr>
          <w:p w:rsidR="00BF35F4" w:rsidRDefault="00815CD1" w:rsidP="004B7CCD">
            <w:r>
              <w:rPr>
                <w:rFonts w:hint="eastAsia"/>
              </w:rPr>
              <w:t>网络</w:t>
            </w:r>
            <w:r w:rsidR="002F07C5">
              <w:rPr>
                <w:rFonts w:hint="eastAsia"/>
              </w:rPr>
              <w:t>频段</w:t>
            </w:r>
            <w:r>
              <w:t>支持情况</w:t>
            </w:r>
          </w:p>
          <w:p w:rsidR="004B3DA7" w:rsidRDefault="00815CD1" w:rsidP="004B7CCD">
            <w:r>
              <w:rPr>
                <w:rFonts w:hint="eastAsia"/>
              </w:rPr>
              <w:t>1</w:t>
            </w:r>
            <w:r>
              <w:rPr>
                <w:rFonts w:hint="eastAsia"/>
              </w:rPr>
              <w:t>：</w:t>
            </w:r>
            <w:r>
              <w:t>支持</w:t>
            </w:r>
            <w:r>
              <w:rPr>
                <w:rFonts w:hint="eastAsia"/>
              </w:rPr>
              <w:t xml:space="preserve">  0</w:t>
            </w:r>
            <w:r>
              <w:rPr>
                <w:rFonts w:hint="eastAsia"/>
              </w:rPr>
              <w:t>：</w:t>
            </w:r>
            <w:r>
              <w:t>不支持</w:t>
            </w:r>
            <w:r w:rsidR="00BF35F4">
              <w:rPr>
                <w:rFonts w:hint="eastAsia"/>
              </w:rPr>
              <w:t xml:space="preserve">  -1:</w:t>
            </w:r>
            <w:r w:rsidR="00BF35F4">
              <w:rPr>
                <w:rFonts w:hint="eastAsia"/>
              </w:rPr>
              <w:t>无配置</w:t>
            </w:r>
            <w:r w:rsidR="00BF35F4">
              <w:t>值</w:t>
            </w:r>
          </w:p>
        </w:tc>
      </w:tr>
      <w:tr w:rsidR="009C60F2" w:rsidRPr="00513F2D" w:rsidTr="004B7CCD">
        <w:trPr>
          <w:trHeight w:val="419"/>
        </w:trPr>
        <w:tc>
          <w:tcPr>
            <w:tcW w:w="2087" w:type="dxa"/>
            <w:shd w:val="clear" w:color="auto" w:fill="F2F2F2"/>
          </w:tcPr>
          <w:p w:rsidR="009C60F2" w:rsidRPr="00513F2D" w:rsidRDefault="00467259" w:rsidP="004B7CCD">
            <w:r w:rsidRPr="00467259">
              <w:t>detection</w:t>
            </w:r>
            <w:r>
              <w:t>Result</w:t>
            </w:r>
          </w:p>
        </w:tc>
        <w:tc>
          <w:tcPr>
            <w:tcW w:w="1765" w:type="dxa"/>
          </w:tcPr>
          <w:p w:rsidR="009C60F2" w:rsidRPr="00513F2D" w:rsidRDefault="008A7D85" w:rsidP="004B7CCD">
            <w:r>
              <w:rPr>
                <w:rFonts w:hint="eastAsia"/>
              </w:rPr>
              <w:t>String</w:t>
            </w:r>
          </w:p>
        </w:tc>
        <w:tc>
          <w:tcPr>
            <w:tcW w:w="4654" w:type="dxa"/>
          </w:tcPr>
          <w:p w:rsidR="009C60F2" w:rsidRPr="00513F2D" w:rsidRDefault="00940A06" w:rsidP="00CA4604">
            <w:pPr>
              <w:tabs>
                <w:tab w:val="left" w:pos="2667"/>
              </w:tabs>
            </w:pPr>
            <w:r>
              <w:rPr>
                <w:rFonts w:hint="eastAsia"/>
              </w:rPr>
              <w:t>漫游地</w:t>
            </w:r>
            <w:r>
              <w:t>适配</w:t>
            </w:r>
            <w:r w:rsidR="00CA4604">
              <w:t>检测结果</w:t>
            </w:r>
          </w:p>
        </w:tc>
      </w:tr>
    </w:tbl>
    <w:p w:rsidR="0025637B" w:rsidRPr="00E75FC3" w:rsidRDefault="00AC21D1" w:rsidP="0025637B">
      <w:pPr>
        <w:pStyle w:val="af2"/>
        <w:keepNext/>
        <w:keepLines/>
        <w:numPr>
          <w:ilvl w:val="1"/>
          <w:numId w:val="1"/>
        </w:numPr>
        <w:spacing w:before="260" w:after="260" w:line="416" w:lineRule="auto"/>
        <w:ind w:firstLineChars="0"/>
        <w:outlineLvl w:val="2"/>
        <w:rPr>
          <w:b/>
          <w:bCs/>
          <w:sz w:val="28"/>
          <w:szCs w:val="32"/>
        </w:rPr>
      </w:pPr>
      <w:r>
        <w:rPr>
          <w:rFonts w:hint="eastAsia"/>
          <w:b/>
          <w:bCs/>
          <w:sz w:val="28"/>
          <w:szCs w:val="32"/>
        </w:rPr>
        <w:t>国漫资费同步</w:t>
      </w:r>
    </w:p>
    <w:p w:rsidR="007C42B0" w:rsidRPr="00C415D6" w:rsidRDefault="00AC7BFC" w:rsidP="00D14101">
      <w:pPr>
        <w:widowControl/>
        <w:spacing w:line="240" w:lineRule="auto"/>
        <w:jc w:val="left"/>
        <w:rPr>
          <w:rFonts w:ascii="宋体" w:hAnsi="宋体" w:cs="宋体"/>
          <w:b/>
          <w:kern w:val="0"/>
        </w:rPr>
      </w:pPr>
      <w:r w:rsidRPr="00C415D6">
        <w:rPr>
          <w:rFonts w:ascii="宋体" w:hAnsi="宋体" w:cs="宋体" w:hint="eastAsia"/>
          <w:b/>
          <w:kern w:val="0"/>
        </w:rPr>
        <w:t>处理逻辑</w:t>
      </w:r>
      <w:r w:rsidRPr="00C415D6">
        <w:rPr>
          <w:rFonts w:ascii="宋体" w:hAnsi="宋体" w:cs="宋体"/>
          <w:b/>
          <w:kern w:val="0"/>
        </w:rPr>
        <w:t>：</w:t>
      </w:r>
    </w:p>
    <w:p w:rsidR="00AC7BFC" w:rsidRPr="00BC3A83" w:rsidRDefault="00BC3A83" w:rsidP="00BC3A83">
      <w:pPr>
        <w:pStyle w:val="af2"/>
        <w:widowControl/>
        <w:numPr>
          <w:ilvl w:val="0"/>
          <w:numId w:val="32"/>
        </w:numPr>
        <w:spacing w:line="240" w:lineRule="auto"/>
        <w:ind w:firstLineChars="0"/>
        <w:jc w:val="left"/>
        <w:rPr>
          <w:rFonts w:ascii="宋体" w:hAnsi="宋体" w:cs="宋体"/>
          <w:kern w:val="0"/>
        </w:rPr>
      </w:pPr>
      <w:r w:rsidRPr="00BC3A83">
        <w:rPr>
          <w:rFonts w:ascii="宋体" w:hAnsi="宋体" w:cs="宋体" w:hint="eastAsia"/>
          <w:kern w:val="0"/>
        </w:rPr>
        <w:t>数据入库</w:t>
      </w:r>
    </w:p>
    <w:p w:rsidR="00BC3A83" w:rsidRDefault="00C415D6" w:rsidP="00BC3A83">
      <w:pPr>
        <w:widowControl/>
        <w:spacing w:line="240" w:lineRule="auto"/>
        <w:jc w:val="left"/>
        <w:rPr>
          <w:rFonts w:ascii="宋体" w:hAnsi="宋体" w:cs="宋体"/>
          <w:kern w:val="0"/>
        </w:rPr>
      </w:pPr>
      <w:r>
        <w:rPr>
          <w:rFonts w:ascii="宋体" w:hAnsi="宋体" w:cs="宋体" w:hint="eastAsia"/>
          <w:kern w:val="0"/>
        </w:rPr>
        <w:t>根据国漫侧</w:t>
      </w:r>
      <w:r>
        <w:rPr>
          <w:rFonts w:ascii="宋体" w:hAnsi="宋体" w:cs="宋体"/>
          <w:kern w:val="0"/>
        </w:rPr>
        <w:t>主键</w:t>
      </w:r>
      <w:r>
        <w:rPr>
          <w:rFonts w:ascii="宋体" w:hAnsi="宋体" w:cs="宋体" w:hint="eastAsia"/>
          <w:kern w:val="0"/>
        </w:rPr>
        <w:t>ID是否存在</w:t>
      </w:r>
      <w:r>
        <w:rPr>
          <w:rFonts w:ascii="宋体" w:hAnsi="宋体" w:cs="宋体"/>
          <w:kern w:val="0"/>
        </w:rPr>
        <w:t>来判断是</w:t>
      </w:r>
      <w:r>
        <w:rPr>
          <w:rFonts w:ascii="宋体" w:hAnsi="宋体" w:cs="宋体" w:hint="eastAsia"/>
          <w:kern w:val="0"/>
        </w:rPr>
        <w:t>新增</w:t>
      </w:r>
      <w:r>
        <w:rPr>
          <w:rFonts w:ascii="宋体" w:hAnsi="宋体" w:cs="宋体"/>
          <w:kern w:val="0"/>
        </w:rPr>
        <w:t>还是更新。</w:t>
      </w:r>
    </w:p>
    <w:p w:rsidR="00C415D6" w:rsidRDefault="00E45B5D" w:rsidP="00BC3A83">
      <w:pPr>
        <w:widowControl/>
        <w:spacing w:line="240" w:lineRule="auto"/>
        <w:jc w:val="left"/>
        <w:rPr>
          <w:rFonts w:ascii="宋体" w:hAnsi="宋体" w:cs="宋体"/>
          <w:kern w:val="0"/>
        </w:rPr>
      </w:pPr>
      <w:r>
        <w:rPr>
          <w:rFonts w:ascii="宋体" w:hAnsi="宋体" w:cs="宋体" w:hint="eastAsia"/>
          <w:kern w:val="0"/>
        </w:rPr>
        <w:t>如果</w:t>
      </w:r>
      <w:r>
        <w:rPr>
          <w:rFonts w:ascii="宋体" w:hAnsi="宋体" w:cs="宋体"/>
          <w:kern w:val="0"/>
        </w:rPr>
        <w:t>漫游</w:t>
      </w:r>
      <w:r>
        <w:rPr>
          <w:rFonts w:ascii="宋体" w:hAnsi="宋体" w:cs="宋体" w:hint="eastAsia"/>
          <w:kern w:val="0"/>
        </w:rPr>
        <w:t>ID不存在</w:t>
      </w:r>
      <w:r>
        <w:rPr>
          <w:rFonts w:ascii="宋体" w:hAnsi="宋体" w:cs="宋体"/>
          <w:kern w:val="0"/>
        </w:rPr>
        <w:t>，则执行新增，否增执行更新</w:t>
      </w:r>
      <w:r>
        <w:rPr>
          <w:rFonts w:ascii="宋体" w:hAnsi="宋体" w:cs="宋体" w:hint="eastAsia"/>
          <w:kern w:val="0"/>
        </w:rPr>
        <w:t>。</w:t>
      </w:r>
    </w:p>
    <w:p w:rsidR="00E45B5D" w:rsidRPr="00C415D6" w:rsidRDefault="00A31B88" w:rsidP="00BC3A83">
      <w:pPr>
        <w:widowControl/>
        <w:spacing w:line="240" w:lineRule="auto"/>
        <w:jc w:val="left"/>
        <w:rPr>
          <w:rFonts w:ascii="宋体" w:hAnsi="宋体" w:cs="宋体"/>
          <w:kern w:val="0"/>
        </w:rPr>
      </w:pPr>
      <w:r w:rsidRPr="001B6606">
        <w:rPr>
          <w:rFonts w:ascii="宋体" w:hAnsi="宋体" w:cs="宋体" w:hint="eastAsia"/>
          <w:kern w:val="0"/>
          <w:highlight w:val="yellow"/>
        </w:rPr>
        <w:t>如果</w:t>
      </w:r>
      <w:r w:rsidRPr="001B6606">
        <w:rPr>
          <w:rFonts w:ascii="宋体" w:hAnsi="宋体" w:cs="宋体"/>
          <w:kern w:val="0"/>
          <w:highlight w:val="yellow"/>
        </w:rPr>
        <w:t>为删除模式，则</w:t>
      </w:r>
      <w:r w:rsidRPr="001B6606">
        <w:rPr>
          <w:rFonts w:ascii="宋体" w:hAnsi="宋体" w:cs="宋体" w:hint="eastAsia"/>
          <w:kern w:val="0"/>
          <w:highlight w:val="yellow"/>
        </w:rPr>
        <w:t>根据</w:t>
      </w:r>
      <w:r w:rsidRPr="001B6606">
        <w:rPr>
          <w:rFonts w:ascii="宋体" w:hAnsi="宋体" w:cs="宋体"/>
          <w:kern w:val="0"/>
          <w:highlight w:val="yellow"/>
        </w:rPr>
        <w:t>漫游</w:t>
      </w:r>
      <w:r w:rsidRPr="001B6606">
        <w:rPr>
          <w:rFonts w:ascii="宋体" w:hAnsi="宋体" w:cs="宋体" w:hint="eastAsia"/>
          <w:kern w:val="0"/>
          <w:highlight w:val="yellow"/>
        </w:rPr>
        <w:t>ID执行</w:t>
      </w:r>
      <w:r w:rsidR="00511D23">
        <w:rPr>
          <w:rFonts w:ascii="宋体" w:hAnsi="宋体" w:cs="宋体"/>
          <w:kern w:val="0"/>
          <w:highlight w:val="yellow"/>
        </w:rPr>
        <w:t>删除操作</w:t>
      </w:r>
      <w:r w:rsidR="00431889">
        <w:rPr>
          <w:rFonts w:ascii="宋体" w:hAnsi="宋体" w:cs="宋体" w:hint="eastAsia"/>
          <w:kern w:val="0"/>
        </w:rPr>
        <w:t>。</w:t>
      </w:r>
    </w:p>
    <w:p w:rsidR="001F0042" w:rsidRPr="001F0042" w:rsidRDefault="001F0042" w:rsidP="001F0042">
      <w:pPr>
        <w:pStyle w:val="af2"/>
        <w:widowControl/>
        <w:numPr>
          <w:ilvl w:val="0"/>
          <w:numId w:val="32"/>
        </w:numPr>
        <w:spacing w:line="240" w:lineRule="auto"/>
        <w:ind w:firstLineChars="0"/>
        <w:jc w:val="left"/>
        <w:rPr>
          <w:rFonts w:ascii="宋体" w:hAnsi="宋体" w:cs="宋体"/>
          <w:kern w:val="0"/>
        </w:rPr>
      </w:pPr>
      <w:r w:rsidRPr="001F0042">
        <w:rPr>
          <w:rFonts w:ascii="宋体" w:hAnsi="宋体" w:cs="宋体"/>
          <w:kern w:val="0"/>
        </w:rPr>
        <w:t>数据集成处理</w:t>
      </w:r>
    </w:p>
    <w:p w:rsidR="001F0042" w:rsidRDefault="0077493D" w:rsidP="001F0042">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newNetWork</w:t>
      </w:r>
      <w:r>
        <w:rPr>
          <w:rFonts w:asciiTheme="minorEastAsia" w:eastAsiaTheme="minorEastAsia" w:hAnsiTheme="minorEastAsia" w:cs="宋体" w:hint="eastAsia"/>
          <w:kern w:val="0"/>
          <w:szCs w:val="18"/>
        </w:rPr>
        <w:t>字段</w:t>
      </w:r>
      <w:r>
        <w:rPr>
          <w:rFonts w:asciiTheme="minorEastAsia" w:eastAsiaTheme="minorEastAsia" w:hAnsiTheme="minorEastAsia" w:cs="宋体"/>
          <w:kern w:val="0"/>
          <w:szCs w:val="18"/>
        </w:rPr>
        <w:t>的值</w:t>
      </w:r>
      <w:r>
        <w:rPr>
          <w:rFonts w:asciiTheme="minorEastAsia" w:eastAsiaTheme="minorEastAsia" w:hAnsiTheme="minorEastAsia" w:cs="宋体" w:hint="eastAsia"/>
          <w:kern w:val="0"/>
          <w:szCs w:val="18"/>
        </w:rPr>
        <w:t>除了</w:t>
      </w:r>
      <w:r w:rsidR="00182A1D">
        <w:rPr>
          <w:rFonts w:asciiTheme="minorEastAsia" w:eastAsiaTheme="minorEastAsia" w:hAnsiTheme="minorEastAsia" w:cs="宋体" w:hint="eastAsia"/>
          <w:kern w:val="0"/>
          <w:szCs w:val="18"/>
        </w:rPr>
        <w:t>入参之外</w:t>
      </w:r>
      <w:r w:rsidR="00BC5A99">
        <w:rPr>
          <w:rFonts w:asciiTheme="minorEastAsia" w:eastAsiaTheme="minorEastAsia" w:hAnsiTheme="minorEastAsia" w:cs="宋体" w:hint="eastAsia"/>
          <w:kern w:val="0"/>
          <w:szCs w:val="18"/>
        </w:rPr>
        <w:t>，</w:t>
      </w:r>
      <w:r w:rsidR="00BC5A99">
        <w:rPr>
          <w:rFonts w:asciiTheme="minorEastAsia" w:eastAsiaTheme="minorEastAsia" w:hAnsiTheme="minorEastAsia" w:cs="宋体"/>
          <w:kern w:val="0"/>
          <w:szCs w:val="18"/>
        </w:rPr>
        <w:t>需要将</w:t>
      </w:r>
      <w:r w:rsidR="00BC5A99">
        <w:rPr>
          <w:rFonts w:asciiTheme="minorEastAsia" w:eastAsiaTheme="minorEastAsia" w:hAnsiTheme="minorEastAsia" w:cs="宋体" w:hint="eastAsia"/>
          <w:kern w:val="0"/>
          <w:szCs w:val="18"/>
        </w:rPr>
        <w:t>国家表</w:t>
      </w:r>
      <w:r w:rsidR="00BC5A99">
        <w:rPr>
          <w:rFonts w:asciiTheme="minorEastAsia" w:eastAsiaTheme="minorEastAsia" w:hAnsiTheme="minorEastAsia" w:cs="宋体"/>
          <w:kern w:val="0"/>
          <w:szCs w:val="18"/>
        </w:rPr>
        <w:t>对应的</w:t>
      </w:r>
      <w:r w:rsidR="00BC5A99" w:rsidRPr="00BC5A99">
        <w:rPr>
          <w:rFonts w:asciiTheme="minorEastAsia" w:eastAsiaTheme="minorEastAsia" w:hAnsiTheme="minorEastAsia" w:cs="宋体"/>
          <w:kern w:val="0"/>
          <w:szCs w:val="18"/>
        </w:rPr>
        <w:t>newNetworkModelDef</w:t>
      </w:r>
      <w:r w:rsidR="00BC5A99">
        <w:rPr>
          <w:rFonts w:asciiTheme="minorEastAsia" w:eastAsiaTheme="minorEastAsia" w:hAnsiTheme="minorEastAsia" w:cs="宋体" w:hint="eastAsia"/>
          <w:kern w:val="0"/>
          <w:szCs w:val="18"/>
        </w:rPr>
        <w:t>字段</w:t>
      </w:r>
      <w:r w:rsidR="00BC5A99">
        <w:rPr>
          <w:rFonts w:asciiTheme="minorEastAsia" w:eastAsiaTheme="minorEastAsia" w:hAnsiTheme="minorEastAsia" w:cs="宋体"/>
          <w:kern w:val="0"/>
          <w:szCs w:val="18"/>
        </w:rPr>
        <w:t>的</w:t>
      </w:r>
      <w:r w:rsidR="00E77789">
        <w:rPr>
          <w:rFonts w:asciiTheme="minorEastAsia" w:eastAsiaTheme="minorEastAsia" w:hAnsiTheme="minorEastAsia" w:cs="宋体" w:hint="eastAsia"/>
          <w:kern w:val="0"/>
          <w:szCs w:val="18"/>
        </w:rPr>
        <w:t>值</w:t>
      </w:r>
      <w:r w:rsidR="00BC5A99">
        <w:rPr>
          <w:rFonts w:asciiTheme="minorEastAsia" w:eastAsiaTheme="minorEastAsia" w:hAnsiTheme="minorEastAsia" w:cs="宋体"/>
          <w:kern w:val="0"/>
          <w:szCs w:val="18"/>
        </w:rPr>
        <w:t>更新为new</w:t>
      </w:r>
      <w:r w:rsidR="00E277E4">
        <w:rPr>
          <w:rFonts w:asciiTheme="minorEastAsia" w:eastAsiaTheme="minorEastAsia" w:hAnsiTheme="minorEastAsia" w:cs="宋体"/>
          <w:kern w:val="0"/>
          <w:szCs w:val="18"/>
        </w:rPr>
        <w:t>NetWork</w:t>
      </w:r>
      <w:r w:rsidR="00E77789">
        <w:rPr>
          <w:rFonts w:asciiTheme="minorEastAsia" w:eastAsiaTheme="minorEastAsia" w:hAnsiTheme="minorEastAsia" w:cs="宋体" w:hint="eastAsia"/>
          <w:kern w:val="0"/>
          <w:szCs w:val="18"/>
        </w:rPr>
        <w:t>的</w:t>
      </w:r>
      <w:r w:rsidR="00E77789">
        <w:rPr>
          <w:rFonts w:asciiTheme="minorEastAsia" w:eastAsiaTheme="minorEastAsia" w:hAnsiTheme="minorEastAsia" w:cs="宋体"/>
          <w:kern w:val="0"/>
          <w:szCs w:val="18"/>
        </w:rPr>
        <w:t>值</w:t>
      </w:r>
      <w:r w:rsidR="00E277E4">
        <w:rPr>
          <w:rFonts w:asciiTheme="minorEastAsia" w:eastAsiaTheme="minorEastAsia" w:hAnsiTheme="minorEastAsia" w:cs="宋体" w:hint="eastAsia"/>
          <w:kern w:val="0"/>
          <w:szCs w:val="18"/>
        </w:rPr>
        <w:t>。</w:t>
      </w:r>
      <w:r w:rsidR="00431889">
        <w:rPr>
          <w:rFonts w:asciiTheme="minorEastAsia" w:eastAsiaTheme="minorEastAsia" w:hAnsiTheme="minorEastAsia" w:cs="宋体" w:hint="eastAsia"/>
          <w:kern w:val="0"/>
          <w:szCs w:val="18"/>
        </w:rPr>
        <w:t>其中</w:t>
      </w:r>
      <w:r w:rsidR="00431889">
        <w:rPr>
          <w:rFonts w:asciiTheme="minorEastAsia" w:eastAsiaTheme="minorEastAsia" w:hAnsiTheme="minorEastAsia" w:cs="宋体"/>
          <w:kern w:val="0"/>
          <w:szCs w:val="18"/>
        </w:rPr>
        <w:t>国家</w:t>
      </w:r>
      <w:r w:rsidR="00431889">
        <w:rPr>
          <w:rFonts w:asciiTheme="minorEastAsia" w:eastAsiaTheme="minorEastAsia" w:hAnsiTheme="minorEastAsia" w:cs="宋体" w:hint="eastAsia"/>
          <w:kern w:val="0"/>
          <w:szCs w:val="18"/>
        </w:rPr>
        <w:t>表</w:t>
      </w:r>
      <w:r w:rsidR="00431889">
        <w:rPr>
          <w:rFonts w:asciiTheme="minorEastAsia" w:eastAsiaTheme="minorEastAsia" w:hAnsiTheme="minorEastAsia" w:cs="宋体"/>
          <w:kern w:val="0"/>
          <w:szCs w:val="18"/>
        </w:rPr>
        <w:t>中的网络</w:t>
      </w:r>
      <w:r w:rsidR="00431889">
        <w:rPr>
          <w:rFonts w:asciiTheme="minorEastAsia" w:eastAsiaTheme="minorEastAsia" w:hAnsiTheme="minorEastAsia" w:cs="宋体" w:hint="eastAsia"/>
          <w:kern w:val="0"/>
          <w:szCs w:val="18"/>
        </w:rPr>
        <w:t>制式</w:t>
      </w:r>
      <w:r w:rsidR="00431889">
        <w:rPr>
          <w:rFonts w:asciiTheme="minorEastAsia" w:eastAsiaTheme="minorEastAsia" w:hAnsiTheme="minorEastAsia" w:cs="宋体"/>
          <w:kern w:val="0"/>
          <w:szCs w:val="18"/>
        </w:rPr>
        <w:t>全部修改为</w:t>
      </w:r>
      <w:r w:rsidR="00431889">
        <w:rPr>
          <w:rFonts w:asciiTheme="minorEastAsia" w:eastAsiaTheme="minorEastAsia" w:hAnsiTheme="minorEastAsia" w:cs="宋体" w:hint="eastAsia"/>
          <w:kern w:val="0"/>
          <w:szCs w:val="18"/>
        </w:rPr>
        <w:t>G，</w:t>
      </w:r>
      <w:r w:rsidR="00431889">
        <w:rPr>
          <w:rFonts w:asciiTheme="minorEastAsia" w:eastAsiaTheme="minorEastAsia" w:hAnsiTheme="minorEastAsia" w:cs="宋体"/>
          <w:kern w:val="0"/>
          <w:szCs w:val="18"/>
        </w:rPr>
        <w:t>资费表中的</w:t>
      </w:r>
      <w:r w:rsidR="00431889">
        <w:rPr>
          <w:rFonts w:asciiTheme="minorEastAsia" w:eastAsiaTheme="minorEastAsia" w:hAnsiTheme="minorEastAsia" w:cs="宋体" w:hint="eastAsia"/>
          <w:kern w:val="0"/>
          <w:szCs w:val="18"/>
        </w:rPr>
        <w:t>net</w:t>
      </w:r>
      <w:r w:rsidR="00431889">
        <w:rPr>
          <w:rFonts w:asciiTheme="minorEastAsia" w:eastAsiaTheme="minorEastAsia" w:hAnsiTheme="minorEastAsia" w:cs="宋体"/>
          <w:kern w:val="0"/>
          <w:szCs w:val="18"/>
        </w:rPr>
        <w:t>work</w:t>
      </w:r>
      <w:r w:rsidR="00431889">
        <w:rPr>
          <w:rFonts w:asciiTheme="minorEastAsia" w:eastAsiaTheme="minorEastAsia" w:hAnsiTheme="minorEastAsia" w:cs="宋体" w:hint="eastAsia"/>
          <w:kern w:val="0"/>
          <w:szCs w:val="18"/>
        </w:rPr>
        <w:t>字段</w:t>
      </w:r>
      <w:r w:rsidR="00431889">
        <w:rPr>
          <w:rFonts w:asciiTheme="minorEastAsia" w:eastAsiaTheme="minorEastAsia" w:hAnsiTheme="minorEastAsia" w:cs="宋体"/>
          <w:kern w:val="0"/>
          <w:szCs w:val="18"/>
        </w:rPr>
        <w:t>网络</w:t>
      </w:r>
      <w:r w:rsidR="00431889">
        <w:rPr>
          <w:rFonts w:asciiTheme="minorEastAsia" w:eastAsiaTheme="minorEastAsia" w:hAnsiTheme="minorEastAsia" w:cs="宋体" w:hint="eastAsia"/>
          <w:kern w:val="0"/>
          <w:szCs w:val="18"/>
        </w:rPr>
        <w:t>制式</w:t>
      </w:r>
      <w:r w:rsidR="00431889">
        <w:rPr>
          <w:rFonts w:asciiTheme="minorEastAsia" w:eastAsiaTheme="minorEastAsia" w:hAnsiTheme="minorEastAsia" w:cs="宋体"/>
          <w:kern w:val="0"/>
          <w:szCs w:val="18"/>
        </w:rPr>
        <w:t>全部为</w:t>
      </w:r>
      <w:r w:rsidR="008C13A3">
        <w:rPr>
          <w:rFonts w:asciiTheme="minorEastAsia" w:eastAsiaTheme="minorEastAsia" w:hAnsiTheme="minorEastAsia" w:cs="宋体" w:hint="eastAsia"/>
          <w:kern w:val="0"/>
          <w:szCs w:val="18"/>
        </w:rPr>
        <w:t>GSM。</w:t>
      </w:r>
    </w:p>
    <w:p w:rsidR="0077493D" w:rsidRPr="001F0042" w:rsidRDefault="0077493D" w:rsidP="001F0042">
      <w:pPr>
        <w:widowControl/>
        <w:spacing w:line="240" w:lineRule="auto"/>
        <w:jc w:val="left"/>
        <w:rPr>
          <w:rFonts w:ascii="宋体" w:hAnsi="宋体" w:cs="宋体"/>
          <w:kern w:val="0"/>
        </w:rPr>
      </w:pPr>
    </w:p>
    <w:p w:rsidR="00AC7BFC" w:rsidRPr="00C415D6" w:rsidRDefault="00380B24" w:rsidP="00D14101">
      <w:pPr>
        <w:widowControl/>
        <w:spacing w:line="240" w:lineRule="auto"/>
        <w:jc w:val="left"/>
        <w:rPr>
          <w:rFonts w:ascii="宋体" w:hAnsi="宋体" w:cs="宋体"/>
          <w:b/>
          <w:kern w:val="0"/>
        </w:rPr>
      </w:pPr>
      <w:r w:rsidRPr="00C415D6">
        <w:rPr>
          <w:rFonts w:ascii="宋体" w:hAnsi="宋体" w:cs="宋体" w:hint="eastAsia"/>
          <w:b/>
          <w:kern w:val="0"/>
        </w:rPr>
        <w:t>请求地址</w:t>
      </w:r>
      <w:r w:rsidRPr="00C415D6">
        <w:rPr>
          <w:rFonts w:ascii="宋体" w:hAnsi="宋体" w:cs="宋体"/>
          <w:b/>
          <w:kern w:val="0"/>
        </w:rPr>
        <w:t>：</w:t>
      </w:r>
    </w:p>
    <w:p w:rsidR="00380B24" w:rsidRDefault="00E347DC" w:rsidP="00D14101">
      <w:pPr>
        <w:widowControl/>
        <w:spacing w:line="240" w:lineRule="auto"/>
        <w:jc w:val="left"/>
        <w:rPr>
          <w:rFonts w:ascii="宋体" w:hAnsi="宋体" w:cs="宋体"/>
          <w:kern w:val="0"/>
        </w:rPr>
      </w:pPr>
      <w:r w:rsidRPr="00E347DC">
        <w:rPr>
          <w:rFonts w:ascii="宋体" w:hAnsi="宋体" w:cs="宋体"/>
          <w:kern w:val="0"/>
        </w:rPr>
        <w:t>/manyou/sync_</w:t>
      </w:r>
      <w:r>
        <w:rPr>
          <w:rFonts w:ascii="宋体" w:hAnsi="宋体" w:cs="宋体"/>
          <w:kern w:val="0"/>
        </w:rPr>
        <w:t>pt</w:t>
      </w:r>
      <w:r w:rsidRPr="00E347DC">
        <w:rPr>
          <w:rFonts w:ascii="宋体" w:hAnsi="宋体" w:cs="宋体"/>
          <w:kern w:val="0"/>
        </w:rPr>
        <w:t>roaming_data.jspx</w:t>
      </w:r>
    </w:p>
    <w:p w:rsidR="00AE0965" w:rsidRDefault="00F02771" w:rsidP="00D14101">
      <w:pPr>
        <w:widowControl/>
        <w:spacing w:line="240" w:lineRule="auto"/>
        <w:jc w:val="left"/>
        <w:rPr>
          <w:rFonts w:ascii="宋体" w:hAnsi="宋体" w:cs="宋体"/>
          <w:kern w:val="0"/>
        </w:rPr>
      </w:pPr>
      <w:r>
        <w:rPr>
          <w:rFonts w:ascii="宋体" w:hAnsi="宋体" w:cs="宋体" w:hint="eastAsia"/>
          <w:kern w:val="0"/>
        </w:rPr>
        <w:t>请求</w:t>
      </w:r>
      <w:r>
        <w:rPr>
          <w:rFonts w:ascii="宋体" w:hAnsi="宋体" w:cs="宋体"/>
          <w:kern w:val="0"/>
        </w:rPr>
        <w:t>方式</w:t>
      </w:r>
      <w:r>
        <w:rPr>
          <w:rFonts w:ascii="宋体" w:hAnsi="宋体" w:cs="宋体" w:hint="eastAsia"/>
          <w:kern w:val="0"/>
        </w:rPr>
        <w:t>：POST</w:t>
      </w:r>
    </w:p>
    <w:p w:rsidR="00F02771" w:rsidRDefault="00F02771" w:rsidP="00D14101">
      <w:pPr>
        <w:widowControl/>
        <w:spacing w:line="240" w:lineRule="auto"/>
        <w:jc w:val="left"/>
        <w:rPr>
          <w:rFonts w:ascii="宋体" w:hAnsi="宋体" w:cs="宋体"/>
          <w:kern w:val="0"/>
        </w:rPr>
      </w:pPr>
      <w:r>
        <w:rPr>
          <w:rFonts w:ascii="宋体" w:hAnsi="宋体" w:cs="宋体" w:hint="eastAsia"/>
          <w:kern w:val="0"/>
        </w:rPr>
        <w:t>加密协议</w:t>
      </w:r>
      <w:r>
        <w:rPr>
          <w:rFonts w:ascii="宋体" w:hAnsi="宋体" w:cs="宋体"/>
          <w:kern w:val="0"/>
        </w:rPr>
        <w:t>：</w:t>
      </w:r>
      <w:r>
        <w:rPr>
          <w:rFonts w:ascii="宋体" w:hAnsi="宋体" w:cs="宋体" w:hint="eastAsia"/>
          <w:kern w:val="0"/>
        </w:rPr>
        <w:t>3DES</w:t>
      </w:r>
    </w:p>
    <w:p w:rsidR="00AC7BFC" w:rsidRPr="00C415D6" w:rsidRDefault="00AC7BFC" w:rsidP="00D14101">
      <w:pPr>
        <w:widowControl/>
        <w:spacing w:line="240" w:lineRule="auto"/>
        <w:jc w:val="left"/>
        <w:rPr>
          <w:rFonts w:ascii="宋体" w:hAnsi="宋体" w:cs="宋体"/>
          <w:b/>
          <w:kern w:val="0"/>
        </w:rPr>
      </w:pPr>
      <w:r w:rsidRPr="00C415D6">
        <w:rPr>
          <w:rFonts w:ascii="宋体" w:hAnsi="宋体" w:cs="宋体" w:hint="eastAsia"/>
          <w:b/>
          <w:kern w:val="0"/>
        </w:rPr>
        <w:t>请求</w:t>
      </w:r>
      <w:r w:rsidRPr="00C415D6">
        <w:rPr>
          <w:rFonts w:ascii="宋体" w:hAnsi="宋体" w:cs="宋体"/>
          <w:b/>
          <w:kern w:val="0"/>
        </w:rPr>
        <w:t>参数：</w:t>
      </w:r>
    </w:p>
    <w:tbl>
      <w:tblPr>
        <w:tblW w:w="8100" w:type="dxa"/>
        <w:tblInd w:w="113" w:type="dxa"/>
        <w:tblLook w:val="04A0" w:firstRow="1" w:lastRow="0" w:firstColumn="1" w:lastColumn="0" w:noHBand="0" w:noVBand="1"/>
      </w:tblPr>
      <w:tblGrid>
        <w:gridCol w:w="2740"/>
        <w:gridCol w:w="2680"/>
        <w:gridCol w:w="2680"/>
      </w:tblGrid>
      <w:tr w:rsidR="00AC7BFC" w:rsidRPr="00AC7BFC" w:rsidTr="00AC7BFC">
        <w:trPr>
          <w:trHeight w:val="27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7BFC" w:rsidRPr="00AC7BFC" w:rsidRDefault="0022105E" w:rsidP="00AC7BFC">
            <w:pPr>
              <w:widowControl/>
              <w:spacing w:line="240" w:lineRule="auto"/>
              <w:rPr>
                <w:rFonts w:ascii="Simsun" w:hAnsi="Simsun" w:cs="宋体" w:hint="eastAsia"/>
                <w:b/>
                <w:bCs/>
                <w:color w:val="FFFFFF"/>
                <w:kern w:val="0"/>
                <w:sz w:val="22"/>
                <w:szCs w:val="22"/>
              </w:rPr>
            </w:pPr>
            <w:r>
              <w:rPr>
                <w:rFonts w:ascii="Simsun" w:hAnsi="Simsun" w:cs="宋体" w:hint="eastAsia"/>
                <w:b/>
                <w:bCs/>
                <w:kern w:val="0"/>
                <w:sz w:val="22"/>
                <w:szCs w:val="22"/>
              </w:rPr>
              <w:t>字段</w:t>
            </w:r>
            <w:r w:rsidR="00AC7BFC" w:rsidRPr="00AC7BFC">
              <w:rPr>
                <w:rFonts w:ascii="Simsun" w:hAnsi="Simsun" w:cs="宋体" w:hint="eastAsia"/>
                <w:b/>
                <w:bCs/>
                <w:kern w:val="0"/>
                <w:sz w:val="22"/>
                <w:szCs w:val="22"/>
              </w:rPr>
              <w:t>名称</w:t>
            </w:r>
          </w:p>
        </w:tc>
        <w:tc>
          <w:tcPr>
            <w:tcW w:w="2680" w:type="dxa"/>
            <w:tcBorders>
              <w:top w:val="single" w:sz="4" w:space="0" w:color="auto"/>
              <w:left w:val="nil"/>
              <w:bottom w:val="single" w:sz="4" w:space="0" w:color="auto"/>
              <w:right w:val="single" w:sz="4" w:space="0" w:color="auto"/>
            </w:tcBorders>
            <w:shd w:val="clear" w:color="auto" w:fill="auto"/>
            <w:vAlign w:val="center"/>
            <w:hideMark/>
          </w:tcPr>
          <w:p w:rsidR="00AC7BFC" w:rsidRPr="00AC7BFC" w:rsidRDefault="0022105E" w:rsidP="007037AB">
            <w:pPr>
              <w:widowControl/>
              <w:spacing w:line="240" w:lineRule="auto"/>
              <w:rPr>
                <w:rFonts w:ascii="Simsun" w:hAnsi="Simsun" w:cs="宋体" w:hint="eastAsia"/>
                <w:b/>
                <w:bCs/>
                <w:kern w:val="0"/>
                <w:sz w:val="22"/>
                <w:szCs w:val="22"/>
              </w:rPr>
            </w:pPr>
            <w:r>
              <w:rPr>
                <w:rFonts w:ascii="Simsun" w:hAnsi="Simsun" w:cs="宋体" w:hint="eastAsia"/>
                <w:b/>
                <w:bCs/>
                <w:kern w:val="0"/>
                <w:sz w:val="22"/>
                <w:szCs w:val="22"/>
              </w:rPr>
              <w:t>字段</w:t>
            </w:r>
            <w:r w:rsidR="007037AB">
              <w:rPr>
                <w:rFonts w:ascii="Simsun" w:hAnsi="Simsun" w:cs="宋体" w:hint="eastAsia"/>
                <w:b/>
                <w:bCs/>
                <w:kern w:val="0"/>
                <w:sz w:val="22"/>
                <w:szCs w:val="22"/>
              </w:rPr>
              <w:t>类型</w:t>
            </w:r>
          </w:p>
        </w:tc>
        <w:tc>
          <w:tcPr>
            <w:tcW w:w="2680" w:type="dxa"/>
            <w:tcBorders>
              <w:top w:val="single" w:sz="4" w:space="0" w:color="auto"/>
              <w:left w:val="nil"/>
              <w:bottom w:val="single" w:sz="4" w:space="0" w:color="auto"/>
              <w:right w:val="single" w:sz="4" w:space="0" w:color="auto"/>
            </w:tcBorders>
            <w:shd w:val="clear" w:color="auto" w:fill="auto"/>
            <w:vAlign w:val="center"/>
            <w:hideMark/>
          </w:tcPr>
          <w:p w:rsidR="00AC7BFC" w:rsidRPr="00AC7BFC" w:rsidRDefault="007037AB" w:rsidP="007037AB">
            <w:pPr>
              <w:widowControl/>
              <w:spacing w:line="240" w:lineRule="auto"/>
              <w:rPr>
                <w:rFonts w:ascii="Simsun" w:hAnsi="Simsun" w:cs="宋体" w:hint="eastAsia"/>
                <w:b/>
                <w:bCs/>
                <w:kern w:val="0"/>
                <w:sz w:val="22"/>
                <w:szCs w:val="22"/>
              </w:rPr>
            </w:pPr>
            <w:r>
              <w:rPr>
                <w:rFonts w:ascii="Simsun" w:hAnsi="Simsun" w:cs="宋体" w:hint="eastAsia"/>
                <w:b/>
                <w:bCs/>
                <w:kern w:val="0"/>
                <w:sz w:val="22"/>
                <w:szCs w:val="22"/>
              </w:rPr>
              <w:t>备注</w:t>
            </w:r>
          </w:p>
        </w:tc>
      </w:tr>
      <w:tr w:rsidR="00AC7BFC" w:rsidRPr="00AC7BFC" w:rsidTr="00AC3318">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AC7BFC" w:rsidRPr="00AC7BFC" w:rsidRDefault="00AC6127" w:rsidP="00AC7BFC">
            <w:pPr>
              <w:widowControl/>
              <w:spacing w:line="240" w:lineRule="auto"/>
              <w:jc w:val="left"/>
              <w:rPr>
                <w:rFonts w:asciiTheme="minorEastAsia" w:eastAsiaTheme="minorEastAsia" w:hAnsiTheme="minorEastAsia" w:cs="宋体"/>
                <w:kern w:val="0"/>
                <w:szCs w:val="18"/>
              </w:rPr>
            </w:pPr>
            <w:r w:rsidRPr="00AC6127">
              <w:rPr>
                <w:rFonts w:asciiTheme="minorEastAsia" w:eastAsiaTheme="minorEastAsia" w:hAnsiTheme="minorEastAsia" w:cs="宋体"/>
                <w:kern w:val="0"/>
                <w:szCs w:val="18"/>
              </w:rPr>
              <w:t>syncType</w:t>
            </w:r>
          </w:p>
        </w:tc>
        <w:tc>
          <w:tcPr>
            <w:tcW w:w="2680" w:type="dxa"/>
            <w:tcBorders>
              <w:top w:val="nil"/>
              <w:left w:val="nil"/>
              <w:bottom w:val="single" w:sz="4" w:space="0" w:color="auto"/>
              <w:right w:val="single" w:sz="4" w:space="0" w:color="auto"/>
            </w:tcBorders>
            <w:shd w:val="clear" w:color="auto" w:fill="auto"/>
            <w:vAlign w:val="center"/>
          </w:tcPr>
          <w:p w:rsidR="00AC7BFC" w:rsidRPr="00AC7BFC" w:rsidRDefault="00AC6127" w:rsidP="00AC7BFC">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kern w:val="0"/>
                <w:szCs w:val="18"/>
              </w:rPr>
              <w:t>N</w:t>
            </w:r>
            <w:r>
              <w:rPr>
                <w:rFonts w:asciiTheme="minorEastAsia" w:eastAsiaTheme="minorEastAsia" w:hAnsiTheme="minorEastAsia" w:cs="宋体" w:hint="eastAsia"/>
                <w:kern w:val="0"/>
                <w:szCs w:val="18"/>
              </w:rPr>
              <w:t>umber</w:t>
            </w:r>
          </w:p>
        </w:tc>
        <w:tc>
          <w:tcPr>
            <w:tcW w:w="2680" w:type="dxa"/>
            <w:tcBorders>
              <w:top w:val="nil"/>
              <w:left w:val="nil"/>
              <w:bottom w:val="single" w:sz="4" w:space="0" w:color="auto"/>
              <w:right w:val="single" w:sz="4" w:space="0" w:color="auto"/>
            </w:tcBorders>
            <w:shd w:val="clear" w:color="auto" w:fill="auto"/>
            <w:vAlign w:val="center"/>
          </w:tcPr>
          <w:p w:rsidR="00AC7BFC" w:rsidRDefault="00AC6127" w:rsidP="00AC7BFC">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hint="eastAsia"/>
                <w:kern w:val="0"/>
                <w:szCs w:val="18"/>
              </w:rPr>
              <w:t>父节点</w:t>
            </w:r>
          </w:p>
          <w:p w:rsidR="00AC6127" w:rsidRDefault="00AC6127" w:rsidP="00AC7BFC">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hint="eastAsia"/>
                <w:kern w:val="0"/>
                <w:szCs w:val="18"/>
              </w:rPr>
              <w:t>同步</w:t>
            </w:r>
            <w:r>
              <w:rPr>
                <w:rFonts w:asciiTheme="minorEastAsia" w:eastAsiaTheme="minorEastAsia" w:hAnsiTheme="minorEastAsia" w:cs="宋体"/>
                <w:kern w:val="0"/>
                <w:szCs w:val="18"/>
              </w:rPr>
              <w:t>类型：</w:t>
            </w:r>
          </w:p>
          <w:p w:rsidR="00AC6127" w:rsidRDefault="00AC6127" w:rsidP="00AC7BFC">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hint="eastAsia"/>
                <w:kern w:val="0"/>
                <w:szCs w:val="18"/>
              </w:rPr>
              <w:t>1：增改</w:t>
            </w:r>
            <w:r>
              <w:rPr>
                <w:rFonts w:asciiTheme="minorEastAsia" w:eastAsiaTheme="minorEastAsia" w:hAnsiTheme="minorEastAsia" w:cs="宋体"/>
                <w:kern w:val="0"/>
                <w:szCs w:val="18"/>
              </w:rPr>
              <w:t>模式</w:t>
            </w:r>
          </w:p>
          <w:p w:rsidR="00AC6127" w:rsidRPr="00AC6127" w:rsidRDefault="00F26897" w:rsidP="00AC7BFC">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kern w:val="0"/>
                <w:szCs w:val="18"/>
              </w:rPr>
              <w:t>2</w:t>
            </w:r>
            <w:r>
              <w:rPr>
                <w:rFonts w:asciiTheme="minorEastAsia" w:eastAsiaTheme="minorEastAsia" w:hAnsiTheme="minorEastAsia" w:cs="宋体" w:hint="eastAsia"/>
                <w:kern w:val="0"/>
                <w:szCs w:val="18"/>
              </w:rPr>
              <w:t>：</w:t>
            </w:r>
            <w:r w:rsidR="00AC6127">
              <w:rPr>
                <w:rFonts w:asciiTheme="minorEastAsia" w:eastAsiaTheme="minorEastAsia" w:hAnsiTheme="minorEastAsia" w:cs="宋体"/>
                <w:kern w:val="0"/>
                <w:szCs w:val="18"/>
              </w:rPr>
              <w:t>删除模式</w:t>
            </w:r>
          </w:p>
        </w:tc>
      </w:tr>
      <w:tr w:rsidR="00AC3318"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AC3318" w:rsidRPr="00AC7BFC" w:rsidRDefault="00AC3318" w:rsidP="00AC331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dataJson</w:t>
            </w:r>
          </w:p>
        </w:tc>
        <w:tc>
          <w:tcPr>
            <w:tcW w:w="2680" w:type="dxa"/>
            <w:tcBorders>
              <w:top w:val="nil"/>
              <w:left w:val="nil"/>
              <w:bottom w:val="single" w:sz="4" w:space="0" w:color="auto"/>
              <w:right w:val="single" w:sz="4" w:space="0" w:color="auto"/>
            </w:tcBorders>
            <w:shd w:val="clear" w:color="auto" w:fill="auto"/>
            <w:vAlign w:val="center"/>
          </w:tcPr>
          <w:p w:rsidR="00AC3318" w:rsidRPr="00AC7BFC" w:rsidRDefault="00AC3318" w:rsidP="00AC331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array&lt;object&gt;</w:t>
            </w:r>
          </w:p>
        </w:tc>
        <w:tc>
          <w:tcPr>
            <w:tcW w:w="2680" w:type="dxa"/>
            <w:tcBorders>
              <w:top w:val="nil"/>
              <w:left w:val="nil"/>
              <w:bottom w:val="single" w:sz="4" w:space="0" w:color="auto"/>
              <w:right w:val="single" w:sz="4" w:space="0" w:color="auto"/>
            </w:tcBorders>
            <w:shd w:val="clear" w:color="auto" w:fill="auto"/>
            <w:vAlign w:val="center"/>
          </w:tcPr>
          <w:p w:rsidR="00AC3318" w:rsidRDefault="00AC3318" w:rsidP="00AC3318">
            <w:pPr>
              <w:widowControl/>
              <w:spacing w:line="240" w:lineRule="auto"/>
              <w:jc w:val="left"/>
              <w:rPr>
                <w:rFonts w:asciiTheme="minorEastAsia" w:eastAsiaTheme="minorEastAsia" w:hAnsiTheme="minorEastAsia" w:cs="宋体"/>
                <w:kern w:val="0"/>
                <w:szCs w:val="18"/>
              </w:rPr>
            </w:pPr>
            <w:r w:rsidRPr="001706C7">
              <w:rPr>
                <w:rFonts w:asciiTheme="minorEastAsia" w:eastAsiaTheme="minorEastAsia" w:hAnsiTheme="minorEastAsia" w:cs="宋体" w:hint="eastAsia"/>
                <w:kern w:val="0"/>
                <w:szCs w:val="18"/>
              </w:rPr>
              <w:t>父节点</w:t>
            </w:r>
          </w:p>
          <w:p w:rsidR="00C235C2" w:rsidRPr="00AC7BFC" w:rsidRDefault="00C235C2" w:rsidP="00AC3318">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hint="eastAsia"/>
                <w:kern w:val="0"/>
                <w:szCs w:val="18"/>
              </w:rPr>
              <w:t>资费</w:t>
            </w:r>
            <w:r>
              <w:rPr>
                <w:rFonts w:asciiTheme="minorEastAsia" w:eastAsiaTheme="minorEastAsia" w:hAnsiTheme="minorEastAsia" w:cs="宋体"/>
                <w:kern w:val="0"/>
                <w:szCs w:val="18"/>
              </w:rPr>
              <w:t>数据集合</w:t>
            </w:r>
            <w:r>
              <w:rPr>
                <w:rFonts w:asciiTheme="minorEastAsia" w:eastAsiaTheme="minorEastAsia" w:hAnsiTheme="minorEastAsia" w:cs="宋体" w:hint="eastAsia"/>
                <w:kern w:val="0"/>
                <w:szCs w:val="18"/>
              </w:rPr>
              <w:t>&lt;单个O</w:t>
            </w:r>
            <w:r>
              <w:rPr>
                <w:rFonts w:asciiTheme="minorEastAsia" w:eastAsiaTheme="minorEastAsia" w:hAnsiTheme="minorEastAsia" w:cs="宋体"/>
                <w:kern w:val="0"/>
                <w:szCs w:val="18"/>
              </w:rPr>
              <w:t>bject含义详见</w:t>
            </w:r>
            <w:r>
              <w:rPr>
                <w:rFonts w:asciiTheme="minorEastAsia" w:eastAsiaTheme="minorEastAsia" w:hAnsiTheme="minorEastAsia" w:cs="宋体" w:hint="eastAsia"/>
                <w:kern w:val="0"/>
                <w:szCs w:val="18"/>
              </w:rPr>
              <w:t>下面</w:t>
            </w:r>
            <w:r w:rsidR="007D438C">
              <w:rPr>
                <w:rFonts w:asciiTheme="minorEastAsia" w:eastAsiaTheme="minorEastAsia" w:hAnsiTheme="minorEastAsia" w:cs="宋体" w:hint="eastAsia"/>
                <w:kern w:val="0"/>
                <w:szCs w:val="18"/>
              </w:rPr>
              <w:t>字段</w:t>
            </w:r>
            <w:r>
              <w:rPr>
                <w:rFonts w:asciiTheme="minorEastAsia" w:eastAsiaTheme="minorEastAsia" w:hAnsiTheme="minorEastAsia" w:cs="宋体" w:hint="eastAsia"/>
                <w:kern w:val="0"/>
                <w:szCs w:val="18"/>
              </w:rPr>
              <w:t>&gt;</w:t>
            </w:r>
          </w:p>
        </w:tc>
      </w:tr>
      <w:tr w:rsidR="005508DD"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5508DD" w:rsidRPr="00AC7BFC" w:rsidRDefault="005508DD" w:rsidP="005508DD">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manyou_id</w:t>
            </w:r>
          </w:p>
        </w:tc>
        <w:tc>
          <w:tcPr>
            <w:tcW w:w="2680" w:type="dxa"/>
            <w:tcBorders>
              <w:top w:val="nil"/>
              <w:left w:val="nil"/>
              <w:bottom w:val="single" w:sz="4" w:space="0" w:color="auto"/>
              <w:right w:val="single" w:sz="4" w:space="0" w:color="auto"/>
            </w:tcBorders>
            <w:shd w:val="clear" w:color="auto" w:fill="auto"/>
            <w:vAlign w:val="center"/>
          </w:tcPr>
          <w:p w:rsidR="005508DD" w:rsidRPr="00AC7BFC" w:rsidRDefault="005508DD" w:rsidP="005508DD">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number</w:t>
            </w:r>
          </w:p>
        </w:tc>
        <w:tc>
          <w:tcPr>
            <w:tcW w:w="2680" w:type="dxa"/>
            <w:tcBorders>
              <w:top w:val="nil"/>
              <w:left w:val="nil"/>
              <w:bottom w:val="single" w:sz="4" w:space="0" w:color="auto"/>
              <w:right w:val="single" w:sz="4" w:space="0" w:color="auto"/>
            </w:tcBorders>
            <w:shd w:val="clear" w:color="auto" w:fill="auto"/>
            <w:vAlign w:val="center"/>
          </w:tcPr>
          <w:p w:rsidR="005508DD" w:rsidRPr="00AC7BFC" w:rsidRDefault="005508DD" w:rsidP="005508DD">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国漫平台资费主键ID</w:t>
            </w:r>
          </w:p>
        </w:tc>
      </w:tr>
      <w:tr w:rsidR="008358DE"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8358DE" w:rsidRPr="00AC7BFC" w:rsidRDefault="008358DE" w:rsidP="008358D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countryname</w:t>
            </w:r>
          </w:p>
        </w:tc>
        <w:tc>
          <w:tcPr>
            <w:tcW w:w="2680" w:type="dxa"/>
            <w:tcBorders>
              <w:top w:val="nil"/>
              <w:left w:val="nil"/>
              <w:bottom w:val="single" w:sz="4" w:space="0" w:color="auto"/>
              <w:right w:val="single" w:sz="4" w:space="0" w:color="auto"/>
            </w:tcBorders>
            <w:shd w:val="clear" w:color="auto" w:fill="auto"/>
            <w:vAlign w:val="center"/>
          </w:tcPr>
          <w:p w:rsidR="008358DE" w:rsidRPr="00AC7BFC" w:rsidRDefault="008358DE" w:rsidP="008358D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8358DE" w:rsidRPr="00AC7BFC" w:rsidRDefault="008358DE" w:rsidP="008358D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国家名称</w:t>
            </w:r>
          </w:p>
        </w:tc>
      </w:tr>
      <w:tr w:rsidR="008358DE"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8358DE" w:rsidRPr="00AC7BFC" w:rsidRDefault="008358DE" w:rsidP="008358D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cardtype</w:t>
            </w:r>
          </w:p>
        </w:tc>
        <w:tc>
          <w:tcPr>
            <w:tcW w:w="2680" w:type="dxa"/>
            <w:tcBorders>
              <w:top w:val="nil"/>
              <w:left w:val="nil"/>
              <w:bottom w:val="single" w:sz="4" w:space="0" w:color="auto"/>
              <w:right w:val="single" w:sz="4" w:space="0" w:color="auto"/>
            </w:tcBorders>
            <w:shd w:val="clear" w:color="auto" w:fill="auto"/>
            <w:vAlign w:val="center"/>
          </w:tcPr>
          <w:p w:rsidR="008358DE" w:rsidRPr="00AC7BFC" w:rsidRDefault="008358DE" w:rsidP="008358D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8358DE" w:rsidRPr="00AC7BFC" w:rsidRDefault="008358DE" w:rsidP="008358D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卡类型(WDF/HGC)</w:t>
            </w:r>
          </w:p>
        </w:tc>
      </w:tr>
      <w:tr w:rsidR="00F663F3"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F663F3" w:rsidRPr="00AC7BFC" w:rsidRDefault="00F663F3" w:rsidP="00F663F3">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newCardType</w:t>
            </w:r>
          </w:p>
        </w:tc>
        <w:tc>
          <w:tcPr>
            <w:tcW w:w="2680" w:type="dxa"/>
            <w:tcBorders>
              <w:top w:val="nil"/>
              <w:left w:val="nil"/>
              <w:bottom w:val="single" w:sz="4" w:space="0" w:color="auto"/>
              <w:right w:val="single" w:sz="4" w:space="0" w:color="auto"/>
            </w:tcBorders>
            <w:shd w:val="clear" w:color="auto" w:fill="auto"/>
            <w:vAlign w:val="center"/>
          </w:tcPr>
          <w:p w:rsidR="00F663F3" w:rsidRPr="00AC7BFC" w:rsidRDefault="00F663F3" w:rsidP="00F663F3">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F663F3" w:rsidRPr="00AC7BFC" w:rsidRDefault="00C965D4" w:rsidP="00F663F3">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hint="eastAsia"/>
                <w:kern w:val="0"/>
                <w:szCs w:val="18"/>
              </w:rPr>
              <w:t>新</w:t>
            </w:r>
            <w:r w:rsidR="00F663F3" w:rsidRPr="00AC7BFC">
              <w:rPr>
                <w:rFonts w:asciiTheme="minorEastAsia" w:eastAsiaTheme="minorEastAsia" w:hAnsiTheme="minorEastAsia" w:cs="宋体"/>
                <w:kern w:val="0"/>
                <w:szCs w:val="18"/>
              </w:rPr>
              <w:t>卡类型(新天翼国际卡)</w:t>
            </w:r>
          </w:p>
        </w:tc>
      </w:tr>
      <w:tr w:rsidR="00E03514"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newNetWork</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hint="eastAsia"/>
                <w:kern w:val="0"/>
                <w:szCs w:val="18"/>
              </w:rPr>
              <w:t>新</w:t>
            </w:r>
            <w:r w:rsidRPr="00AC7BFC">
              <w:rPr>
                <w:rFonts w:asciiTheme="minorEastAsia" w:eastAsiaTheme="minorEastAsia" w:hAnsiTheme="minorEastAsia" w:cs="宋体"/>
                <w:kern w:val="0"/>
                <w:szCs w:val="18"/>
              </w:rPr>
              <w:t>网络制式(GSM/WCDMA/CDMA)</w:t>
            </w:r>
          </w:p>
        </w:tc>
      </w:tr>
      <w:tr w:rsidR="00E03514"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city</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城市</w:t>
            </w:r>
          </w:p>
        </w:tc>
      </w:tr>
      <w:tr w:rsidR="00E03514"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voltage</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电压</w:t>
            </w:r>
          </w:p>
        </w:tc>
      </w:tr>
      <w:tr w:rsidR="00E03514"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lastRenderedPageBreak/>
              <w:t>outlet</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03514" w:rsidRPr="00AC7BFC" w:rsidRDefault="00E03514" w:rsidP="00E03514">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插座</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operators</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运营商</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chinamainland</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拨往中国大陆资费</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chinamainlandunit</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拨往中国大陆资费单位</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messagetoother</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发短信到其他国家和地区资费</w:t>
            </w:r>
          </w:p>
        </w:tc>
      </w:tr>
      <w:tr w:rsidR="00EC1A4F" w:rsidRPr="00AC7BFC" w:rsidTr="00AC7BFC">
        <w:trPr>
          <w:trHeight w:val="45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messagetootherunit</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发短信到其他国家和地区资费单位</w:t>
            </w:r>
          </w:p>
        </w:tc>
      </w:tr>
      <w:tr w:rsidR="00EC1A4F" w:rsidRPr="00AC7BFC" w:rsidTr="005508DD">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local</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拨打当地资费</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localunit</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拨打当地资费单位</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messagetochina</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发短信到中国大陆资费</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messagetochinaunit</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发短信到中国大陆资费单位</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wifi</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WIFI资费</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wifiunit</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WIFI资费单位</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is133</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is133资费</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is133unit</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is133资费单位</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thirdcountry</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拨打第三国资费</w:t>
            </w:r>
          </w:p>
        </w:tc>
      </w:tr>
      <w:tr w:rsidR="00EC1A4F" w:rsidRPr="00AC7BFC" w:rsidTr="00A12369">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thirdcountryunit</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拨打第三国资费单位</w:t>
            </w:r>
          </w:p>
        </w:tc>
      </w:tr>
      <w:tr w:rsidR="00EC1A4F" w:rsidRPr="00AC7BFC" w:rsidTr="006C64A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mifiexpenses</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mifi资费</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mifiexpensesunit</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mifi资费单位</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cdma1x</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cdma1x资费</w:t>
            </w:r>
          </w:p>
        </w:tc>
      </w:tr>
      <w:tr w:rsidR="00EC1A4F"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cdma1xunit</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EC1A4F" w:rsidRPr="00AC7BFC" w:rsidRDefault="00EC1A4F" w:rsidP="00EC1A4F">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cdma1x资费单位</w:t>
            </w:r>
          </w:p>
        </w:tc>
      </w:tr>
      <w:tr w:rsidR="00F076B8" w:rsidRPr="00AC7BFC" w:rsidTr="008358DE">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gprs</w:t>
            </w:r>
          </w:p>
        </w:tc>
        <w:tc>
          <w:tcPr>
            <w:tcW w:w="2680" w:type="dxa"/>
            <w:tcBorders>
              <w:top w:val="nil"/>
              <w:left w:val="nil"/>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gprs资费</w:t>
            </w:r>
          </w:p>
        </w:tc>
      </w:tr>
      <w:tr w:rsidR="00F076B8" w:rsidRPr="00AC7BFC" w:rsidTr="0047463D">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gprsunit</w:t>
            </w:r>
          </w:p>
        </w:tc>
        <w:tc>
          <w:tcPr>
            <w:tcW w:w="2680" w:type="dxa"/>
            <w:tcBorders>
              <w:top w:val="nil"/>
              <w:left w:val="nil"/>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gprs资费单位</w:t>
            </w:r>
          </w:p>
        </w:tc>
      </w:tr>
      <w:tr w:rsidR="00F076B8" w:rsidRPr="00AC7BFC" w:rsidTr="003F73D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answer</w:t>
            </w:r>
          </w:p>
        </w:tc>
        <w:tc>
          <w:tcPr>
            <w:tcW w:w="2680" w:type="dxa"/>
            <w:tcBorders>
              <w:top w:val="nil"/>
              <w:left w:val="nil"/>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接听资费</w:t>
            </w:r>
          </w:p>
        </w:tc>
      </w:tr>
      <w:tr w:rsidR="00F076B8"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answerunit</w:t>
            </w:r>
          </w:p>
        </w:tc>
        <w:tc>
          <w:tcPr>
            <w:tcW w:w="2680" w:type="dxa"/>
            <w:tcBorders>
              <w:top w:val="nil"/>
              <w:left w:val="nil"/>
              <w:bottom w:val="single" w:sz="4" w:space="0" w:color="auto"/>
              <w:right w:val="single" w:sz="4" w:space="0" w:color="auto"/>
            </w:tcBorders>
            <w:shd w:val="clear" w:color="auto" w:fill="auto"/>
            <w:vAlign w:val="center"/>
            <w:hideMark/>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F076B8" w:rsidRPr="00AC7BFC" w:rsidRDefault="00F076B8" w:rsidP="00F076B8">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接听资费单位</w:t>
            </w:r>
          </w:p>
        </w:tc>
      </w:tr>
      <w:tr w:rsidR="00DC235E"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kern w:val="0"/>
                <w:szCs w:val="18"/>
              </w:rPr>
              <w:t>roamnet</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753E33" w:rsidP="00DC235E">
            <w:pPr>
              <w:widowControl/>
              <w:spacing w:line="240" w:lineRule="auto"/>
              <w:jc w:val="left"/>
              <w:rPr>
                <w:rFonts w:asciiTheme="minorEastAsia" w:eastAsiaTheme="minorEastAsia" w:hAnsiTheme="minorEastAsia" w:cs="宋体"/>
                <w:kern w:val="0"/>
                <w:szCs w:val="18"/>
              </w:rPr>
            </w:pPr>
            <w:r>
              <w:rPr>
                <w:rFonts w:asciiTheme="minorEastAsia" w:eastAsiaTheme="minorEastAsia" w:hAnsiTheme="minorEastAsia" w:cs="宋体"/>
                <w:kern w:val="0"/>
                <w:szCs w:val="18"/>
              </w:rPr>
              <w:t>手机上网资费</w:t>
            </w:r>
          </w:p>
        </w:tc>
      </w:tr>
      <w:tr w:rsidR="00DC235E"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roamnetunit</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手机上网资费单位</w:t>
            </w:r>
          </w:p>
        </w:tc>
      </w:tr>
      <w:tr w:rsidR="00DC235E" w:rsidRPr="00AC7BFC" w:rsidTr="001A7D64">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memotitle</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资费备注标题</w:t>
            </w:r>
          </w:p>
        </w:tc>
      </w:tr>
      <w:tr w:rsidR="00DC235E"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memo</w:t>
            </w:r>
          </w:p>
        </w:tc>
        <w:tc>
          <w:tcPr>
            <w:tcW w:w="2680" w:type="dxa"/>
            <w:tcBorders>
              <w:top w:val="nil"/>
              <w:left w:val="nil"/>
              <w:bottom w:val="single" w:sz="4" w:space="0" w:color="auto"/>
              <w:right w:val="single" w:sz="4" w:space="0" w:color="auto"/>
            </w:tcBorders>
            <w:shd w:val="clear" w:color="auto" w:fill="auto"/>
            <w:vAlign w:val="center"/>
            <w:hideMark/>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资费备注</w:t>
            </w:r>
          </w:p>
        </w:tc>
      </w:tr>
      <w:tr w:rsidR="00DC235E" w:rsidRPr="00AC7BFC" w:rsidTr="00934A54">
        <w:trPr>
          <w:trHeight w:val="270"/>
        </w:trPr>
        <w:tc>
          <w:tcPr>
            <w:tcW w:w="2740" w:type="dxa"/>
            <w:tcBorders>
              <w:top w:val="nil"/>
              <w:left w:val="single" w:sz="4" w:space="0" w:color="auto"/>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receivemessage</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接收短信资费</w:t>
            </w:r>
          </w:p>
        </w:tc>
      </w:tr>
      <w:tr w:rsidR="00DC235E" w:rsidRPr="00AC7BFC" w:rsidTr="00AC7BFC">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receivemessageunit</w:t>
            </w:r>
          </w:p>
        </w:tc>
        <w:tc>
          <w:tcPr>
            <w:tcW w:w="2680" w:type="dxa"/>
            <w:tcBorders>
              <w:top w:val="nil"/>
              <w:left w:val="nil"/>
              <w:bottom w:val="single" w:sz="4" w:space="0" w:color="auto"/>
              <w:right w:val="single" w:sz="4" w:space="0" w:color="auto"/>
            </w:tcBorders>
            <w:shd w:val="clear" w:color="auto" w:fill="auto"/>
            <w:vAlign w:val="center"/>
            <w:hideMark/>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DC235E" w:rsidRPr="00AC7BFC" w:rsidRDefault="00DC235E" w:rsidP="00DC235E">
            <w:pPr>
              <w:widowControl/>
              <w:spacing w:line="240" w:lineRule="auto"/>
              <w:jc w:val="left"/>
              <w:rPr>
                <w:rFonts w:asciiTheme="minorEastAsia" w:eastAsiaTheme="minorEastAsia" w:hAnsiTheme="minorEastAsia" w:cs="宋体"/>
                <w:kern w:val="0"/>
                <w:szCs w:val="18"/>
              </w:rPr>
            </w:pPr>
            <w:r w:rsidRPr="00AC7BFC">
              <w:rPr>
                <w:rFonts w:asciiTheme="minorEastAsia" w:eastAsiaTheme="minorEastAsia" w:hAnsiTheme="minorEastAsia" w:cs="宋体"/>
                <w:kern w:val="0"/>
                <w:szCs w:val="18"/>
              </w:rPr>
              <w:t>接收短信资费单位</w:t>
            </w:r>
          </w:p>
        </w:tc>
      </w:tr>
    </w:tbl>
    <w:p w:rsidR="00AC7BFC" w:rsidRDefault="00AC7BFC" w:rsidP="00D14101">
      <w:pPr>
        <w:widowControl/>
        <w:spacing w:line="240" w:lineRule="auto"/>
        <w:jc w:val="left"/>
        <w:rPr>
          <w:rFonts w:ascii="宋体" w:hAnsi="宋体" w:cs="宋体"/>
          <w:kern w:val="0"/>
        </w:rPr>
      </w:pPr>
    </w:p>
    <w:p w:rsidR="004736CA" w:rsidRDefault="00FC5943" w:rsidP="00D14101">
      <w:pPr>
        <w:widowControl/>
        <w:spacing w:line="240" w:lineRule="auto"/>
        <w:jc w:val="left"/>
        <w:rPr>
          <w:rFonts w:ascii="宋体" w:hAnsi="宋体" w:cs="宋体"/>
          <w:kern w:val="0"/>
        </w:rPr>
      </w:pPr>
      <w:r>
        <w:rPr>
          <w:rFonts w:ascii="宋体" w:hAnsi="宋体" w:cs="宋体" w:hint="eastAsia"/>
          <w:kern w:val="0"/>
        </w:rPr>
        <w:t>范例</w:t>
      </w:r>
      <w:r>
        <w:rPr>
          <w:rFonts w:ascii="宋体" w:hAnsi="宋体" w:cs="宋体"/>
          <w:kern w:val="0"/>
        </w:rPr>
        <w:t>：</w:t>
      </w:r>
    </w:p>
    <w:p w:rsidR="00FC5943" w:rsidRDefault="00FC5943" w:rsidP="00D14101">
      <w:pPr>
        <w:widowControl/>
        <w:spacing w:line="240" w:lineRule="auto"/>
        <w:jc w:val="left"/>
        <w:rPr>
          <w:rFonts w:ascii="宋体" w:hAnsi="宋体" w:cs="宋体"/>
          <w:kern w:val="0"/>
        </w:rPr>
      </w:pPr>
    </w:p>
    <w:p w:rsidR="00FC5943" w:rsidRDefault="00FC5943" w:rsidP="00D14101">
      <w:pPr>
        <w:widowControl/>
        <w:spacing w:line="240" w:lineRule="auto"/>
        <w:jc w:val="left"/>
        <w:rPr>
          <w:rFonts w:ascii="宋体" w:hAnsi="宋体" w:cs="宋体"/>
          <w:kern w:val="0"/>
        </w:rPr>
      </w:pPr>
    </w:p>
    <w:p w:rsidR="004736CA" w:rsidRPr="00C415D6" w:rsidRDefault="004736CA" w:rsidP="00D14101">
      <w:pPr>
        <w:widowControl/>
        <w:spacing w:line="240" w:lineRule="auto"/>
        <w:jc w:val="left"/>
        <w:rPr>
          <w:rFonts w:ascii="宋体" w:hAnsi="宋体" w:cs="宋体"/>
          <w:b/>
          <w:kern w:val="0"/>
        </w:rPr>
      </w:pPr>
      <w:r w:rsidRPr="00C415D6">
        <w:rPr>
          <w:rFonts w:ascii="宋体" w:hAnsi="宋体" w:cs="宋体" w:hint="eastAsia"/>
          <w:b/>
          <w:kern w:val="0"/>
        </w:rPr>
        <w:t>响应参数</w:t>
      </w:r>
      <w:r w:rsidRPr="00C415D6">
        <w:rPr>
          <w:rFonts w:ascii="宋体" w:hAnsi="宋体" w:cs="宋体"/>
          <w:b/>
          <w:kern w:val="0"/>
        </w:rPr>
        <w:t>：</w:t>
      </w:r>
    </w:p>
    <w:tbl>
      <w:tblPr>
        <w:tblW w:w="8100" w:type="dxa"/>
        <w:tblInd w:w="113" w:type="dxa"/>
        <w:tblLook w:val="04A0" w:firstRow="1" w:lastRow="0" w:firstColumn="1" w:lastColumn="0" w:noHBand="0" w:noVBand="1"/>
      </w:tblPr>
      <w:tblGrid>
        <w:gridCol w:w="2740"/>
        <w:gridCol w:w="2680"/>
        <w:gridCol w:w="2680"/>
      </w:tblGrid>
      <w:tr w:rsidR="00DC5D40" w:rsidRPr="00DC5D40" w:rsidTr="00DC5D40">
        <w:trPr>
          <w:trHeight w:val="27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5D40" w:rsidRPr="00DC5D40" w:rsidRDefault="00DC5D40" w:rsidP="00DC5D40">
            <w:pPr>
              <w:widowControl/>
              <w:spacing w:line="240" w:lineRule="auto"/>
              <w:jc w:val="left"/>
              <w:rPr>
                <w:rFonts w:ascii="宋体" w:hAnsi="宋体" w:cs="宋体"/>
                <w:color w:val="000000"/>
                <w:kern w:val="0"/>
                <w:sz w:val="22"/>
                <w:szCs w:val="22"/>
              </w:rPr>
            </w:pPr>
            <w:r w:rsidRPr="00DC5D40">
              <w:rPr>
                <w:rFonts w:ascii="宋体" w:hAnsi="宋体" w:cs="宋体" w:hint="eastAsia"/>
                <w:color w:val="000000"/>
                <w:kern w:val="0"/>
                <w:sz w:val="22"/>
                <w:szCs w:val="22"/>
              </w:rPr>
              <w:t xml:space="preserve">　</w:t>
            </w:r>
            <w:r>
              <w:rPr>
                <w:rFonts w:ascii="宋体" w:hAnsi="宋体" w:cs="宋体" w:hint="eastAsia"/>
                <w:color w:val="000000"/>
                <w:kern w:val="0"/>
                <w:sz w:val="22"/>
                <w:szCs w:val="22"/>
              </w:rPr>
              <w:t>字段名称</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DC5D40" w:rsidRPr="00DC5D40" w:rsidRDefault="00DC5D40" w:rsidP="00DC5D40">
            <w:pPr>
              <w:widowControl/>
              <w:spacing w:line="240" w:lineRule="auto"/>
              <w:jc w:val="left"/>
              <w:rPr>
                <w:rFonts w:ascii="宋体" w:hAnsi="宋体" w:cs="宋体"/>
                <w:color w:val="000000"/>
                <w:kern w:val="0"/>
                <w:sz w:val="22"/>
                <w:szCs w:val="22"/>
              </w:rPr>
            </w:pPr>
            <w:r w:rsidRPr="00DC5D40">
              <w:rPr>
                <w:rFonts w:ascii="宋体" w:hAnsi="宋体" w:cs="宋体" w:hint="eastAsia"/>
                <w:color w:val="000000"/>
                <w:kern w:val="0"/>
                <w:sz w:val="22"/>
                <w:szCs w:val="22"/>
              </w:rPr>
              <w:t xml:space="preserve">　</w:t>
            </w:r>
            <w:r>
              <w:rPr>
                <w:rFonts w:ascii="宋体" w:hAnsi="宋体" w:cs="宋体" w:hint="eastAsia"/>
                <w:color w:val="000000"/>
                <w:kern w:val="0"/>
                <w:sz w:val="22"/>
                <w:szCs w:val="22"/>
              </w:rPr>
              <w:t>字段类型</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DC5D40" w:rsidRPr="00DC5D40" w:rsidRDefault="00DC5D40" w:rsidP="00DC5D40">
            <w:pPr>
              <w:widowControl/>
              <w:spacing w:line="240" w:lineRule="auto"/>
              <w:jc w:val="left"/>
              <w:rPr>
                <w:rFonts w:ascii="宋体" w:hAnsi="宋体" w:cs="宋体"/>
                <w:color w:val="000000"/>
                <w:kern w:val="0"/>
                <w:sz w:val="22"/>
                <w:szCs w:val="22"/>
              </w:rPr>
            </w:pPr>
            <w:r w:rsidRPr="00DC5D40">
              <w:rPr>
                <w:rFonts w:ascii="宋体" w:hAnsi="宋体" w:cs="宋体" w:hint="eastAsia"/>
                <w:color w:val="000000"/>
                <w:kern w:val="0"/>
                <w:sz w:val="22"/>
                <w:szCs w:val="22"/>
              </w:rPr>
              <w:t xml:space="preserve">　</w:t>
            </w:r>
            <w:r>
              <w:rPr>
                <w:rFonts w:ascii="宋体" w:hAnsi="宋体" w:cs="宋体" w:hint="eastAsia"/>
                <w:color w:val="000000"/>
                <w:kern w:val="0"/>
                <w:sz w:val="22"/>
                <w:szCs w:val="22"/>
              </w:rPr>
              <w:t>备注</w:t>
            </w:r>
          </w:p>
        </w:tc>
      </w:tr>
      <w:tr w:rsidR="00DC5D40" w:rsidRPr="00DC5D40" w:rsidTr="00DC5D40">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resCode</w:t>
            </w:r>
          </w:p>
        </w:tc>
        <w:tc>
          <w:tcPr>
            <w:tcW w:w="2680" w:type="dxa"/>
            <w:tcBorders>
              <w:top w:val="nil"/>
              <w:left w:val="nil"/>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number</w:t>
            </w:r>
          </w:p>
        </w:tc>
        <w:tc>
          <w:tcPr>
            <w:tcW w:w="2680" w:type="dxa"/>
            <w:tcBorders>
              <w:top w:val="nil"/>
              <w:left w:val="nil"/>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响应码</w:t>
            </w:r>
          </w:p>
        </w:tc>
      </w:tr>
      <w:tr w:rsidR="00DC5D40" w:rsidRPr="00DC5D40" w:rsidTr="00DC5D40">
        <w:trPr>
          <w:trHeight w:val="45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resDesc</w:t>
            </w:r>
          </w:p>
        </w:tc>
        <w:tc>
          <w:tcPr>
            <w:tcW w:w="2680" w:type="dxa"/>
            <w:tcBorders>
              <w:top w:val="nil"/>
              <w:left w:val="nil"/>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string</w:t>
            </w:r>
          </w:p>
        </w:tc>
        <w:tc>
          <w:tcPr>
            <w:tcW w:w="2680" w:type="dxa"/>
            <w:tcBorders>
              <w:top w:val="nil"/>
              <w:left w:val="nil"/>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响应码描述(200:同步成功,1001:系统错误,1002:json格式错</w:t>
            </w:r>
            <w:r w:rsidRPr="00DC5D40">
              <w:rPr>
                <w:rFonts w:asciiTheme="minorEastAsia" w:eastAsiaTheme="minorEastAsia" w:hAnsiTheme="minorEastAsia" w:cs="宋体"/>
                <w:color w:val="000000"/>
                <w:kern w:val="0"/>
                <w:szCs w:val="18"/>
              </w:rPr>
              <w:lastRenderedPageBreak/>
              <w:t>误)</w:t>
            </w:r>
          </w:p>
        </w:tc>
      </w:tr>
      <w:tr w:rsidR="00DC5D40" w:rsidRPr="00DC5D40" w:rsidTr="00DC5D40">
        <w:trPr>
          <w:trHeight w:val="270"/>
        </w:trPr>
        <w:tc>
          <w:tcPr>
            <w:tcW w:w="2740" w:type="dxa"/>
            <w:tcBorders>
              <w:top w:val="nil"/>
              <w:left w:val="single" w:sz="4" w:space="0" w:color="auto"/>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lastRenderedPageBreak/>
              <w:t>manyouID</w:t>
            </w:r>
          </w:p>
        </w:tc>
        <w:tc>
          <w:tcPr>
            <w:tcW w:w="2680" w:type="dxa"/>
            <w:tcBorders>
              <w:top w:val="nil"/>
              <w:left w:val="nil"/>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number</w:t>
            </w:r>
          </w:p>
        </w:tc>
        <w:tc>
          <w:tcPr>
            <w:tcW w:w="2680" w:type="dxa"/>
            <w:tcBorders>
              <w:top w:val="nil"/>
              <w:left w:val="nil"/>
              <w:bottom w:val="single" w:sz="4" w:space="0" w:color="auto"/>
              <w:right w:val="single" w:sz="4" w:space="0" w:color="auto"/>
            </w:tcBorders>
            <w:shd w:val="clear" w:color="auto" w:fill="auto"/>
            <w:vAlign w:val="center"/>
            <w:hideMark/>
          </w:tcPr>
          <w:p w:rsidR="00DC5D40" w:rsidRPr="00DC5D40" w:rsidRDefault="00DC5D40" w:rsidP="00DC5D40">
            <w:pPr>
              <w:widowControl/>
              <w:spacing w:line="240" w:lineRule="auto"/>
              <w:jc w:val="left"/>
              <w:rPr>
                <w:rFonts w:asciiTheme="minorEastAsia" w:eastAsiaTheme="minorEastAsia" w:hAnsiTheme="minorEastAsia" w:cs="宋体"/>
                <w:color w:val="000000"/>
                <w:kern w:val="0"/>
                <w:szCs w:val="18"/>
              </w:rPr>
            </w:pPr>
            <w:r w:rsidRPr="00DC5D40">
              <w:rPr>
                <w:rFonts w:asciiTheme="minorEastAsia" w:eastAsiaTheme="minorEastAsia" w:hAnsiTheme="minorEastAsia" w:cs="宋体"/>
                <w:color w:val="000000"/>
                <w:kern w:val="0"/>
                <w:szCs w:val="18"/>
              </w:rPr>
              <w:t>国漫侧ID</w:t>
            </w:r>
          </w:p>
        </w:tc>
      </w:tr>
    </w:tbl>
    <w:p w:rsidR="00FC5943" w:rsidRDefault="00FC5943" w:rsidP="00D14101">
      <w:pPr>
        <w:widowControl/>
        <w:spacing w:line="240" w:lineRule="auto"/>
        <w:jc w:val="left"/>
        <w:rPr>
          <w:rFonts w:ascii="宋体" w:hAnsi="宋体" w:cs="宋体"/>
          <w:kern w:val="0"/>
        </w:rPr>
      </w:pPr>
    </w:p>
    <w:p w:rsidR="004736CA" w:rsidRPr="000D4801" w:rsidRDefault="007D7643" w:rsidP="00D14101">
      <w:pPr>
        <w:widowControl/>
        <w:spacing w:line="240" w:lineRule="auto"/>
        <w:jc w:val="left"/>
        <w:rPr>
          <w:rFonts w:ascii="宋体" w:hAnsi="宋体" w:cs="宋体"/>
          <w:kern w:val="0"/>
        </w:rPr>
      </w:pPr>
      <w:r>
        <w:rPr>
          <w:rFonts w:ascii="宋体" w:hAnsi="宋体" w:cs="宋体" w:hint="eastAsia"/>
          <w:kern w:val="0"/>
        </w:rPr>
        <w:t>范例</w:t>
      </w:r>
      <w:r>
        <w:rPr>
          <w:rFonts w:ascii="宋体" w:hAnsi="宋体" w:cs="宋体"/>
          <w:kern w:val="0"/>
        </w:rPr>
        <w:t>：</w:t>
      </w:r>
      <w:r w:rsidR="00514427" w:rsidRPr="00514427">
        <w:rPr>
          <w:rFonts w:ascii="宋体" w:hAnsi="宋体" w:cs="宋体" w:hint="eastAsia"/>
          <w:kern w:val="0"/>
        </w:rPr>
        <w:t>[{"respCode":"200","respDesc":"成功","manyouID":1}]</w:t>
      </w:r>
    </w:p>
    <w:p w:rsidR="007B0D7A" w:rsidRDefault="007B0D7A" w:rsidP="007B0D7A">
      <w:pPr>
        <w:pStyle w:val="2"/>
        <w:numPr>
          <w:ilvl w:val="0"/>
          <w:numId w:val="1"/>
        </w:numPr>
      </w:pPr>
      <w:bookmarkStart w:id="64" w:name="_Toc405551111"/>
      <w:r>
        <w:rPr>
          <w:rFonts w:hint="eastAsia"/>
        </w:rPr>
        <w:t>vip</w:t>
      </w:r>
      <w:r>
        <w:rPr>
          <w:rFonts w:hint="eastAsia"/>
        </w:rPr>
        <w:t>一键拨打</w:t>
      </w:r>
      <w:bookmarkEnd w:id="64"/>
    </w:p>
    <w:p w:rsidR="00D14101" w:rsidRDefault="00D14101" w:rsidP="002B116C">
      <w:pPr>
        <w:pStyle w:val="30"/>
        <w:numPr>
          <w:ilvl w:val="0"/>
          <w:numId w:val="6"/>
        </w:numPr>
      </w:pPr>
      <w:bookmarkStart w:id="65" w:name="_Toc405551112"/>
      <w:r>
        <w:rPr>
          <w:rFonts w:hint="eastAsia"/>
        </w:rPr>
        <w:t>vip</w:t>
      </w:r>
      <w:r>
        <w:rPr>
          <w:rFonts w:hint="eastAsia"/>
        </w:rPr>
        <w:t>客户经理信息返回</w:t>
      </w:r>
      <w:bookmarkEnd w:id="65"/>
    </w:p>
    <w:p w:rsidR="00D14101" w:rsidRDefault="00D14101" w:rsidP="00D14101">
      <w:pPr>
        <w:pStyle w:val="5"/>
      </w:pPr>
      <w:r>
        <w:rPr>
          <w:rFonts w:hint="eastAsia"/>
        </w:rPr>
        <w:t>接口描述</w:t>
      </w:r>
    </w:p>
    <w:p w:rsidR="00D14101" w:rsidRDefault="00D14101" w:rsidP="00D14101">
      <w:r>
        <w:rPr>
          <w:rFonts w:hint="eastAsia"/>
        </w:rPr>
        <w:t>根据用户的手机号码和归属地，返回对应的</w:t>
      </w:r>
      <w:r>
        <w:rPr>
          <w:rFonts w:hint="eastAsia"/>
        </w:rPr>
        <w:t>vip</w:t>
      </w:r>
      <w:r>
        <w:rPr>
          <w:rFonts w:hint="eastAsia"/>
        </w:rPr>
        <w:t>客户经理的号码。</w:t>
      </w:r>
    </w:p>
    <w:p w:rsidR="00D14101" w:rsidRPr="00D14101" w:rsidRDefault="00B50774" w:rsidP="00D14101">
      <w:hyperlink r:id="rId67" w:history="1">
        <w:r w:rsidR="00D14101">
          <w:rPr>
            <w:rStyle w:val="af0"/>
          </w:rPr>
          <w:t>http://101.95.48.96:8005/public/sjkf/custmanager/getDialCustManagerTel?vipUserTel=15000501247</w:t>
        </w:r>
      </w:hyperlink>
    </w:p>
    <w:p w:rsidR="00D14101" w:rsidRDefault="00D14101" w:rsidP="00D14101">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14101" w:rsidTr="00451CCF">
        <w:tc>
          <w:tcPr>
            <w:tcW w:w="1843" w:type="dxa"/>
            <w:shd w:val="clear" w:color="auto" w:fill="BFBFBF"/>
          </w:tcPr>
          <w:p w:rsidR="00D14101" w:rsidRDefault="00D14101" w:rsidP="00451CCF">
            <w:pPr>
              <w:rPr>
                <w:b/>
              </w:rPr>
            </w:pPr>
            <w:r>
              <w:rPr>
                <w:b/>
              </w:rPr>
              <w:t>Key</w:t>
            </w:r>
          </w:p>
        </w:tc>
        <w:tc>
          <w:tcPr>
            <w:tcW w:w="1559" w:type="dxa"/>
            <w:shd w:val="clear" w:color="auto" w:fill="BFBFBF"/>
          </w:tcPr>
          <w:p w:rsidR="00D14101" w:rsidRDefault="00D14101" w:rsidP="00451CCF">
            <w:pPr>
              <w:rPr>
                <w:b/>
              </w:rPr>
            </w:pPr>
            <w:r>
              <w:rPr>
                <w:b/>
              </w:rPr>
              <w:t>类型</w:t>
            </w:r>
          </w:p>
        </w:tc>
        <w:tc>
          <w:tcPr>
            <w:tcW w:w="709" w:type="dxa"/>
            <w:shd w:val="clear" w:color="auto" w:fill="BFBFBF"/>
          </w:tcPr>
          <w:p w:rsidR="00D14101" w:rsidRDefault="00D14101" w:rsidP="00451CCF">
            <w:pPr>
              <w:rPr>
                <w:b/>
              </w:rPr>
            </w:pPr>
            <w:r>
              <w:rPr>
                <w:b/>
              </w:rPr>
              <w:t>必须</w:t>
            </w:r>
          </w:p>
        </w:tc>
        <w:tc>
          <w:tcPr>
            <w:tcW w:w="4111" w:type="dxa"/>
            <w:shd w:val="clear" w:color="auto" w:fill="BFBFBF"/>
          </w:tcPr>
          <w:p w:rsidR="00D14101" w:rsidRDefault="00D14101" w:rsidP="00451CCF">
            <w:pPr>
              <w:rPr>
                <w:b/>
              </w:rPr>
            </w:pPr>
            <w:r>
              <w:rPr>
                <w:b/>
              </w:rPr>
              <w:t>注释</w:t>
            </w:r>
          </w:p>
        </w:tc>
      </w:tr>
      <w:tr w:rsidR="00D14101" w:rsidTr="00451CCF">
        <w:tc>
          <w:tcPr>
            <w:tcW w:w="1843" w:type="dxa"/>
            <w:shd w:val="clear" w:color="auto" w:fill="F2F2F2"/>
          </w:tcPr>
          <w:p w:rsidR="00D14101" w:rsidRDefault="00D14101" w:rsidP="00451CCF">
            <w:pPr>
              <w:widowControl/>
              <w:spacing w:line="240" w:lineRule="auto"/>
              <w:jc w:val="left"/>
            </w:pPr>
            <w:r>
              <w:rPr>
                <w:rFonts w:hint="eastAsia"/>
              </w:rPr>
              <w:t>vipUserTel</w:t>
            </w:r>
          </w:p>
        </w:tc>
        <w:tc>
          <w:tcPr>
            <w:tcW w:w="1559" w:type="dxa"/>
          </w:tcPr>
          <w:p w:rsidR="00D14101" w:rsidRDefault="00D14101" w:rsidP="00451CCF">
            <w:r>
              <w:rPr>
                <w:rFonts w:hint="eastAsia"/>
              </w:rPr>
              <w:t>String</w:t>
            </w:r>
          </w:p>
        </w:tc>
        <w:tc>
          <w:tcPr>
            <w:tcW w:w="709" w:type="dxa"/>
          </w:tcPr>
          <w:p w:rsidR="00D14101" w:rsidRDefault="00D14101" w:rsidP="00451CCF">
            <w:r>
              <w:rPr>
                <w:rFonts w:hint="eastAsia"/>
              </w:rPr>
              <w:t>是</w:t>
            </w:r>
          </w:p>
        </w:tc>
        <w:tc>
          <w:tcPr>
            <w:tcW w:w="4111" w:type="dxa"/>
          </w:tcPr>
          <w:p w:rsidR="00D14101" w:rsidRDefault="00D14101" w:rsidP="00451CCF">
            <w:r>
              <w:rPr>
                <w:rFonts w:hint="eastAsia"/>
              </w:rPr>
              <w:t>当前用户的手机号码</w:t>
            </w:r>
          </w:p>
        </w:tc>
      </w:tr>
      <w:tr w:rsidR="00D14101" w:rsidTr="00451CCF">
        <w:tc>
          <w:tcPr>
            <w:tcW w:w="1843" w:type="dxa"/>
            <w:shd w:val="clear" w:color="auto" w:fill="F2F2F2"/>
          </w:tcPr>
          <w:p w:rsidR="00D14101" w:rsidRDefault="00D14101" w:rsidP="00451CCF">
            <w:pPr>
              <w:widowControl/>
              <w:spacing w:line="240" w:lineRule="auto"/>
              <w:jc w:val="left"/>
              <w:rPr>
                <w:b/>
                <w:highlight w:val="yellow"/>
              </w:rPr>
            </w:pPr>
            <w:r>
              <w:rPr>
                <w:rFonts w:hint="eastAsia"/>
                <w:b/>
                <w:highlight w:val="yellow"/>
              </w:rPr>
              <w:t>prov</w:t>
            </w:r>
          </w:p>
        </w:tc>
        <w:tc>
          <w:tcPr>
            <w:tcW w:w="1559" w:type="dxa"/>
          </w:tcPr>
          <w:p w:rsidR="00D14101" w:rsidRDefault="00D14101" w:rsidP="00451CCF">
            <w:pPr>
              <w:rPr>
                <w:b/>
                <w:highlight w:val="yellow"/>
              </w:rPr>
            </w:pPr>
            <w:r>
              <w:rPr>
                <w:rFonts w:hint="eastAsia"/>
                <w:b/>
                <w:highlight w:val="yellow"/>
              </w:rPr>
              <w:t>String</w:t>
            </w:r>
          </w:p>
        </w:tc>
        <w:tc>
          <w:tcPr>
            <w:tcW w:w="709" w:type="dxa"/>
          </w:tcPr>
          <w:p w:rsidR="00D14101" w:rsidRDefault="00D14101" w:rsidP="00451CCF">
            <w:pPr>
              <w:rPr>
                <w:b/>
                <w:highlight w:val="yellow"/>
              </w:rPr>
            </w:pPr>
            <w:r>
              <w:rPr>
                <w:rFonts w:hint="eastAsia"/>
                <w:b/>
                <w:highlight w:val="yellow"/>
              </w:rPr>
              <w:t>是</w:t>
            </w:r>
          </w:p>
        </w:tc>
        <w:tc>
          <w:tcPr>
            <w:tcW w:w="4111" w:type="dxa"/>
          </w:tcPr>
          <w:p w:rsidR="00D14101" w:rsidRDefault="00D14101" w:rsidP="00451CCF">
            <w:pPr>
              <w:rPr>
                <w:b/>
                <w:highlight w:val="yellow"/>
              </w:rPr>
            </w:pPr>
            <w:r>
              <w:rPr>
                <w:rFonts w:hint="eastAsia"/>
                <w:b/>
                <w:highlight w:val="yellow"/>
              </w:rPr>
              <w:t>当前电话号码所在省</w:t>
            </w:r>
          </w:p>
        </w:tc>
      </w:tr>
      <w:tr w:rsidR="00D14101" w:rsidTr="00451CCF">
        <w:tc>
          <w:tcPr>
            <w:tcW w:w="1843" w:type="dxa"/>
            <w:shd w:val="clear" w:color="auto" w:fill="F2F2F2"/>
          </w:tcPr>
          <w:p w:rsidR="00D14101" w:rsidRDefault="00D14101" w:rsidP="00451CCF">
            <w:pPr>
              <w:widowControl/>
              <w:spacing w:line="240" w:lineRule="auto"/>
              <w:jc w:val="left"/>
              <w:rPr>
                <w:b/>
                <w:highlight w:val="yellow"/>
              </w:rPr>
            </w:pPr>
            <w:r>
              <w:rPr>
                <w:rFonts w:hint="eastAsia"/>
                <w:b/>
                <w:highlight w:val="yellow"/>
              </w:rPr>
              <w:t>city</w:t>
            </w:r>
          </w:p>
        </w:tc>
        <w:tc>
          <w:tcPr>
            <w:tcW w:w="1559" w:type="dxa"/>
          </w:tcPr>
          <w:p w:rsidR="00D14101" w:rsidRDefault="00D14101" w:rsidP="00451CCF">
            <w:pPr>
              <w:rPr>
                <w:b/>
                <w:highlight w:val="yellow"/>
              </w:rPr>
            </w:pPr>
            <w:r>
              <w:rPr>
                <w:rFonts w:hint="eastAsia"/>
                <w:b/>
                <w:highlight w:val="yellow"/>
              </w:rPr>
              <w:t>String</w:t>
            </w:r>
          </w:p>
        </w:tc>
        <w:tc>
          <w:tcPr>
            <w:tcW w:w="709" w:type="dxa"/>
          </w:tcPr>
          <w:p w:rsidR="00D14101" w:rsidRDefault="00D14101" w:rsidP="00451CCF">
            <w:pPr>
              <w:rPr>
                <w:b/>
                <w:highlight w:val="yellow"/>
              </w:rPr>
            </w:pPr>
            <w:r>
              <w:rPr>
                <w:rFonts w:hint="eastAsia"/>
                <w:b/>
                <w:highlight w:val="yellow"/>
              </w:rPr>
              <w:t>是</w:t>
            </w:r>
          </w:p>
        </w:tc>
        <w:tc>
          <w:tcPr>
            <w:tcW w:w="4111" w:type="dxa"/>
          </w:tcPr>
          <w:p w:rsidR="00D14101" w:rsidRDefault="00D14101" w:rsidP="00451CCF">
            <w:pPr>
              <w:rPr>
                <w:b/>
                <w:highlight w:val="yellow"/>
              </w:rPr>
            </w:pPr>
            <w:r>
              <w:rPr>
                <w:rFonts w:hint="eastAsia"/>
                <w:b/>
                <w:highlight w:val="yellow"/>
              </w:rPr>
              <w:t>当前电话号码所在市</w:t>
            </w:r>
          </w:p>
        </w:tc>
      </w:tr>
      <w:tr w:rsidR="00D14101" w:rsidTr="00451CCF">
        <w:tc>
          <w:tcPr>
            <w:tcW w:w="1843" w:type="dxa"/>
            <w:shd w:val="clear" w:color="auto" w:fill="F2F2F2"/>
          </w:tcPr>
          <w:p w:rsidR="00D14101" w:rsidRDefault="00D14101" w:rsidP="00451CCF">
            <w:pPr>
              <w:widowControl/>
              <w:spacing w:line="240" w:lineRule="auto"/>
              <w:jc w:val="left"/>
              <w:rPr>
                <w:b/>
                <w:highlight w:val="yellow"/>
              </w:rPr>
            </w:pPr>
            <w:r>
              <w:rPr>
                <w:rFonts w:hint="eastAsia"/>
                <w:b/>
                <w:highlight w:val="yellow"/>
              </w:rPr>
              <w:t>level</w:t>
            </w:r>
          </w:p>
        </w:tc>
        <w:tc>
          <w:tcPr>
            <w:tcW w:w="1559" w:type="dxa"/>
          </w:tcPr>
          <w:p w:rsidR="00D14101" w:rsidRDefault="00D14101" w:rsidP="00451CCF">
            <w:pPr>
              <w:rPr>
                <w:b/>
                <w:highlight w:val="yellow"/>
              </w:rPr>
            </w:pPr>
            <w:r>
              <w:rPr>
                <w:rFonts w:hint="eastAsia"/>
                <w:b/>
                <w:highlight w:val="yellow"/>
              </w:rPr>
              <w:t>String</w:t>
            </w:r>
          </w:p>
        </w:tc>
        <w:tc>
          <w:tcPr>
            <w:tcW w:w="709" w:type="dxa"/>
          </w:tcPr>
          <w:p w:rsidR="00D14101" w:rsidRDefault="00D14101" w:rsidP="00451CCF">
            <w:pPr>
              <w:rPr>
                <w:b/>
                <w:highlight w:val="yellow"/>
              </w:rPr>
            </w:pPr>
            <w:r>
              <w:rPr>
                <w:rFonts w:hint="eastAsia"/>
                <w:b/>
                <w:highlight w:val="yellow"/>
              </w:rPr>
              <w:t>是</w:t>
            </w:r>
          </w:p>
        </w:tc>
        <w:tc>
          <w:tcPr>
            <w:tcW w:w="4111" w:type="dxa"/>
          </w:tcPr>
          <w:p w:rsidR="00D14101" w:rsidRDefault="00D14101" w:rsidP="00451CCF">
            <w:pPr>
              <w:rPr>
                <w:b/>
                <w:highlight w:val="yellow"/>
              </w:rPr>
            </w:pPr>
            <w:r>
              <w:rPr>
                <w:rFonts w:hint="eastAsia"/>
                <w:b/>
                <w:highlight w:val="yellow"/>
              </w:rPr>
              <w:t>level</w:t>
            </w:r>
            <w:r>
              <w:rPr>
                <w:rFonts w:hint="eastAsia"/>
                <w:b/>
                <w:highlight w:val="yellow"/>
              </w:rPr>
              <w:t>的选项：钻或者金或者银，就这个字就行了</w:t>
            </w:r>
          </w:p>
        </w:tc>
      </w:tr>
    </w:tbl>
    <w:p w:rsidR="00D14101" w:rsidRDefault="00D14101" w:rsidP="00D14101"/>
    <w:p w:rsidR="00D14101" w:rsidRDefault="00D14101" w:rsidP="00D14101">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D14101" w:rsidTr="00451CCF">
        <w:trPr>
          <w:trHeight w:val="404"/>
        </w:trPr>
        <w:tc>
          <w:tcPr>
            <w:tcW w:w="2087" w:type="dxa"/>
            <w:shd w:val="clear" w:color="auto" w:fill="BFBFBF"/>
          </w:tcPr>
          <w:p w:rsidR="00D14101" w:rsidRDefault="00D14101" w:rsidP="00451CCF">
            <w:pPr>
              <w:rPr>
                <w:b/>
              </w:rPr>
            </w:pPr>
            <w:r>
              <w:rPr>
                <w:b/>
              </w:rPr>
              <w:t>Key</w:t>
            </w:r>
          </w:p>
        </w:tc>
        <w:tc>
          <w:tcPr>
            <w:tcW w:w="1765" w:type="dxa"/>
            <w:shd w:val="clear" w:color="auto" w:fill="BFBFBF"/>
          </w:tcPr>
          <w:p w:rsidR="00D14101" w:rsidRDefault="00D14101" w:rsidP="00451CCF">
            <w:pPr>
              <w:rPr>
                <w:b/>
              </w:rPr>
            </w:pPr>
            <w:r>
              <w:rPr>
                <w:b/>
              </w:rPr>
              <w:t>类型</w:t>
            </w:r>
          </w:p>
        </w:tc>
        <w:tc>
          <w:tcPr>
            <w:tcW w:w="4654" w:type="dxa"/>
            <w:shd w:val="clear" w:color="auto" w:fill="BFBFBF"/>
          </w:tcPr>
          <w:p w:rsidR="00D14101" w:rsidRDefault="00D14101" w:rsidP="00451CCF">
            <w:pPr>
              <w:rPr>
                <w:b/>
              </w:rPr>
            </w:pPr>
            <w:r>
              <w:rPr>
                <w:b/>
              </w:rPr>
              <w:t>注释</w:t>
            </w:r>
          </w:p>
        </w:tc>
      </w:tr>
      <w:tr w:rsidR="00D14101" w:rsidTr="00451CCF">
        <w:trPr>
          <w:trHeight w:val="419"/>
        </w:trPr>
        <w:tc>
          <w:tcPr>
            <w:tcW w:w="2087" w:type="dxa"/>
            <w:shd w:val="clear" w:color="auto" w:fill="F2F2F2"/>
          </w:tcPr>
          <w:p w:rsidR="00D14101" w:rsidRDefault="00D14101" w:rsidP="00451CCF">
            <w:r>
              <w:rPr>
                <w:rFonts w:hint="eastAsia"/>
              </w:rPr>
              <w:t>resCode</w:t>
            </w:r>
          </w:p>
        </w:tc>
        <w:tc>
          <w:tcPr>
            <w:tcW w:w="1765" w:type="dxa"/>
          </w:tcPr>
          <w:p w:rsidR="00D14101" w:rsidRDefault="00D14101" w:rsidP="00451CCF">
            <w:r>
              <w:rPr>
                <w:rFonts w:hint="eastAsia"/>
              </w:rPr>
              <w:t>String</w:t>
            </w:r>
          </w:p>
        </w:tc>
        <w:tc>
          <w:tcPr>
            <w:tcW w:w="4654" w:type="dxa"/>
          </w:tcPr>
          <w:p w:rsidR="00D14101" w:rsidRDefault="00D14101" w:rsidP="00451CCF">
            <w:r>
              <w:t>结果码。</w:t>
            </w:r>
            <w:r>
              <w:t>200</w:t>
            </w:r>
            <w:r>
              <w:t>表示成功，</w:t>
            </w:r>
          </w:p>
        </w:tc>
      </w:tr>
      <w:tr w:rsidR="00D14101" w:rsidTr="00451CCF">
        <w:trPr>
          <w:trHeight w:val="419"/>
        </w:trPr>
        <w:tc>
          <w:tcPr>
            <w:tcW w:w="2087" w:type="dxa"/>
            <w:shd w:val="clear" w:color="auto" w:fill="F2F2F2"/>
          </w:tcPr>
          <w:p w:rsidR="00D14101" w:rsidRDefault="00D14101" w:rsidP="00451CCF">
            <w:r>
              <w:rPr>
                <w:rFonts w:hint="eastAsia"/>
              </w:rPr>
              <w:t>resDesc</w:t>
            </w:r>
          </w:p>
        </w:tc>
        <w:tc>
          <w:tcPr>
            <w:tcW w:w="1765" w:type="dxa"/>
          </w:tcPr>
          <w:p w:rsidR="00D14101" w:rsidRDefault="00D14101" w:rsidP="00451CCF">
            <w:r>
              <w:t>String</w:t>
            </w:r>
          </w:p>
        </w:tc>
        <w:tc>
          <w:tcPr>
            <w:tcW w:w="4654" w:type="dxa"/>
          </w:tcPr>
          <w:p w:rsidR="00D14101" w:rsidRDefault="00D14101" w:rsidP="00451CCF">
            <w:r>
              <w:t>描述</w:t>
            </w:r>
          </w:p>
        </w:tc>
      </w:tr>
      <w:tr w:rsidR="00D14101" w:rsidTr="00451CCF">
        <w:trPr>
          <w:trHeight w:val="419"/>
        </w:trPr>
        <w:tc>
          <w:tcPr>
            <w:tcW w:w="2087" w:type="dxa"/>
            <w:shd w:val="clear" w:color="auto" w:fill="F2F2F2"/>
          </w:tcPr>
          <w:p w:rsidR="00D14101" w:rsidRDefault="00D14101" w:rsidP="00451CCF">
            <w:r>
              <w:rPr>
                <w:rFonts w:hint="eastAsia"/>
              </w:rPr>
              <w:t>custTel</w:t>
            </w:r>
          </w:p>
        </w:tc>
        <w:tc>
          <w:tcPr>
            <w:tcW w:w="1765" w:type="dxa"/>
          </w:tcPr>
          <w:p w:rsidR="00D14101" w:rsidRDefault="00D14101" w:rsidP="00451CCF">
            <w:r>
              <w:rPr>
                <w:rFonts w:hint="eastAsia"/>
              </w:rPr>
              <w:t>String</w:t>
            </w:r>
          </w:p>
        </w:tc>
        <w:tc>
          <w:tcPr>
            <w:tcW w:w="4654" w:type="dxa"/>
          </w:tcPr>
          <w:p w:rsidR="00D14101" w:rsidRDefault="00D14101" w:rsidP="00451CCF">
            <w:r>
              <w:rPr>
                <w:rFonts w:hint="eastAsia"/>
              </w:rPr>
              <w:t>客户经理电话号码</w:t>
            </w:r>
          </w:p>
        </w:tc>
      </w:tr>
      <w:tr w:rsidR="00D14101" w:rsidTr="00451CCF">
        <w:trPr>
          <w:trHeight w:val="419"/>
        </w:trPr>
        <w:tc>
          <w:tcPr>
            <w:tcW w:w="2087" w:type="dxa"/>
            <w:shd w:val="clear" w:color="auto" w:fill="F2F2F2"/>
          </w:tcPr>
          <w:p w:rsidR="00D14101" w:rsidRDefault="00D14101" w:rsidP="00451CCF">
            <w:r>
              <w:rPr>
                <w:rFonts w:hint="eastAsia"/>
              </w:rPr>
              <w:t>worktime</w:t>
            </w:r>
          </w:p>
        </w:tc>
        <w:tc>
          <w:tcPr>
            <w:tcW w:w="1765" w:type="dxa"/>
          </w:tcPr>
          <w:p w:rsidR="00D14101" w:rsidRDefault="00D14101" w:rsidP="00451CCF">
            <w:r>
              <w:rPr>
                <w:rFonts w:hint="eastAsia"/>
              </w:rPr>
              <w:t>date</w:t>
            </w:r>
          </w:p>
        </w:tc>
        <w:tc>
          <w:tcPr>
            <w:tcW w:w="4654" w:type="dxa"/>
          </w:tcPr>
          <w:p w:rsidR="00D14101" w:rsidRDefault="00D14101" w:rsidP="00451CCF">
            <w:r>
              <w:rPr>
                <w:rFonts w:hint="eastAsia"/>
              </w:rPr>
              <w:t>上班时间：时间格式</w:t>
            </w:r>
            <w:r>
              <w:rPr>
                <w:rFonts w:hint="eastAsia"/>
              </w:rPr>
              <w:t xml:space="preserve"> HH:mm</w:t>
            </w:r>
          </w:p>
        </w:tc>
      </w:tr>
      <w:tr w:rsidR="00D14101" w:rsidTr="00451CCF">
        <w:trPr>
          <w:trHeight w:val="419"/>
        </w:trPr>
        <w:tc>
          <w:tcPr>
            <w:tcW w:w="2087" w:type="dxa"/>
            <w:shd w:val="clear" w:color="auto" w:fill="F2F2F2"/>
          </w:tcPr>
          <w:p w:rsidR="00D14101" w:rsidRDefault="00D14101" w:rsidP="00451CCF">
            <w:r>
              <w:rPr>
                <w:rFonts w:hint="eastAsia"/>
              </w:rPr>
              <w:t>goofwordtime</w:t>
            </w:r>
          </w:p>
        </w:tc>
        <w:tc>
          <w:tcPr>
            <w:tcW w:w="1765" w:type="dxa"/>
          </w:tcPr>
          <w:p w:rsidR="00D14101" w:rsidRDefault="00D14101" w:rsidP="00451CCF">
            <w:r>
              <w:rPr>
                <w:rFonts w:hint="eastAsia"/>
              </w:rPr>
              <w:t>date</w:t>
            </w:r>
          </w:p>
        </w:tc>
        <w:tc>
          <w:tcPr>
            <w:tcW w:w="4654" w:type="dxa"/>
          </w:tcPr>
          <w:p w:rsidR="00D14101" w:rsidRDefault="00D14101" w:rsidP="00451CCF">
            <w:r>
              <w:rPr>
                <w:rFonts w:hint="eastAsia"/>
              </w:rPr>
              <w:t>下班时间：时间格式</w:t>
            </w:r>
            <w:r>
              <w:rPr>
                <w:rFonts w:hint="eastAsia"/>
              </w:rPr>
              <w:t xml:space="preserve"> HH:mm</w:t>
            </w:r>
          </w:p>
        </w:tc>
      </w:tr>
      <w:tr w:rsidR="00D14101" w:rsidTr="00451CCF">
        <w:trPr>
          <w:trHeight w:val="419"/>
        </w:trPr>
        <w:tc>
          <w:tcPr>
            <w:tcW w:w="2087" w:type="dxa"/>
            <w:shd w:val="clear" w:color="auto" w:fill="F2F2F2"/>
          </w:tcPr>
          <w:p w:rsidR="00D14101" w:rsidRDefault="00D14101" w:rsidP="00451CCF">
            <w:r>
              <w:rPr>
                <w:rFonts w:hint="eastAsia"/>
              </w:rPr>
              <w:lastRenderedPageBreak/>
              <w:t>curr</w:t>
            </w:r>
          </w:p>
        </w:tc>
        <w:tc>
          <w:tcPr>
            <w:tcW w:w="1765" w:type="dxa"/>
          </w:tcPr>
          <w:p w:rsidR="00D14101" w:rsidRDefault="00D14101" w:rsidP="00451CCF">
            <w:r>
              <w:rPr>
                <w:rFonts w:hint="eastAsia"/>
              </w:rPr>
              <w:t>date</w:t>
            </w:r>
          </w:p>
        </w:tc>
        <w:tc>
          <w:tcPr>
            <w:tcW w:w="4654" w:type="dxa"/>
          </w:tcPr>
          <w:p w:rsidR="00D14101" w:rsidRDefault="00D14101" w:rsidP="00451CCF">
            <w:r>
              <w:rPr>
                <w:rFonts w:hint="eastAsia"/>
              </w:rPr>
              <w:t>系统当前时间：时间格式</w:t>
            </w:r>
            <w:r>
              <w:rPr>
                <w:rFonts w:hint="eastAsia"/>
              </w:rPr>
              <w:t xml:space="preserve"> HH:mm</w:t>
            </w:r>
          </w:p>
        </w:tc>
      </w:tr>
      <w:tr w:rsidR="00D14101" w:rsidTr="00451CCF">
        <w:trPr>
          <w:trHeight w:val="419"/>
        </w:trPr>
        <w:tc>
          <w:tcPr>
            <w:tcW w:w="2087" w:type="dxa"/>
            <w:tcBorders>
              <w:bottom w:val="single" w:sz="6" w:space="0" w:color="auto"/>
            </w:tcBorders>
            <w:shd w:val="clear" w:color="auto" w:fill="F2F2F2"/>
          </w:tcPr>
          <w:p w:rsidR="00D14101" w:rsidRPr="00A224B9" w:rsidRDefault="00D14101" w:rsidP="00451CCF">
            <w:r w:rsidRPr="00A224B9">
              <w:rPr>
                <w:rFonts w:hint="eastAsia"/>
              </w:rPr>
              <w:t>workDesc</w:t>
            </w:r>
          </w:p>
        </w:tc>
        <w:tc>
          <w:tcPr>
            <w:tcW w:w="1765" w:type="dxa"/>
            <w:tcBorders>
              <w:bottom w:val="single" w:sz="6" w:space="0" w:color="auto"/>
            </w:tcBorders>
          </w:tcPr>
          <w:p w:rsidR="00D14101" w:rsidRPr="00A224B9" w:rsidRDefault="00D14101" w:rsidP="00451CCF">
            <w:r w:rsidRPr="00A224B9">
              <w:rPr>
                <w:rFonts w:hint="eastAsia"/>
              </w:rPr>
              <w:t>String</w:t>
            </w:r>
          </w:p>
        </w:tc>
        <w:tc>
          <w:tcPr>
            <w:tcW w:w="4654" w:type="dxa"/>
            <w:tcBorders>
              <w:bottom w:val="single" w:sz="6" w:space="0" w:color="auto"/>
            </w:tcBorders>
          </w:tcPr>
          <w:p w:rsidR="00D14101" w:rsidRPr="00A224B9" w:rsidRDefault="00D14101" w:rsidP="00451CCF">
            <w:r w:rsidRPr="00A224B9">
              <w:rPr>
                <w:rFonts w:hint="eastAsia"/>
              </w:rPr>
              <w:t>上</w:t>
            </w:r>
            <w:r w:rsidRPr="00A224B9">
              <w:rPr>
                <w:rFonts w:hint="eastAsia"/>
              </w:rPr>
              <w:t>/</w:t>
            </w:r>
            <w:r w:rsidRPr="00A224B9">
              <w:rPr>
                <w:rFonts w:hint="eastAsia"/>
              </w:rPr>
              <w:t>下班描述</w:t>
            </w:r>
          </w:p>
        </w:tc>
      </w:tr>
    </w:tbl>
    <w:p w:rsidR="00D14101" w:rsidRPr="00D14101" w:rsidRDefault="00D14101" w:rsidP="00D14101"/>
    <w:p w:rsidR="007B0D7A" w:rsidRDefault="007B0D7A" w:rsidP="007B0D7A">
      <w:pPr>
        <w:pStyle w:val="2"/>
        <w:numPr>
          <w:ilvl w:val="0"/>
          <w:numId w:val="1"/>
        </w:numPr>
      </w:pPr>
      <w:bookmarkStart w:id="66" w:name="_Toc405551113"/>
      <w:r>
        <w:rPr>
          <w:rFonts w:hint="eastAsia"/>
        </w:rPr>
        <w:t>国内漫游</w:t>
      </w:r>
      <w:bookmarkEnd w:id="66"/>
    </w:p>
    <w:p w:rsidR="00D14101" w:rsidRDefault="00D14101" w:rsidP="002B116C">
      <w:pPr>
        <w:pStyle w:val="30"/>
        <w:numPr>
          <w:ilvl w:val="0"/>
          <w:numId w:val="7"/>
        </w:numPr>
      </w:pPr>
      <w:bookmarkStart w:id="67" w:name="_Toc405551114"/>
      <w:r>
        <w:rPr>
          <w:rFonts w:hint="eastAsia"/>
        </w:rPr>
        <w:t>推送消息授权接口</w:t>
      </w:r>
      <w:bookmarkEnd w:id="67"/>
    </w:p>
    <w:p w:rsidR="00451CCF" w:rsidRDefault="00451CCF" w:rsidP="00451CCF">
      <w:pPr>
        <w:pStyle w:val="5"/>
      </w:pPr>
      <w:r>
        <w:rPr>
          <w:rFonts w:hint="eastAsia"/>
        </w:rPr>
        <w:t>接口描述</w:t>
      </w:r>
    </w:p>
    <w:p w:rsidR="00451CCF" w:rsidRDefault="00451CCF" w:rsidP="00451CCF">
      <w:pPr>
        <w:rPr>
          <w:b/>
        </w:rPr>
      </w:pPr>
      <w:r>
        <w:rPr>
          <w:rFonts w:hint="eastAsia"/>
          <w:b/>
        </w:rPr>
        <w:t>接口功能：</w:t>
      </w:r>
      <w:r>
        <w:rPr>
          <w:rFonts w:hint="eastAsia"/>
        </w:rPr>
        <w:t>手机端处理漫游状态下，发送请求给内容管理平台，请求内容管理平台发送推送消息，内容管理平台判断请求省份存在省名片时，返回推送消息。</w:t>
      </w:r>
    </w:p>
    <w:p w:rsidR="00451CCF" w:rsidRDefault="00451CCF" w:rsidP="00451CCF">
      <w:r>
        <w:rPr>
          <w:rFonts w:hint="eastAsia"/>
          <w:b/>
        </w:rPr>
        <w:t>交互协议</w:t>
      </w:r>
      <w:r>
        <w:rPr>
          <w:rFonts w:hint="eastAsia"/>
        </w:rPr>
        <w:t>：</w:t>
      </w:r>
      <w:r>
        <w:rPr>
          <w:rFonts w:hint="eastAsia"/>
        </w:rPr>
        <w:t>HTTP/HTTPS</w:t>
      </w:r>
    </w:p>
    <w:p w:rsidR="00451CCF" w:rsidRDefault="00451CCF" w:rsidP="00451CCF">
      <w:r>
        <w:rPr>
          <w:rFonts w:hint="eastAsia"/>
          <w:b/>
        </w:rPr>
        <w:t>数据格式</w:t>
      </w:r>
      <w:r>
        <w:rPr>
          <w:rFonts w:hint="eastAsia"/>
        </w:rPr>
        <w:t>：</w:t>
      </w:r>
      <w:r>
        <w:rPr>
          <w:rFonts w:hint="eastAsia"/>
        </w:rPr>
        <w:t>JSON</w:t>
      </w:r>
    </w:p>
    <w:p w:rsidR="00451CCF" w:rsidRDefault="00451CCF" w:rsidP="00451CCF">
      <w:r>
        <w:rPr>
          <w:rFonts w:hint="eastAsia"/>
          <w:b/>
        </w:rPr>
        <w:t>接口方向</w:t>
      </w:r>
      <w:r>
        <w:rPr>
          <w:rFonts w:hint="eastAsia"/>
        </w:rPr>
        <w:t>：手机端</w:t>
      </w:r>
      <w:r>
        <w:sym w:font="Wingdings" w:char="F0E0"/>
      </w:r>
      <w:r>
        <w:rPr>
          <w:rFonts w:hint="eastAsia"/>
        </w:rPr>
        <w:t>内容管理平台</w:t>
      </w:r>
    </w:p>
    <w:p w:rsidR="00451CCF" w:rsidRDefault="00451CCF" w:rsidP="00451CCF">
      <w:r>
        <w:rPr>
          <w:rFonts w:hint="eastAsia"/>
          <w:b/>
        </w:rPr>
        <w:t>服务端地址</w:t>
      </w:r>
      <w:r>
        <w:rPr>
          <w:rFonts w:hint="eastAsia"/>
        </w:rPr>
        <w:t>：</w:t>
      </w:r>
    </w:p>
    <w:p w:rsidR="00451CCF" w:rsidRDefault="00B50774" w:rsidP="00451CCF">
      <w:hyperlink r:id="rId68" w:history="1">
        <w:r w:rsidR="00451CCF">
          <w:rPr>
            <w:rStyle w:val="af0"/>
          </w:rPr>
          <w:t>http://101.95.48.96:8005/public/sjkf/pbusinesscard/messagePush?provinceName=</w:t>
        </w:r>
        <w:r w:rsidR="00451CCF">
          <w:rPr>
            <w:rStyle w:val="af0"/>
            <w:rFonts w:hint="eastAsia"/>
          </w:rPr>
          <w:t>上海</w:t>
        </w:r>
      </w:hyperlink>
    </w:p>
    <w:p w:rsidR="00451CCF" w:rsidRDefault="00451CCF" w:rsidP="00451CCF">
      <w:pPr>
        <w:rPr>
          <w:b/>
        </w:rPr>
      </w:pPr>
      <w:r>
        <w:rPr>
          <w:rFonts w:hint="eastAsia"/>
          <w:b/>
        </w:rPr>
        <w:t>数据样例：</w:t>
      </w:r>
    </w:p>
    <w:p w:rsidR="00451CCF" w:rsidRDefault="00451CCF" w:rsidP="00451CCF">
      <w:pPr>
        <w:rPr>
          <w:rFonts w:ascii="宋体" w:hAnsi="宋体"/>
          <w:color w:val="000000"/>
          <w:sz w:val="27"/>
          <w:szCs w:val="27"/>
        </w:rPr>
      </w:pPr>
      <w:r>
        <w:rPr>
          <w:rFonts w:ascii="宋体" w:hAnsi="宋体"/>
          <w:color w:val="000000"/>
          <w:sz w:val="27"/>
          <w:szCs w:val="27"/>
        </w:rPr>
        <w:t>{"resCode":200,"resInfo":"上海人名欢迎您！"}</w:t>
      </w:r>
    </w:p>
    <w:p w:rsidR="00451CCF" w:rsidRDefault="00451CCF" w:rsidP="00451CCF">
      <w:pPr>
        <w:pStyle w:val="5"/>
      </w:pPr>
      <w:r>
        <w:rPr>
          <w:rFonts w:hint="eastAsia"/>
        </w:rPr>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451CCF" w:rsidTr="00451CCF">
        <w:tc>
          <w:tcPr>
            <w:tcW w:w="1843" w:type="dxa"/>
            <w:shd w:val="clear" w:color="auto" w:fill="BFBFBF"/>
          </w:tcPr>
          <w:p w:rsidR="00451CCF" w:rsidRDefault="00451CCF" w:rsidP="00451CCF">
            <w:pPr>
              <w:rPr>
                <w:b/>
              </w:rPr>
            </w:pPr>
            <w:r>
              <w:rPr>
                <w:rFonts w:hint="eastAsia"/>
                <w:b/>
              </w:rPr>
              <w:t>Key</w:t>
            </w:r>
          </w:p>
        </w:tc>
        <w:tc>
          <w:tcPr>
            <w:tcW w:w="1559" w:type="dxa"/>
            <w:shd w:val="clear" w:color="auto" w:fill="BFBFBF"/>
          </w:tcPr>
          <w:p w:rsidR="00451CCF" w:rsidRDefault="00451CCF" w:rsidP="00451CCF">
            <w:pPr>
              <w:rPr>
                <w:b/>
              </w:rPr>
            </w:pPr>
            <w:r>
              <w:rPr>
                <w:b/>
              </w:rPr>
              <w:t>类型</w:t>
            </w:r>
          </w:p>
        </w:tc>
        <w:tc>
          <w:tcPr>
            <w:tcW w:w="993" w:type="dxa"/>
            <w:shd w:val="clear" w:color="auto" w:fill="BFBFBF"/>
          </w:tcPr>
          <w:p w:rsidR="00451CCF" w:rsidRDefault="00451CCF" w:rsidP="00451CCF">
            <w:pPr>
              <w:rPr>
                <w:b/>
              </w:rPr>
            </w:pPr>
            <w:r>
              <w:rPr>
                <w:rFonts w:hint="eastAsia"/>
                <w:b/>
              </w:rPr>
              <w:t>必须</w:t>
            </w:r>
          </w:p>
        </w:tc>
        <w:tc>
          <w:tcPr>
            <w:tcW w:w="1275" w:type="dxa"/>
            <w:shd w:val="clear" w:color="auto" w:fill="BFBFBF"/>
          </w:tcPr>
          <w:p w:rsidR="00451CCF" w:rsidRDefault="00451CCF" w:rsidP="00451CCF">
            <w:pPr>
              <w:ind w:firstLineChars="50" w:firstLine="120"/>
              <w:rPr>
                <w:b/>
              </w:rPr>
            </w:pPr>
            <w:r>
              <w:rPr>
                <w:rFonts w:hint="eastAsia"/>
                <w:b/>
              </w:rPr>
              <w:t>长度</w:t>
            </w:r>
          </w:p>
        </w:tc>
        <w:tc>
          <w:tcPr>
            <w:tcW w:w="2694" w:type="dxa"/>
            <w:shd w:val="clear" w:color="auto" w:fill="BFBFBF"/>
          </w:tcPr>
          <w:p w:rsidR="00451CCF" w:rsidRDefault="00451CCF" w:rsidP="00451CCF">
            <w:pPr>
              <w:rPr>
                <w:b/>
              </w:rPr>
            </w:pPr>
            <w:r>
              <w:rPr>
                <w:b/>
              </w:rPr>
              <w:t>注释</w:t>
            </w:r>
          </w:p>
        </w:tc>
      </w:tr>
      <w:tr w:rsidR="00451CCF" w:rsidTr="00451CCF">
        <w:tc>
          <w:tcPr>
            <w:tcW w:w="1843" w:type="dxa"/>
            <w:shd w:val="clear" w:color="auto" w:fill="F2F2F2"/>
          </w:tcPr>
          <w:p w:rsidR="00451CCF" w:rsidRDefault="00451CCF" w:rsidP="00451CCF">
            <w:pPr>
              <w:jc w:val="left"/>
            </w:pPr>
            <w:r>
              <w:t>province</w:t>
            </w:r>
            <w:r>
              <w:rPr>
                <w:rFonts w:hint="eastAsia"/>
              </w:rPr>
              <w:t>Name</w:t>
            </w:r>
          </w:p>
        </w:tc>
        <w:tc>
          <w:tcPr>
            <w:tcW w:w="1559" w:type="dxa"/>
          </w:tcPr>
          <w:p w:rsidR="00451CCF" w:rsidRDefault="00451CCF" w:rsidP="00451CCF">
            <w:r>
              <w:t>S</w:t>
            </w:r>
            <w:r>
              <w:rPr>
                <w:rFonts w:hint="eastAsia"/>
              </w:rPr>
              <w:t>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20</w:t>
            </w:r>
          </w:p>
        </w:tc>
        <w:tc>
          <w:tcPr>
            <w:tcW w:w="2694" w:type="dxa"/>
          </w:tcPr>
          <w:p w:rsidR="00451CCF" w:rsidRDefault="00451CCF" w:rsidP="00451CCF">
            <w:r>
              <w:rPr>
                <w:rFonts w:hint="eastAsia"/>
              </w:rPr>
              <w:t>省名称</w:t>
            </w:r>
          </w:p>
        </w:tc>
      </w:tr>
      <w:tr w:rsidR="00451CCF" w:rsidRPr="00375F60" w:rsidTr="00451CCF">
        <w:tc>
          <w:tcPr>
            <w:tcW w:w="1843" w:type="dxa"/>
            <w:shd w:val="clear" w:color="auto" w:fill="F2F2F2"/>
          </w:tcPr>
          <w:p w:rsidR="00451CCF" w:rsidRPr="00375F60" w:rsidRDefault="00451CCF" w:rsidP="00451CCF">
            <w:pPr>
              <w:jc w:val="left"/>
              <w:rPr>
                <w:color w:val="FF0000"/>
                <w:highlight w:val="yellow"/>
              </w:rPr>
            </w:pPr>
            <w:r w:rsidRPr="00375F60">
              <w:rPr>
                <w:color w:val="FF0000"/>
                <w:highlight w:val="yellow"/>
              </w:rPr>
              <w:t>T</w:t>
            </w:r>
            <w:r w:rsidRPr="00375F60">
              <w:rPr>
                <w:rFonts w:hint="eastAsia"/>
                <w:color w:val="FF0000"/>
                <w:highlight w:val="yellow"/>
              </w:rPr>
              <w:t>oken</w:t>
            </w:r>
          </w:p>
        </w:tc>
        <w:tc>
          <w:tcPr>
            <w:tcW w:w="1559" w:type="dxa"/>
          </w:tcPr>
          <w:p w:rsidR="00451CCF" w:rsidRPr="00375F60" w:rsidRDefault="00451CCF" w:rsidP="00451CCF">
            <w:pPr>
              <w:rPr>
                <w:color w:val="FF0000"/>
                <w:highlight w:val="yellow"/>
              </w:rPr>
            </w:pPr>
            <w:r w:rsidRPr="00375F60">
              <w:rPr>
                <w:color w:val="FF0000"/>
                <w:highlight w:val="yellow"/>
              </w:rPr>
              <w:t>String</w:t>
            </w:r>
          </w:p>
        </w:tc>
        <w:tc>
          <w:tcPr>
            <w:tcW w:w="993" w:type="dxa"/>
          </w:tcPr>
          <w:p w:rsidR="00451CCF" w:rsidRPr="00375F60" w:rsidRDefault="00451CCF" w:rsidP="00451CCF">
            <w:pPr>
              <w:rPr>
                <w:color w:val="FF0000"/>
                <w:highlight w:val="yellow"/>
              </w:rPr>
            </w:pPr>
            <w:r w:rsidRPr="00375F60">
              <w:rPr>
                <w:rFonts w:hint="eastAsia"/>
                <w:color w:val="FF0000"/>
                <w:highlight w:val="yellow"/>
              </w:rPr>
              <w:t>是</w:t>
            </w:r>
          </w:p>
        </w:tc>
        <w:tc>
          <w:tcPr>
            <w:tcW w:w="1275" w:type="dxa"/>
          </w:tcPr>
          <w:p w:rsidR="00451CCF" w:rsidRPr="00375F60" w:rsidRDefault="00451CCF" w:rsidP="00451CCF">
            <w:pPr>
              <w:rPr>
                <w:color w:val="FF0000"/>
                <w:highlight w:val="yellow"/>
              </w:rPr>
            </w:pPr>
          </w:p>
        </w:tc>
        <w:tc>
          <w:tcPr>
            <w:tcW w:w="2694" w:type="dxa"/>
          </w:tcPr>
          <w:p w:rsidR="00451CCF" w:rsidRPr="00375F60" w:rsidRDefault="00451CCF" w:rsidP="00451CCF">
            <w:pPr>
              <w:rPr>
                <w:color w:val="FF0000"/>
                <w:highlight w:val="yellow"/>
              </w:rPr>
            </w:pPr>
            <w:r w:rsidRPr="00375F60">
              <w:rPr>
                <w:color w:val="FF0000"/>
                <w:highlight w:val="yellow"/>
              </w:rPr>
              <w:t>T</w:t>
            </w:r>
            <w:r w:rsidRPr="00375F60">
              <w:rPr>
                <w:rFonts w:hint="eastAsia"/>
                <w:color w:val="FF0000"/>
                <w:highlight w:val="yellow"/>
              </w:rPr>
              <w:t>oken</w:t>
            </w:r>
          </w:p>
        </w:tc>
      </w:tr>
      <w:tr w:rsidR="00451CCF" w:rsidRPr="00375F60" w:rsidTr="00451CCF">
        <w:tc>
          <w:tcPr>
            <w:tcW w:w="1843" w:type="dxa"/>
            <w:shd w:val="clear" w:color="auto" w:fill="F2F2F2"/>
          </w:tcPr>
          <w:p w:rsidR="00451CCF" w:rsidRPr="00375F60" w:rsidRDefault="00451CCF" w:rsidP="00451CCF">
            <w:pPr>
              <w:jc w:val="left"/>
              <w:rPr>
                <w:color w:val="FF0000"/>
                <w:highlight w:val="yellow"/>
              </w:rPr>
            </w:pPr>
            <w:r w:rsidRPr="00375F60">
              <w:rPr>
                <w:color w:val="FF0000"/>
                <w:highlight w:val="yellow"/>
              </w:rPr>
              <w:t>C</w:t>
            </w:r>
            <w:r w:rsidRPr="00375F60">
              <w:rPr>
                <w:rFonts w:hint="eastAsia"/>
                <w:color w:val="FF0000"/>
                <w:highlight w:val="yellow"/>
              </w:rPr>
              <w:t>ity</w:t>
            </w:r>
          </w:p>
        </w:tc>
        <w:tc>
          <w:tcPr>
            <w:tcW w:w="1559" w:type="dxa"/>
          </w:tcPr>
          <w:p w:rsidR="00451CCF" w:rsidRPr="00375F60" w:rsidRDefault="00451CCF" w:rsidP="00451CCF">
            <w:pPr>
              <w:rPr>
                <w:color w:val="FF0000"/>
                <w:highlight w:val="yellow"/>
              </w:rPr>
            </w:pPr>
            <w:r w:rsidRPr="00375F60">
              <w:rPr>
                <w:rFonts w:hint="eastAsia"/>
                <w:color w:val="FF0000"/>
                <w:highlight w:val="yellow"/>
              </w:rPr>
              <w:t>String</w:t>
            </w:r>
          </w:p>
        </w:tc>
        <w:tc>
          <w:tcPr>
            <w:tcW w:w="993" w:type="dxa"/>
          </w:tcPr>
          <w:p w:rsidR="00451CCF" w:rsidRPr="00375F60" w:rsidRDefault="00451CCF" w:rsidP="00451CCF">
            <w:pPr>
              <w:rPr>
                <w:color w:val="FF0000"/>
                <w:highlight w:val="yellow"/>
              </w:rPr>
            </w:pPr>
            <w:r w:rsidRPr="00375F60">
              <w:rPr>
                <w:rFonts w:hint="eastAsia"/>
                <w:color w:val="FF0000"/>
                <w:highlight w:val="yellow"/>
              </w:rPr>
              <w:t>是</w:t>
            </w:r>
          </w:p>
        </w:tc>
        <w:tc>
          <w:tcPr>
            <w:tcW w:w="1275" w:type="dxa"/>
          </w:tcPr>
          <w:p w:rsidR="00451CCF" w:rsidRPr="00375F60" w:rsidRDefault="00451CCF" w:rsidP="00451CCF">
            <w:pPr>
              <w:rPr>
                <w:color w:val="FF0000"/>
                <w:highlight w:val="yellow"/>
              </w:rPr>
            </w:pPr>
            <w:r w:rsidRPr="00375F60">
              <w:rPr>
                <w:rFonts w:hint="eastAsia"/>
                <w:color w:val="FF0000"/>
                <w:highlight w:val="yellow"/>
              </w:rPr>
              <w:t>20</w:t>
            </w:r>
          </w:p>
        </w:tc>
        <w:tc>
          <w:tcPr>
            <w:tcW w:w="2694" w:type="dxa"/>
          </w:tcPr>
          <w:p w:rsidR="00451CCF" w:rsidRPr="00375F60" w:rsidRDefault="00451CCF" w:rsidP="00451CCF">
            <w:pPr>
              <w:rPr>
                <w:color w:val="FF0000"/>
              </w:rPr>
            </w:pPr>
            <w:r w:rsidRPr="00375F60">
              <w:rPr>
                <w:rFonts w:hint="eastAsia"/>
                <w:color w:val="FF0000"/>
                <w:highlight w:val="yellow"/>
              </w:rPr>
              <w:t>城市名称</w:t>
            </w:r>
          </w:p>
        </w:tc>
      </w:tr>
      <w:tr w:rsidR="00451CCF" w:rsidTr="00451CCF">
        <w:tc>
          <w:tcPr>
            <w:tcW w:w="1843" w:type="dxa"/>
            <w:shd w:val="clear" w:color="auto" w:fill="F2F2F2"/>
          </w:tcPr>
          <w:p w:rsidR="00451CCF" w:rsidRDefault="00451CCF" w:rsidP="00451CCF">
            <w:pPr>
              <w:jc w:val="left"/>
            </w:pPr>
          </w:p>
        </w:tc>
        <w:tc>
          <w:tcPr>
            <w:tcW w:w="1559" w:type="dxa"/>
          </w:tcPr>
          <w:p w:rsidR="00451CCF" w:rsidRDefault="00451CCF" w:rsidP="00451CCF"/>
        </w:tc>
        <w:tc>
          <w:tcPr>
            <w:tcW w:w="993" w:type="dxa"/>
          </w:tcPr>
          <w:p w:rsidR="00451CCF" w:rsidRDefault="00451CCF" w:rsidP="00451CCF"/>
        </w:tc>
        <w:tc>
          <w:tcPr>
            <w:tcW w:w="1275" w:type="dxa"/>
          </w:tcPr>
          <w:p w:rsidR="00451CCF" w:rsidRDefault="00451CCF" w:rsidP="00451CCF"/>
        </w:tc>
        <w:tc>
          <w:tcPr>
            <w:tcW w:w="2694" w:type="dxa"/>
          </w:tcPr>
          <w:p w:rsidR="00451CCF" w:rsidRDefault="00451CCF" w:rsidP="00451CCF"/>
        </w:tc>
      </w:tr>
    </w:tbl>
    <w:p w:rsidR="00451CCF" w:rsidRDefault="00451CCF" w:rsidP="00451CCF">
      <w:pPr>
        <w:pStyle w:val="5"/>
      </w:pPr>
      <w:r>
        <w:rPr>
          <w:rFonts w:hint="eastAsia"/>
        </w:rPr>
        <w:t>返回报文</w:t>
      </w:r>
    </w:p>
    <w:tbl>
      <w:tblPr>
        <w:tblW w:w="8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451CCF" w:rsidTr="00451CCF">
        <w:tc>
          <w:tcPr>
            <w:tcW w:w="1996" w:type="dxa"/>
            <w:shd w:val="clear" w:color="auto" w:fill="BFBFBF"/>
          </w:tcPr>
          <w:p w:rsidR="00451CCF" w:rsidRDefault="00451CCF" w:rsidP="00451CCF">
            <w:pPr>
              <w:rPr>
                <w:b/>
              </w:rPr>
            </w:pPr>
            <w:r>
              <w:rPr>
                <w:rFonts w:hint="eastAsia"/>
                <w:b/>
              </w:rPr>
              <w:t>Key</w:t>
            </w:r>
          </w:p>
        </w:tc>
        <w:tc>
          <w:tcPr>
            <w:tcW w:w="1696" w:type="dxa"/>
            <w:shd w:val="clear" w:color="auto" w:fill="BFBFBF"/>
          </w:tcPr>
          <w:p w:rsidR="00451CCF" w:rsidRDefault="00451CCF" w:rsidP="00451CCF">
            <w:pPr>
              <w:rPr>
                <w:b/>
              </w:rPr>
            </w:pPr>
            <w:r>
              <w:rPr>
                <w:b/>
              </w:rPr>
              <w:t>类型</w:t>
            </w:r>
          </w:p>
        </w:tc>
        <w:tc>
          <w:tcPr>
            <w:tcW w:w="4830" w:type="dxa"/>
            <w:shd w:val="clear" w:color="auto" w:fill="BFBFBF"/>
          </w:tcPr>
          <w:p w:rsidR="00451CCF" w:rsidRDefault="00451CCF" w:rsidP="00451CCF">
            <w:pPr>
              <w:rPr>
                <w:b/>
              </w:rPr>
            </w:pPr>
            <w:r>
              <w:rPr>
                <w:b/>
              </w:rPr>
              <w:t>注释</w:t>
            </w:r>
          </w:p>
        </w:tc>
      </w:tr>
      <w:tr w:rsidR="00451CCF" w:rsidTr="00451CCF">
        <w:tc>
          <w:tcPr>
            <w:tcW w:w="1996" w:type="dxa"/>
            <w:shd w:val="clear" w:color="auto" w:fill="F2F2F2"/>
          </w:tcPr>
          <w:p w:rsidR="00451CCF" w:rsidRDefault="00451CCF" w:rsidP="00451CCF">
            <w:r>
              <w:rPr>
                <w:rFonts w:hint="eastAsia"/>
              </w:rPr>
              <w:lastRenderedPageBreak/>
              <w:t>resCode</w:t>
            </w:r>
          </w:p>
        </w:tc>
        <w:tc>
          <w:tcPr>
            <w:tcW w:w="1696" w:type="dxa"/>
          </w:tcPr>
          <w:p w:rsidR="00451CCF" w:rsidRDefault="00451CCF" w:rsidP="00451CCF">
            <w:r>
              <w:rPr>
                <w:rFonts w:hint="eastAsia"/>
              </w:rPr>
              <w:t>Integer</w:t>
            </w:r>
          </w:p>
        </w:tc>
        <w:tc>
          <w:tcPr>
            <w:tcW w:w="4830" w:type="dxa"/>
          </w:tcPr>
          <w:p w:rsidR="00451CCF" w:rsidRDefault="00451CCF" w:rsidP="00451CCF">
            <w:r>
              <w:rPr>
                <w:rFonts w:hint="eastAsia"/>
              </w:rPr>
              <w:t>结果码。</w:t>
            </w:r>
            <w:r>
              <w:rPr>
                <w:rFonts w:hint="eastAsia"/>
              </w:rPr>
              <w:t>200</w:t>
            </w:r>
            <w:r>
              <w:rPr>
                <w:rFonts w:hint="eastAsia"/>
              </w:rPr>
              <w:t>表示成功</w:t>
            </w:r>
          </w:p>
        </w:tc>
      </w:tr>
      <w:tr w:rsidR="00451CCF" w:rsidTr="00451CCF">
        <w:tc>
          <w:tcPr>
            <w:tcW w:w="1996" w:type="dxa"/>
            <w:tcBorders>
              <w:top w:val="single" w:sz="6" w:space="0" w:color="auto"/>
              <w:left w:val="single" w:sz="6" w:space="0" w:color="auto"/>
              <w:bottom w:val="single" w:sz="6" w:space="0" w:color="auto"/>
              <w:right w:val="single" w:sz="6" w:space="0" w:color="auto"/>
            </w:tcBorders>
            <w:shd w:val="clear" w:color="auto" w:fill="F2F2F2"/>
          </w:tcPr>
          <w:p w:rsidR="00451CCF" w:rsidRDefault="00451CCF" w:rsidP="00451CCF">
            <w:r>
              <w:rPr>
                <w:rFonts w:hint="eastAsia"/>
              </w:rPr>
              <w:t>resInfo</w:t>
            </w:r>
          </w:p>
        </w:tc>
        <w:tc>
          <w:tcPr>
            <w:tcW w:w="1696" w:type="dxa"/>
            <w:tcBorders>
              <w:top w:val="single" w:sz="6" w:space="0" w:color="auto"/>
              <w:left w:val="single" w:sz="6" w:space="0" w:color="auto"/>
              <w:bottom w:val="single" w:sz="6" w:space="0" w:color="auto"/>
              <w:right w:val="single" w:sz="6" w:space="0" w:color="auto"/>
            </w:tcBorders>
          </w:tcPr>
          <w:p w:rsidR="00451CCF" w:rsidRDefault="00451CCF" w:rsidP="00451CCF">
            <w:r>
              <w:rPr>
                <w:rFonts w:hint="eastAsia"/>
              </w:rPr>
              <w:t>String</w:t>
            </w:r>
          </w:p>
        </w:tc>
        <w:tc>
          <w:tcPr>
            <w:tcW w:w="4830" w:type="dxa"/>
            <w:tcBorders>
              <w:top w:val="single" w:sz="6" w:space="0" w:color="auto"/>
              <w:left w:val="single" w:sz="6" w:space="0" w:color="auto"/>
              <w:bottom w:val="single" w:sz="6" w:space="0" w:color="auto"/>
              <w:right w:val="single" w:sz="6" w:space="0" w:color="auto"/>
            </w:tcBorders>
          </w:tcPr>
          <w:p w:rsidR="00451CCF" w:rsidRDefault="00451CCF" w:rsidP="00451CCF">
            <w:r>
              <w:rPr>
                <w:rFonts w:hint="eastAsia"/>
              </w:rPr>
              <w:t>推送消息内容</w:t>
            </w:r>
          </w:p>
        </w:tc>
      </w:tr>
    </w:tbl>
    <w:p w:rsidR="00451CCF" w:rsidRPr="00451CCF" w:rsidRDefault="00451CCF" w:rsidP="00451CCF">
      <w:r w:rsidRPr="00451CCF">
        <w:rPr>
          <w:rFonts w:hint="eastAsia"/>
        </w:rPr>
        <w:t>接口请求成功后，将省名称，城市名称，手机号码，推送消息内容，推送时间，插入</w:t>
      </w:r>
      <w:r w:rsidRPr="00451CCF">
        <w:rPr>
          <w:rFonts w:hint="eastAsia"/>
        </w:rPr>
        <w:t>mobileService.</w:t>
      </w:r>
      <w:r w:rsidRPr="00451CCF">
        <w:t xml:space="preserve"> cuntory_wander_history(</w:t>
      </w:r>
      <w:r w:rsidRPr="00451CCF">
        <w:rPr>
          <w:rFonts w:hint="eastAsia"/>
        </w:rPr>
        <w:t>序列：</w:t>
      </w:r>
      <w:r w:rsidRPr="00451CCF">
        <w:rPr>
          <w:rFonts w:hint="eastAsia"/>
        </w:rPr>
        <w:t>seq_</w:t>
      </w:r>
      <w:r w:rsidRPr="00451CCF">
        <w:t xml:space="preserve"> cuntory_wander_history)</w:t>
      </w:r>
    </w:p>
    <w:p w:rsidR="00D14101" w:rsidRDefault="00D14101" w:rsidP="002B116C">
      <w:pPr>
        <w:pStyle w:val="30"/>
        <w:numPr>
          <w:ilvl w:val="0"/>
          <w:numId w:val="7"/>
        </w:numPr>
      </w:pPr>
      <w:bookmarkStart w:id="68" w:name="_Toc405551115"/>
      <w:r>
        <w:rPr>
          <w:rFonts w:hint="eastAsia"/>
        </w:rPr>
        <w:t>省名片内容</w:t>
      </w:r>
      <w:r w:rsidR="00451CCF">
        <w:rPr>
          <w:rFonts w:hint="eastAsia"/>
        </w:rPr>
        <w:t>接口</w:t>
      </w:r>
      <w:bookmarkEnd w:id="68"/>
    </w:p>
    <w:p w:rsidR="00451CCF" w:rsidRDefault="00451CCF" w:rsidP="00451CCF">
      <w:pPr>
        <w:pStyle w:val="5"/>
      </w:pPr>
      <w:r>
        <w:rPr>
          <w:rFonts w:hint="eastAsia"/>
        </w:rPr>
        <w:t>接口描述</w:t>
      </w:r>
    </w:p>
    <w:p w:rsidR="00451CCF" w:rsidRDefault="00451CCF" w:rsidP="00451CCF">
      <w:r>
        <w:rPr>
          <w:rFonts w:hint="eastAsia"/>
          <w:b/>
        </w:rPr>
        <w:t>接口功能</w:t>
      </w:r>
      <w:r>
        <w:rPr>
          <w:rFonts w:hint="eastAsia"/>
        </w:rPr>
        <w:t>：手机端处于漫游状态下，发送请求给省名片内容传输接口，接口响应后发送后台内容管理平台中录入的省名片内容。</w:t>
      </w:r>
    </w:p>
    <w:p w:rsidR="00451CCF" w:rsidRDefault="00451CCF" w:rsidP="00451CCF">
      <w:r>
        <w:rPr>
          <w:rFonts w:hint="eastAsia"/>
          <w:b/>
        </w:rPr>
        <w:t>交互协议</w:t>
      </w:r>
      <w:r>
        <w:rPr>
          <w:rFonts w:hint="eastAsia"/>
        </w:rPr>
        <w:t>：</w:t>
      </w:r>
      <w:r>
        <w:rPr>
          <w:rFonts w:hint="eastAsia"/>
        </w:rPr>
        <w:t>HTTP/HTTPS</w:t>
      </w:r>
    </w:p>
    <w:p w:rsidR="00451CCF" w:rsidRDefault="00451CCF" w:rsidP="00451CCF">
      <w:r>
        <w:rPr>
          <w:rFonts w:hint="eastAsia"/>
          <w:b/>
        </w:rPr>
        <w:t>数据格式</w:t>
      </w:r>
      <w:r>
        <w:rPr>
          <w:rFonts w:hint="eastAsia"/>
        </w:rPr>
        <w:t>：</w:t>
      </w:r>
      <w:r>
        <w:rPr>
          <w:rFonts w:hint="eastAsia"/>
        </w:rPr>
        <w:t>JSON</w:t>
      </w:r>
    </w:p>
    <w:p w:rsidR="00451CCF" w:rsidRDefault="00451CCF" w:rsidP="00451CCF">
      <w:r>
        <w:rPr>
          <w:rFonts w:hint="eastAsia"/>
          <w:b/>
        </w:rPr>
        <w:t>接口方向</w:t>
      </w:r>
      <w:r>
        <w:rPr>
          <w:rFonts w:hint="eastAsia"/>
        </w:rPr>
        <w:t>：手机端</w:t>
      </w:r>
      <w:r>
        <w:sym w:font="Wingdings" w:char="F0E0"/>
      </w:r>
      <w:r>
        <w:rPr>
          <w:rFonts w:hint="eastAsia"/>
        </w:rPr>
        <w:t>内容管理平台</w:t>
      </w:r>
    </w:p>
    <w:p w:rsidR="00451CCF" w:rsidRDefault="00451CCF" w:rsidP="00451CCF">
      <w:r>
        <w:rPr>
          <w:rFonts w:hint="eastAsia"/>
          <w:b/>
        </w:rPr>
        <w:t>服务端地址</w:t>
      </w:r>
      <w:r>
        <w:rPr>
          <w:rFonts w:hint="eastAsia"/>
        </w:rPr>
        <w:t>：</w:t>
      </w:r>
    </w:p>
    <w:p w:rsidR="00451CCF" w:rsidRDefault="00B50774" w:rsidP="00451CCF">
      <w:hyperlink r:id="rId69" w:history="1">
        <w:r w:rsidR="00451CCF">
          <w:rPr>
            <w:rStyle w:val="af0"/>
          </w:rPr>
          <w:t>http://101.95.48.96:8005/public/sjkf/pbusinesscard/provBusinessCardInfo?provinceName=</w:t>
        </w:r>
        <w:r w:rsidR="00451CCF">
          <w:rPr>
            <w:rStyle w:val="af0"/>
            <w:rFonts w:hint="eastAsia"/>
          </w:rPr>
          <w:t>上海</w:t>
        </w:r>
      </w:hyperlink>
    </w:p>
    <w:p w:rsidR="00451CCF" w:rsidRDefault="00451CCF" w:rsidP="00451CCF">
      <w:pPr>
        <w:rPr>
          <w:b/>
        </w:rPr>
      </w:pPr>
      <w:r>
        <w:rPr>
          <w:rFonts w:hint="eastAsia"/>
          <w:b/>
        </w:rPr>
        <w:t>数据样例：</w:t>
      </w:r>
    </w:p>
    <w:p w:rsidR="00451CCF" w:rsidRDefault="00451CCF" w:rsidP="00451CCF">
      <w:pPr>
        <w:ind w:firstLine="284"/>
        <w:jc w:val="left"/>
        <w:rPr>
          <w:rFonts w:ascii="宋体" w:hAnsi="宋体"/>
          <w:color w:val="000000"/>
          <w:sz w:val="27"/>
          <w:szCs w:val="27"/>
        </w:rPr>
      </w:pPr>
      <w:r>
        <w:rPr>
          <w:rFonts w:ascii="宋体" w:hAnsi="宋体"/>
          <w:color w:val="000000"/>
          <w:sz w:val="27"/>
          <w:szCs w:val="27"/>
        </w:rPr>
        <w:t>{"resCode":200,"resInfo":{"provinceImgUrl":"","provinceName":"湖北","provinceInstr":"好好 ","CityList":[{"cityId":2,"cityName":"武汉"},{"cityId":3,"cityName":"孝感"},{"cityId":5,"cityName":"咸宁"},{"cityId":8,"cityName":"黄石"},{"cityId":7,"cityName":"黄冈"}]}}</w:t>
      </w:r>
    </w:p>
    <w:p w:rsidR="00451CCF" w:rsidRDefault="00451CCF" w:rsidP="00451CCF">
      <w:pPr>
        <w:pStyle w:val="5"/>
      </w:pPr>
      <w:r>
        <w:rPr>
          <w:rFonts w:hint="eastAsia"/>
        </w:rPr>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451CCF" w:rsidTr="00451CCF">
        <w:tc>
          <w:tcPr>
            <w:tcW w:w="1843" w:type="dxa"/>
            <w:shd w:val="clear" w:color="auto" w:fill="BFBFBF"/>
          </w:tcPr>
          <w:p w:rsidR="00451CCF" w:rsidRDefault="00451CCF" w:rsidP="00451CCF">
            <w:pPr>
              <w:rPr>
                <w:b/>
              </w:rPr>
            </w:pPr>
            <w:r>
              <w:rPr>
                <w:rFonts w:hint="eastAsia"/>
                <w:b/>
              </w:rPr>
              <w:t>Key</w:t>
            </w:r>
          </w:p>
        </w:tc>
        <w:tc>
          <w:tcPr>
            <w:tcW w:w="1559" w:type="dxa"/>
            <w:shd w:val="clear" w:color="auto" w:fill="BFBFBF"/>
          </w:tcPr>
          <w:p w:rsidR="00451CCF" w:rsidRDefault="00451CCF" w:rsidP="00451CCF">
            <w:pPr>
              <w:rPr>
                <w:b/>
              </w:rPr>
            </w:pPr>
            <w:r>
              <w:rPr>
                <w:b/>
              </w:rPr>
              <w:t>类型</w:t>
            </w:r>
          </w:p>
        </w:tc>
        <w:tc>
          <w:tcPr>
            <w:tcW w:w="993" w:type="dxa"/>
            <w:shd w:val="clear" w:color="auto" w:fill="BFBFBF"/>
          </w:tcPr>
          <w:p w:rsidR="00451CCF" w:rsidRDefault="00451CCF" w:rsidP="00451CCF">
            <w:pPr>
              <w:rPr>
                <w:b/>
              </w:rPr>
            </w:pPr>
            <w:r>
              <w:rPr>
                <w:rFonts w:hint="eastAsia"/>
                <w:b/>
              </w:rPr>
              <w:t>必须</w:t>
            </w:r>
          </w:p>
        </w:tc>
        <w:tc>
          <w:tcPr>
            <w:tcW w:w="1275" w:type="dxa"/>
            <w:shd w:val="clear" w:color="auto" w:fill="BFBFBF"/>
          </w:tcPr>
          <w:p w:rsidR="00451CCF" w:rsidRDefault="00451CCF" w:rsidP="00451CCF">
            <w:pPr>
              <w:ind w:firstLineChars="50" w:firstLine="120"/>
              <w:rPr>
                <w:b/>
              </w:rPr>
            </w:pPr>
            <w:r>
              <w:rPr>
                <w:rFonts w:hint="eastAsia"/>
                <w:b/>
              </w:rPr>
              <w:t>长度</w:t>
            </w:r>
          </w:p>
        </w:tc>
        <w:tc>
          <w:tcPr>
            <w:tcW w:w="2694" w:type="dxa"/>
            <w:shd w:val="clear" w:color="auto" w:fill="BFBFBF"/>
          </w:tcPr>
          <w:p w:rsidR="00451CCF" w:rsidRDefault="00451CCF" w:rsidP="00451CCF">
            <w:pPr>
              <w:rPr>
                <w:b/>
              </w:rPr>
            </w:pPr>
            <w:r>
              <w:rPr>
                <w:b/>
              </w:rPr>
              <w:t>注释</w:t>
            </w:r>
          </w:p>
        </w:tc>
      </w:tr>
      <w:tr w:rsidR="00451CCF" w:rsidTr="00451CCF">
        <w:tc>
          <w:tcPr>
            <w:tcW w:w="1843" w:type="dxa"/>
            <w:shd w:val="clear" w:color="auto" w:fill="F2F2F2"/>
          </w:tcPr>
          <w:p w:rsidR="00451CCF" w:rsidRDefault="00451CCF" w:rsidP="00451CCF">
            <w:pPr>
              <w:jc w:val="left"/>
            </w:pPr>
            <w:r>
              <w:t>province</w:t>
            </w:r>
            <w:r>
              <w:rPr>
                <w:rFonts w:hint="eastAsia"/>
              </w:rPr>
              <w:t>Name</w:t>
            </w:r>
          </w:p>
        </w:tc>
        <w:tc>
          <w:tcPr>
            <w:tcW w:w="1559" w:type="dxa"/>
          </w:tcPr>
          <w:p w:rsidR="00451CCF" w:rsidRDefault="00451CCF" w:rsidP="00451CCF">
            <w:r>
              <w:t>S</w:t>
            </w:r>
            <w:r>
              <w:rPr>
                <w:rFonts w:hint="eastAsia"/>
              </w:rPr>
              <w:t>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20</w:t>
            </w:r>
          </w:p>
        </w:tc>
        <w:tc>
          <w:tcPr>
            <w:tcW w:w="2694" w:type="dxa"/>
          </w:tcPr>
          <w:p w:rsidR="00451CCF" w:rsidRDefault="00451CCF" w:rsidP="00451CCF">
            <w:r>
              <w:rPr>
                <w:rFonts w:hint="eastAsia"/>
              </w:rPr>
              <w:t>省名称</w:t>
            </w:r>
          </w:p>
        </w:tc>
      </w:tr>
      <w:tr w:rsidR="00451CCF" w:rsidTr="00451CCF">
        <w:tc>
          <w:tcPr>
            <w:tcW w:w="1843" w:type="dxa"/>
            <w:shd w:val="clear" w:color="auto" w:fill="F2F2F2"/>
          </w:tcPr>
          <w:p w:rsidR="00451CCF" w:rsidRDefault="00451CCF" w:rsidP="00451CCF">
            <w:pPr>
              <w:jc w:val="left"/>
            </w:pPr>
          </w:p>
        </w:tc>
        <w:tc>
          <w:tcPr>
            <w:tcW w:w="1559" w:type="dxa"/>
          </w:tcPr>
          <w:p w:rsidR="00451CCF" w:rsidRDefault="00451CCF" w:rsidP="00451CCF"/>
        </w:tc>
        <w:tc>
          <w:tcPr>
            <w:tcW w:w="993" w:type="dxa"/>
          </w:tcPr>
          <w:p w:rsidR="00451CCF" w:rsidRDefault="00451CCF" w:rsidP="00451CCF"/>
        </w:tc>
        <w:tc>
          <w:tcPr>
            <w:tcW w:w="1275" w:type="dxa"/>
          </w:tcPr>
          <w:p w:rsidR="00451CCF" w:rsidRDefault="00451CCF" w:rsidP="00451CCF"/>
        </w:tc>
        <w:tc>
          <w:tcPr>
            <w:tcW w:w="2694" w:type="dxa"/>
          </w:tcPr>
          <w:p w:rsidR="00451CCF" w:rsidRDefault="00451CCF" w:rsidP="00451CCF"/>
        </w:tc>
      </w:tr>
    </w:tbl>
    <w:p w:rsidR="00451CCF" w:rsidRDefault="00451CCF" w:rsidP="00451CCF">
      <w:pPr>
        <w:pStyle w:val="5"/>
      </w:pPr>
      <w:r>
        <w:rPr>
          <w:rFonts w:hint="eastAsia"/>
        </w:rPr>
        <w:lastRenderedPageBreak/>
        <w:t>响应报文</w:t>
      </w:r>
    </w:p>
    <w:tbl>
      <w:tblPr>
        <w:tblW w:w="8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451CCF" w:rsidTr="00451CCF">
        <w:tc>
          <w:tcPr>
            <w:tcW w:w="1996" w:type="dxa"/>
            <w:shd w:val="clear" w:color="auto" w:fill="BFBFBF"/>
          </w:tcPr>
          <w:p w:rsidR="00451CCF" w:rsidRDefault="00451CCF" w:rsidP="00451CCF">
            <w:pPr>
              <w:rPr>
                <w:b/>
              </w:rPr>
            </w:pPr>
            <w:r>
              <w:rPr>
                <w:rFonts w:hint="eastAsia"/>
                <w:b/>
              </w:rPr>
              <w:t>Key</w:t>
            </w:r>
          </w:p>
        </w:tc>
        <w:tc>
          <w:tcPr>
            <w:tcW w:w="1696" w:type="dxa"/>
            <w:shd w:val="clear" w:color="auto" w:fill="BFBFBF"/>
          </w:tcPr>
          <w:p w:rsidR="00451CCF" w:rsidRDefault="00451CCF" w:rsidP="00451CCF">
            <w:pPr>
              <w:rPr>
                <w:b/>
              </w:rPr>
            </w:pPr>
            <w:r>
              <w:rPr>
                <w:b/>
              </w:rPr>
              <w:t>类型</w:t>
            </w:r>
          </w:p>
        </w:tc>
        <w:tc>
          <w:tcPr>
            <w:tcW w:w="4830" w:type="dxa"/>
            <w:shd w:val="clear" w:color="auto" w:fill="BFBFBF"/>
          </w:tcPr>
          <w:p w:rsidR="00451CCF" w:rsidRDefault="00451CCF" w:rsidP="00451CCF">
            <w:pPr>
              <w:rPr>
                <w:b/>
              </w:rPr>
            </w:pPr>
            <w:r>
              <w:rPr>
                <w:b/>
              </w:rPr>
              <w:t>注释</w:t>
            </w:r>
          </w:p>
        </w:tc>
      </w:tr>
      <w:tr w:rsidR="00451CCF" w:rsidTr="00451CCF">
        <w:tc>
          <w:tcPr>
            <w:tcW w:w="1996" w:type="dxa"/>
            <w:shd w:val="clear" w:color="auto" w:fill="F2F2F2"/>
          </w:tcPr>
          <w:p w:rsidR="00451CCF" w:rsidRDefault="00451CCF" w:rsidP="00451CCF">
            <w:r>
              <w:rPr>
                <w:rFonts w:hint="eastAsia"/>
              </w:rPr>
              <w:t>resCode</w:t>
            </w:r>
          </w:p>
        </w:tc>
        <w:tc>
          <w:tcPr>
            <w:tcW w:w="1696" w:type="dxa"/>
          </w:tcPr>
          <w:p w:rsidR="00451CCF" w:rsidRDefault="00451CCF" w:rsidP="00451CCF">
            <w:r>
              <w:rPr>
                <w:rFonts w:hint="eastAsia"/>
              </w:rPr>
              <w:t>Integer</w:t>
            </w:r>
          </w:p>
        </w:tc>
        <w:tc>
          <w:tcPr>
            <w:tcW w:w="4830" w:type="dxa"/>
          </w:tcPr>
          <w:p w:rsidR="00451CCF" w:rsidRDefault="00451CCF" w:rsidP="00451CCF">
            <w:r>
              <w:rPr>
                <w:rFonts w:hint="eastAsia"/>
              </w:rPr>
              <w:t>结果码。</w:t>
            </w:r>
            <w:r>
              <w:rPr>
                <w:rFonts w:hint="eastAsia"/>
              </w:rPr>
              <w:t>200</w:t>
            </w:r>
            <w:r>
              <w:rPr>
                <w:rFonts w:hint="eastAsia"/>
              </w:rPr>
              <w:t>表示成功</w:t>
            </w:r>
          </w:p>
        </w:tc>
      </w:tr>
      <w:tr w:rsidR="00451CCF" w:rsidTr="00451CCF">
        <w:tc>
          <w:tcPr>
            <w:tcW w:w="1996" w:type="dxa"/>
            <w:tcBorders>
              <w:top w:val="single" w:sz="6" w:space="0" w:color="auto"/>
              <w:left w:val="single" w:sz="6" w:space="0" w:color="auto"/>
              <w:bottom w:val="single" w:sz="6" w:space="0" w:color="auto"/>
              <w:right w:val="single" w:sz="6" w:space="0" w:color="auto"/>
            </w:tcBorders>
            <w:shd w:val="clear" w:color="auto" w:fill="F2F2F2"/>
          </w:tcPr>
          <w:p w:rsidR="00451CCF" w:rsidRDefault="00451CCF" w:rsidP="00451CCF">
            <w:r>
              <w:rPr>
                <w:rFonts w:hint="eastAsia"/>
              </w:rPr>
              <w:t>resInfo</w:t>
            </w:r>
          </w:p>
        </w:tc>
        <w:tc>
          <w:tcPr>
            <w:tcW w:w="1696" w:type="dxa"/>
            <w:tcBorders>
              <w:top w:val="single" w:sz="6" w:space="0" w:color="auto"/>
              <w:left w:val="single" w:sz="6" w:space="0" w:color="auto"/>
              <w:bottom w:val="single" w:sz="6" w:space="0" w:color="auto"/>
              <w:right w:val="single" w:sz="6" w:space="0" w:color="auto"/>
            </w:tcBorders>
          </w:tcPr>
          <w:p w:rsidR="00451CCF" w:rsidRPr="00657E55" w:rsidRDefault="00451CCF" w:rsidP="00451CCF">
            <w:r w:rsidRPr="00657E55">
              <w:rPr>
                <w:rFonts w:hint="eastAsia"/>
              </w:rPr>
              <w:t>Map&lt;String,Object&gt;</w:t>
            </w:r>
          </w:p>
        </w:tc>
        <w:tc>
          <w:tcPr>
            <w:tcW w:w="4830" w:type="dxa"/>
            <w:tcBorders>
              <w:top w:val="single" w:sz="6" w:space="0" w:color="auto"/>
              <w:left w:val="single" w:sz="6" w:space="0" w:color="auto"/>
              <w:bottom w:val="single" w:sz="6" w:space="0" w:color="auto"/>
              <w:right w:val="single" w:sz="6" w:space="0" w:color="auto"/>
            </w:tcBorders>
          </w:tcPr>
          <w:p w:rsidR="00451CCF" w:rsidRDefault="00451CCF" w:rsidP="00451CCF">
            <w:r>
              <w:rPr>
                <w:rFonts w:hint="eastAsia"/>
              </w:rPr>
              <w:t>列表信息</w:t>
            </w:r>
          </w:p>
        </w:tc>
      </w:tr>
    </w:tbl>
    <w:p w:rsidR="00451CCF" w:rsidRDefault="00451CCF" w:rsidP="00451CCF">
      <w:r>
        <w:t>resInfo</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417"/>
        <w:gridCol w:w="993"/>
        <w:gridCol w:w="1275"/>
        <w:gridCol w:w="2694"/>
      </w:tblGrid>
      <w:tr w:rsidR="00451CCF" w:rsidTr="00451CCF">
        <w:tc>
          <w:tcPr>
            <w:tcW w:w="1985" w:type="dxa"/>
            <w:shd w:val="clear" w:color="auto" w:fill="BFBFBF"/>
          </w:tcPr>
          <w:p w:rsidR="00451CCF" w:rsidRDefault="00451CCF" w:rsidP="00451CCF">
            <w:pPr>
              <w:rPr>
                <w:b/>
              </w:rPr>
            </w:pPr>
            <w:r>
              <w:rPr>
                <w:rFonts w:hint="eastAsia"/>
                <w:b/>
              </w:rPr>
              <w:t>Key</w:t>
            </w:r>
          </w:p>
        </w:tc>
        <w:tc>
          <w:tcPr>
            <w:tcW w:w="1417" w:type="dxa"/>
            <w:shd w:val="clear" w:color="auto" w:fill="BFBFBF"/>
          </w:tcPr>
          <w:p w:rsidR="00451CCF" w:rsidRDefault="00451CCF" w:rsidP="00451CCF">
            <w:pPr>
              <w:rPr>
                <w:b/>
              </w:rPr>
            </w:pPr>
            <w:r>
              <w:rPr>
                <w:b/>
              </w:rPr>
              <w:t>类型</w:t>
            </w:r>
          </w:p>
        </w:tc>
        <w:tc>
          <w:tcPr>
            <w:tcW w:w="993" w:type="dxa"/>
            <w:shd w:val="clear" w:color="auto" w:fill="BFBFBF"/>
          </w:tcPr>
          <w:p w:rsidR="00451CCF" w:rsidRDefault="00451CCF" w:rsidP="00451CCF">
            <w:pPr>
              <w:rPr>
                <w:b/>
              </w:rPr>
            </w:pPr>
            <w:r>
              <w:rPr>
                <w:rFonts w:hint="eastAsia"/>
                <w:b/>
              </w:rPr>
              <w:t>必须</w:t>
            </w:r>
          </w:p>
        </w:tc>
        <w:tc>
          <w:tcPr>
            <w:tcW w:w="1275" w:type="dxa"/>
            <w:shd w:val="clear" w:color="auto" w:fill="BFBFBF"/>
          </w:tcPr>
          <w:p w:rsidR="00451CCF" w:rsidRDefault="00451CCF" w:rsidP="00451CCF">
            <w:pPr>
              <w:ind w:firstLineChars="50" w:firstLine="120"/>
              <w:rPr>
                <w:b/>
              </w:rPr>
            </w:pPr>
            <w:r>
              <w:rPr>
                <w:rFonts w:hint="eastAsia"/>
                <w:b/>
              </w:rPr>
              <w:t>长度</w:t>
            </w:r>
          </w:p>
        </w:tc>
        <w:tc>
          <w:tcPr>
            <w:tcW w:w="2694" w:type="dxa"/>
            <w:shd w:val="clear" w:color="auto" w:fill="BFBFBF"/>
          </w:tcPr>
          <w:p w:rsidR="00451CCF" w:rsidRDefault="00451CCF" w:rsidP="00451CCF">
            <w:pPr>
              <w:rPr>
                <w:b/>
              </w:rPr>
            </w:pPr>
            <w:r>
              <w:rPr>
                <w:b/>
              </w:rPr>
              <w:t>注释</w:t>
            </w:r>
          </w:p>
        </w:tc>
      </w:tr>
      <w:tr w:rsidR="00451CCF" w:rsidTr="00451CCF">
        <w:tc>
          <w:tcPr>
            <w:tcW w:w="1985" w:type="dxa"/>
            <w:shd w:val="clear" w:color="auto" w:fill="F2F2F2"/>
          </w:tcPr>
          <w:p w:rsidR="00451CCF" w:rsidRDefault="00451CCF" w:rsidP="00451CCF">
            <w:pPr>
              <w:jc w:val="left"/>
            </w:pPr>
            <w:r>
              <w:rPr>
                <w:rFonts w:hint="eastAsia"/>
              </w:rPr>
              <w:t>provinceName</w:t>
            </w:r>
          </w:p>
        </w:tc>
        <w:tc>
          <w:tcPr>
            <w:tcW w:w="1417" w:type="dxa"/>
          </w:tcPr>
          <w:p w:rsidR="00451CCF" w:rsidRDefault="00451CCF" w:rsidP="00451CCF">
            <w:r>
              <w:rPr>
                <w:rFonts w:hint="eastAsia"/>
              </w:rPr>
              <w:t>String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20</w:t>
            </w:r>
          </w:p>
        </w:tc>
        <w:tc>
          <w:tcPr>
            <w:tcW w:w="2694" w:type="dxa"/>
          </w:tcPr>
          <w:p w:rsidR="00451CCF" w:rsidRDefault="00451CCF" w:rsidP="00451CCF">
            <w:r>
              <w:rPr>
                <w:rFonts w:ascii="宋体" w:hAnsi="宋体" w:cs="宋体" w:hint="eastAsia"/>
                <w:kern w:val="0"/>
                <w:sz w:val="20"/>
                <w:szCs w:val="20"/>
              </w:rPr>
              <w:t>省名称</w:t>
            </w:r>
          </w:p>
        </w:tc>
      </w:tr>
      <w:tr w:rsidR="00451CCF" w:rsidTr="00451CCF">
        <w:tc>
          <w:tcPr>
            <w:tcW w:w="1985" w:type="dxa"/>
            <w:shd w:val="clear" w:color="auto" w:fill="F2F2F2"/>
          </w:tcPr>
          <w:p w:rsidR="00451CCF" w:rsidRDefault="00451CCF" w:rsidP="00451CCF">
            <w:pPr>
              <w:jc w:val="left"/>
            </w:pPr>
            <w:r>
              <w:rPr>
                <w:rFonts w:hint="eastAsia"/>
              </w:rPr>
              <w:t>provinceInstr</w:t>
            </w:r>
          </w:p>
        </w:tc>
        <w:tc>
          <w:tcPr>
            <w:tcW w:w="1417" w:type="dxa"/>
          </w:tcPr>
          <w:p w:rsidR="00451CCF" w:rsidRDefault="00451CCF" w:rsidP="00451CCF">
            <w:r>
              <w:rPr>
                <w:rFonts w:hint="eastAsia"/>
              </w:rPr>
              <w:t>String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200</w:t>
            </w:r>
          </w:p>
        </w:tc>
        <w:tc>
          <w:tcPr>
            <w:tcW w:w="2694" w:type="dxa"/>
          </w:tcPr>
          <w:p w:rsidR="00451CCF" w:rsidRDefault="00451CCF" w:rsidP="00451CCF">
            <w:r>
              <w:rPr>
                <w:rFonts w:hint="eastAsia"/>
              </w:rPr>
              <w:t>省介绍</w:t>
            </w:r>
          </w:p>
        </w:tc>
      </w:tr>
      <w:tr w:rsidR="00451CCF" w:rsidTr="00451CCF">
        <w:tc>
          <w:tcPr>
            <w:tcW w:w="1985" w:type="dxa"/>
            <w:shd w:val="clear" w:color="auto" w:fill="F2F2F2"/>
          </w:tcPr>
          <w:p w:rsidR="00451CCF" w:rsidRPr="00A742D4" w:rsidRDefault="00451CCF" w:rsidP="00451CCF">
            <w:pPr>
              <w:jc w:val="left"/>
              <w:rPr>
                <w:color w:val="FF0000"/>
              </w:rPr>
            </w:pPr>
            <w:r w:rsidRPr="00A742D4">
              <w:rPr>
                <w:color w:val="FF0000"/>
              </w:rPr>
              <w:t>C</w:t>
            </w:r>
            <w:r w:rsidRPr="00A742D4">
              <w:rPr>
                <w:rFonts w:hint="eastAsia"/>
                <w:color w:val="FF0000"/>
              </w:rPr>
              <w:t>ityList</w:t>
            </w:r>
          </w:p>
        </w:tc>
        <w:tc>
          <w:tcPr>
            <w:tcW w:w="1417" w:type="dxa"/>
          </w:tcPr>
          <w:p w:rsidR="00451CCF" w:rsidRPr="00657E55" w:rsidRDefault="00451CCF" w:rsidP="00451CCF">
            <w:r w:rsidRPr="00657E55">
              <w:t>L</w:t>
            </w:r>
            <w:r w:rsidRPr="00657E55">
              <w:rPr>
                <w:rFonts w:hint="eastAsia"/>
              </w:rPr>
              <w:t>ist</w:t>
            </w:r>
          </w:p>
        </w:tc>
        <w:tc>
          <w:tcPr>
            <w:tcW w:w="993" w:type="dxa"/>
          </w:tcPr>
          <w:p w:rsidR="00451CCF" w:rsidRPr="00657E55" w:rsidRDefault="00451CCF" w:rsidP="00451CCF">
            <w:r w:rsidRPr="00657E55">
              <w:rPr>
                <w:rFonts w:hint="eastAsia"/>
              </w:rPr>
              <w:t>是</w:t>
            </w:r>
          </w:p>
        </w:tc>
        <w:tc>
          <w:tcPr>
            <w:tcW w:w="1275" w:type="dxa"/>
          </w:tcPr>
          <w:p w:rsidR="00451CCF" w:rsidRPr="00657E55" w:rsidRDefault="00451CCF" w:rsidP="00451CCF"/>
        </w:tc>
        <w:tc>
          <w:tcPr>
            <w:tcW w:w="2694" w:type="dxa"/>
          </w:tcPr>
          <w:p w:rsidR="00451CCF" w:rsidRPr="00657E55" w:rsidRDefault="00451CCF" w:rsidP="00451CCF">
            <w:r w:rsidRPr="00657E55">
              <w:rPr>
                <w:rFonts w:hint="eastAsia"/>
              </w:rPr>
              <w:t>城市列表【</w:t>
            </w:r>
            <w:r w:rsidRPr="00657E55">
              <w:rPr>
                <w:rFonts w:hint="eastAsia"/>
              </w:rPr>
              <w:t>top 8</w:t>
            </w:r>
            <w:r w:rsidRPr="00657E55">
              <w:rPr>
                <w:rFonts w:hint="eastAsia"/>
              </w:rPr>
              <w:t>】</w:t>
            </w:r>
          </w:p>
        </w:tc>
      </w:tr>
      <w:tr w:rsidR="00451CCF" w:rsidRPr="00436553" w:rsidTr="00451CCF">
        <w:tc>
          <w:tcPr>
            <w:tcW w:w="1985" w:type="dxa"/>
            <w:shd w:val="clear" w:color="auto" w:fill="F2F2F2"/>
          </w:tcPr>
          <w:p w:rsidR="00451CCF" w:rsidRPr="00A742D4" w:rsidRDefault="00451CCF" w:rsidP="00451CCF">
            <w:pPr>
              <w:jc w:val="left"/>
              <w:rPr>
                <w:color w:val="FF0000"/>
              </w:rPr>
            </w:pPr>
            <w:r w:rsidRPr="00A742D4">
              <w:rPr>
                <w:rFonts w:hint="eastAsia"/>
                <w:color w:val="FF0000"/>
              </w:rPr>
              <w:t>touristList</w:t>
            </w:r>
          </w:p>
        </w:tc>
        <w:tc>
          <w:tcPr>
            <w:tcW w:w="1417" w:type="dxa"/>
          </w:tcPr>
          <w:p w:rsidR="00451CCF" w:rsidRPr="00657E55" w:rsidRDefault="00451CCF" w:rsidP="00451CCF">
            <w:r w:rsidRPr="00657E55">
              <w:t>L</w:t>
            </w:r>
            <w:r w:rsidRPr="00657E55">
              <w:rPr>
                <w:rFonts w:hint="eastAsia"/>
              </w:rPr>
              <w:t>ist</w:t>
            </w:r>
          </w:p>
        </w:tc>
        <w:tc>
          <w:tcPr>
            <w:tcW w:w="993" w:type="dxa"/>
          </w:tcPr>
          <w:p w:rsidR="00451CCF" w:rsidRPr="00657E55" w:rsidRDefault="00451CCF" w:rsidP="00451CCF">
            <w:r w:rsidRPr="00657E55">
              <w:rPr>
                <w:rFonts w:hint="eastAsia"/>
              </w:rPr>
              <w:t>是</w:t>
            </w:r>
          </w:p>
        </w:tc>
        <w:tc>
          <w:tcPr>
            <w:tcW w:w="1275" w:type="dxa"/>
          </w:tcPr>
          <w:p w:rsidR="00451CCF" w:rsidRPr="00657E55" w:rsidRDefault="00451CCF" w:rsidP="00451CCF"/>
        </w:tc>
        <w:tc>
          <w:tcPr>
            <w:tcW w:w="2694" w:type="dxa"/>
          </w:tcPr>
          <w:p w:rsidR="00451CCF" w:rsidRPr="00657E55" w:rsidRDefault="00451CCF" w:rsidP="00451CCF">
            <w:r w:rsidRPr="00657E55">
              <w:rPr>
                <w:rFonts w:hint="eastAsia"/>
              </w:rPr>
              <w:t>省会城市景点列表</w:t>
            </w:r>
          </w:p>
        </w:tc>
      </w:tr>
      <w:tr w:rsidR="00451CCF" w:rsidRPr="00436553" w:rsidTr="00451CCF">
        <w:tc>
          <w:tcPr>
            <w:tcW w:w="1985" w:type="dxa"/>
            <w:shd w:val="clear" w:color="auto" w:fill="F2F2F2"/>
          </w:tcPr>
          <w:p w:rsidR="00451CCF" w:rsidRPr="00A742D4" w:rsidRDefault="00451CCF" w:rsidP="00451CCF">
            <w:pPr>
              <w:jc w:val="left"/>
              <w:rPr>
                <w:color w:val="FF0000"/>
              </w:rPr>
            </w:pPr>
            <w:r w:rsidRPr="00A742D4">
              <w:rPr>
                <w:rFonts w:hint="eastAsia"/>
                <w:color w:val="FF0000"/>
              </w:rPr>
              <w:t>cateingList</w:t>
            </w:r>
          </w:p>
        </w:tc>
        <w:tc>
          <w:tcPr>
            <w:tcW w:w="1417" w:type="dxa"/>
          </w:tcPr>
          <w:p w:rsidR="00451CCF" w:rsidRPr="00657E55" w:rsidRDefault="00451CCF" w:rsidP="00451CCF">
            <w:r w:rsidRPr="00657E55">
              <w:t>L</w:t>
            </w:r>
            <w:r w:rsidRPr="00657E55">
              <w:rPr>
                <w:rFonts w:hint="eastAsia"/>
              </w:rPr>
              <w:t>ist</w:t>
            </w:r>
          </w:p>
        </w:tc>
        <w:tc>
          <w:tcPr>
            <w:tcW w:w="993" w:type="dxa"/>
          </w:tcPr>
          <w:p w:rsidR="00451CCF" w:rsidRPr="00657E55" w:rsidRDefault="00451CCF" w:rsidP="00451CCF">
            <w:r w:rsidRPr="00657E55">
              <w:rPr>
                <w:rFonts w:hint="eastAsia"/>
              </w:rPr>
              <w:t>是</w:t>
            </w:r>
          </w:p>
        </w:tc>
        <w:tc>
          <w:tcPr>
            <w:tcW w:w="1275" w:type="dxa"/>
          </w:tcPr>
          <w:p w:rsidR="00451CCF" w:rsidRPr="00657E55" w:rsidRDefault="00451CCF" w:rsidP="00451CCF"/>
        </w:tc>
        <w:tc>
          <w:tcPr>
            <w:tcW w:w="2694" w:type="dxa"/>
          </w:tcPr>
          <w:p w:rsidR="00451CCF" w:rsidRPr="00657E55" w:rsidRDefault="00451CCF" w:rsidP="00451CCF">
            <w:r w:rsidRPr="00657E55">
              <w:rPr>
                <w:rFonts w:hint="eastAsia"/>
              </w:rPr>
              <w:t>省会城市美食列表</w:t>
            </w:r>
          </w:p>
        </w:tc>
      </w:tr>
      <w:tr w:rsidR="00451CCF" w:rsidRPr="00436553" w:rsidTr="00451CCF">
        <w:tc>
          <w:tcPr>
            <w:tcW w:w="1985" w:type="dxa"/>
            <w:shd w:val="clear" w:color="auto" w:fill="F2F2F2"/>
          </w:tcPr>
          <w:p w:rsidR="00451CCF" w:rsidRPr="00A742D4" w:rsidRDefault="00451CCF" w:rsidP="00451CCF">
            <w:pPr>
              <w:jc w:val="left"/>
              <w:rPr>
                <w:color w:val="FF0000"/>
              </w:rPr>
            </w:pPr>
            <w:r w:rsidRPr="00A742D4">
              <w:rPr>
                <w:color w:val="FF0000"/>
              </w:rPr>
              <w:t>L</w:t>
            </w:r>
            <w:r w:rsidRPr="00A742D4">
              <w:rPr>
                <w:rFonts w:hint="eastAsia"/>
                <w:color w:val="FF0000"/>
              </w:rPr>
              <w:t>ocalProductList</w:t>
            </w:r>
          </w:p>
        </w:tc>
        <w:tc>
          <w:tcPr>
            <w:tcW w:w="1417" w:type="dxa"/>
          </w:tcPr>
          <w:p w:rsidR="00451CCF" w:rsidRPr="00657E55" w:rsidRDefault="00451CCF" w:rsidP="00451CCF">
            <w:r w:rsidRPr="00657E55">
              <w:t>L</w:t>
            </w:r>
            <w:r w:rsidRPr="00657E55">
              <w:rPr>
                <w:rFonts w:hint="eastAsia"/>
              </w:rPr>
              <w:t>ist</w:t>
            </w:r>
          </w:p>
        </w:tc>
        <w:tc>
          <w:tcPr>
            <w:tcW w:w="993" w:type="dxa"/>
          </w:tcPr>
          <w:p w:rsidR="00451CCF" w:rsidRPr="00657E55" w:rsidRDefault="00451CCF" w:rsidP="00451CCF">
            <w:r w:rsidRPr="00657E55">
              <w:rPr>
                <w:rFonts w:hint="eastAsia"/>
              </w:rPr>
              <w:t>是</w:t>
            </w:r>
          </w:p>
        </w:tc>
        <w:tc>
          <w:tcPr>
            <w:tcW w:w="1275" w:type="dxa"/>
          </w:tcPr>
          <w:p w:rsidR="00451CCF" w:rsidRPr="00657E55" w:rsidRDefault="00451CCF" w:rsidP="00451CCF"/>
        </w:tc>
        <w:tc>
          <w:tcPr>
            <w:tcW w:w="2694" w:type="dxa"/>
          </w:tcPr>
          <w:p w:rsidR="00451CCF" w:rsidRPr="00657E55" w:rsidRDefault="00451CCF" w:rsidP="00451CCF">
            <w:r w:rsidRPr="00657E55">
              <w:rPr>
                <w:rFonts w:hint="eastAsia"/>
              </w:rPr>
              <w:t>省会城市土特产列表</w:t>
            </w:r>
          </w:p>
        </w:tc>
      </w:tr>
      <w:tr w:rsidR="00451CCF" w:rsidRPr="00436553" w:rsidTr="00451CCF">
        <w:tc>
          <w:tcPr>
            <w:tcW w:w="1985" w:type="dxa"/>
            <w:shd w:val="clear" w:color="auto" w:fill="F2F2F2"/>
          </w:tcPr>
          <w:p w:rsidR="00451CCF" w:rsidRPr="00657E55" w:rsidRDefault="00451CCF" w:rsidP="00451CCF">
            <w:pPr>
              <w:jc w:val="left"/>
            </w:pPr>
            <w:r w:rsidRPr="00657E55">
              <w:rPr>
                <w:rFonts w:hint="eastAsia"/>
              </w:rPr>
              <w:t>cityCode</w:t>
            </w:r>
          </w:p>
        </w:tc>
        <w:tc>
          <w:tcPr>
            <w:tcW w:w="1417" w:type="dxa"/>
          </w:tcPr>
          <w:p w:rsidR="00451CCF" w:rsidRPr="00657E55" w:rsidRDefault="00451CCF" w:rsidP="00451CCF">
            <w:r w:rsidRPr="00657E55">
              <w:rPr>
                <w:rFonts w:hint="eastAsia"/>
              </w:rPr>
              <w:t>String</w:t>
            </w:r>
          </w:p>
        </w:tc>
        <w:tc>
          <w:tcPr>
            <w:tcW w:w="993" w:type="dxa"/>
          </w:tcPr>
          <w:p w:rsidR="00451CCF" w:rsidRPr="00657E55" w:rsidRDefault="00451CCF" w:rsidP="00451CCF">
            <w:r w:rsidRPr="00657E55">
              <w:rPr>
                <w:rFonts w:hint="eastAsia"/>
              </w:rPr>
              <w:t>是</w:t>
            </w:r>
          </w:p>
        </w:tc>
        <w:tc>
          <w:tcPr>
            <w:tcW w:w="1275" w:type="dxa"/>
          </w:tcPr>
          <w:p w:rsidR="00451CCF" w:rsidRPr="00657E55" w:rsidRDefault="00451CCF" w:rsidP="00451CCF"/>
        </w:tc>
        <w:tc>
          <w:tcPr>
            <w:tcW w:w="2694" w:type="dxa"/>
          </w:tcPr>
          <w:p w:rsidR="00451CCF" w:rsidRPr="00657E55" w:rsidRDefault="00451CCF" w:rsidP="00451CCF">
            <w:r w:rsidRPr="00657E55">
              <w:rPr>
                <w:rFonts w:hint="eastAsia"/>
              </w:rPr>
              <w:t>省会城市编码</w:t>
            </w:r>
          </w:p>
        </w:tc>
      </w:tr>
    </w:tbl>
    <w:p w:rsidR="00451CCF" w:rsidRPr="00451CCF" w:rsidRDefault="00451CCF" w:rsidP="00451CCF">
      <w:pPr>
        <w:widowControl/>
        <w:rPr>
          <w:rFonts w:ascii="宋体" w:hAnsi="宋体" w:cs="宋体"/>
          <w:kern w:val="0"/>
        </w:rPr>
      </w:pPr>
      <w:r w:rsidRPr="00451CCF">
        <w:rPr>
          <w:rFonts w:ascii="宋体" w:hAnsi="宋体" w:cs="宋体"/>
          <w:kern w:val="0"/>
        </w:rPr>
        <w:t>C</w:t>
      </w:r>
      <w:r w:rsidRPr="00451CCF">
        <w:rPr>
          <w:rFonts w:ascii="宋体" w:hAnsi="宋体" w:cs="宋体" w:hint="eastAsia"/>
          <w:kern w:val="0"/>
        </w:rPr>
        <w:t>ityList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451CCF" w:rsidTr="00451CCF">
        <w:tc>
          <w:tcPr>
            <w:tcW w:w="1843" w:type="dxa"/>
            <w:shd w:val="clear" w:color="auto" w:fill="F2F2F2"/>
          </w:tcPr>
          <w:p w:rsidR="00451CCF" w:rsidRDefault="00451CCF" w:rsidP="00451CCF">
            <w:pPr>
              <w:jc w:val="left"/>
            </w:pPr>
            <w:r>
              <w:rPr>
                <w:rFonts w:hint="eastAsia"/>
              </w:rPr>
              <w:t>cityName</w:t>
            </w:r>
          </w:p>
        </w:tc>
        <w:tc>
          <w:tcPr>
            <w:tcW w:w="1559" w:type="dxa"/>
          </w:tcPr>
          <w:p w:rsidR="00451CCF" w:rsidRDefault="00451CCF" w:rsidP="00451CCF">
            <w:r>
              <w:rPr>
                <w:rFonts w:hint="eastAsia"/>
              </w:rPr>
              <w:t>String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50</w:t>
            </w:r>
          </w:p>
        </w:tc>
        <w:tc>
          <w:tcPr>
            <w:tcW w:w="2694" w:type="dxa"/>
          </w:tcPr>
          <w:p w:rsidR="00451CCF" w:rsidRDefault="00451CCF" w:rsidP="00451CCF">
            <w:r>
              <w:rPr>
                <w:rFonts w:hint="eastAsia"/>
              </w:rPr>
              <w:t>城市名称</w:t>
            </w:r>
          </w:p>
        </w:tc>
      </w:tr>
      <w:tr w:rsidR="00451CCF" w:rsidTr="00451CCF">
        <w:tc>
          <w:tcPr>
            <w:tcW w:w="1843" w:type="dxa"/>
            <w:shd w:val="clear" w:color="auto" w:fill="F2F2F2"/>
          </w:tcPr>
          <w:p w:rsidR="00451CCF" w:rsidRPr="00657E55" w:rsidRDefault="00451CCF" w:rsidP="00451CCF">
            <w:pPr>
              <w:jc w:val="left"/>
            </w:pPr>
            <w:r w:rsidRPr="00657E55">
              <w:rPr>
                <w:rFonts w:hint="eastAsia"/>
              </w:rPr>
              <w:t>cityId</w:t>
            </w:r>
          </w:p>
        </w:tc>
        <w:tc>
          <w:tcPr>
            <w:tcW w:w="1559" w:type="dxa"/>
          </w:tcPr>
          <w:p w:rsidR="00451CCF" w:rsidRPr="00657E55" w:rsidRDefault="00451CCF" w:rsidP="00451CCF">
            <w:r w:rsidRPr="00657E55">
              <w:rPr>
                <w:rFonts w:hint="eastAsia"/>
              </w:rPr>
              <w:t>Integer</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10</w:t>
            </w:r>
          </w:p>
        </w:tc>
        <w:tc>
          <w:tcPr>
            <w:tcW w:w="2694" w:type="dxa"/>
          </w:tcPr>
          <w:p w:rsidR="00451CCF" w:rsidRDefault="00451CCF" w:rsidP="00451CCF">
            <w:r>
              <w:rPr>
                <w:rFonts w:hint="eastAsia"/>
              </w:rPr>
              <w:t>城市</w:t>
            </w:r>
            <w:r>
              <w:rPr>
                <w:rFonts w:hint="eastAsia"/>
              </w:rPr>
              <w:t>Id</w:t>
            </w:r>
          </w:p>
        </w:tc>
      </w:tr>
    </w:tbl>
    <w:p w:rsidR="00451CCF" w:rsidRPr="00451CCF" w:rsidRDefault="00451CCF" w:rsidP="00451CCF">
      <w:pPr>
        <w:widowControl/>
        <w:rPr>
          <w:rFonts w:ascii="宋体" w:hAnsi="宋体" w:cs="宋体"/>
          <w:kern w:val="0"/>
        </w:rPr>
      </w:pPr>
      <w:r w:rsidRPr="00451CCF">
        <w:rPr>
          <w:rFonts w:ascii="宋体" w:hAnsi="宋体" w:cs="宋体" w:hint="eastAsia"/>
          <w:kern w:val="0"/>
        </w:rPr>
        <w:t>proviceImgList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451CCF" w:rsidTr="00451CCF">
        <w:tc>
          <w:tcPr>
            <w:tcW w:w="1843" w:type="dxa"/>
            <w:shd w:val="clear" w:color="auto" w:fill="F2F2F2"/>
          </w:tcPr>
          <w:p w:rsidR="00451CCF" w:rsidRDefault="00451CCF" w:rsidP="00451CCF">
            <w:pPr>
              <w:jc w:val="left"/>
            </w:pPr>
            <w:r>
              <w:rPr>
                <w:rFonts w:hint="eastAsia"/>
              </w:rPr>
              <w:t>proviceImgUrl</w:t>
            </w:r>
          </w:p>
        </w:tc>
        <w:tc>
          <w:tcPr>
            <w:tcW w:w="1559" w:type="dxa"/>
          </w:tcPr>
          <w:p w:rsidR="00451CCF" w:rsidRDefault="00451CCF" w:rsidP="00451CCF">
            <w:r>
              <w:rPr>
                <w:rFonts w:hint="eastAsia"/>
              </w:rPr>
              <w:t>String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50</w:t>
            </w:r>
          </w:p>
        </w:tc>
        <w:tc>
          <w:tcPr>
            <w:tcW w:w="2694" w:type="dxa"/>
          </w:tcPr>
          <w:p w:rsidR="00451CCF" w:rsidRDefault="00451CCF" w:rsidP="00451CCF">
            <w:r>
              <w:rPr>
                <w:rFonts w:hint="eastAsia"/>
              </w:rPr>
              <w:t>省图片地址</w:t>
            </w:r>
          </w:p>
        </w:tc>
      </w:tr>
      <w:tr w:rsidR="00451CCF" w:rsidRPr="008D3467" w:rsidTr="00451CCF">
        <w:tc>
          <w:tcPr>
            <w:tcW w:w="1843" w:type="dxa"/>
            <w:shd w:val="clear" w:color="auto" w:fill="F2F2F2"/>
          </w:tcPr>
          <w:p w:rsidR="00451CCF" w:rsidRPr="008D3467" w:rsidRDefault="00451CCF" w:rsidP="00451CCF">
            <w:pPr>
              <w:jc w:val="left"/>
            </w:pPr>
            <w:r w:rsidRPr="008D3467">
              <w:rPr>
                <w:rFonts w:hint="eastAsia"/>
              </w:rPr>
              <w:t>cardId</w:t>
            </w:r>
          </w:p>
        </w:tc>
        <w:tc>
          <w:tcPr>
            <w:tcW w:w="1559"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10</w:t>
            </w:r>
          </w:p>
        </w:tc>
        <w:tc>
          <w:tcPr>
            <w:tcW w:w="2694" w:type="dxa"/>
          </w:tcPr>
          <w:p w:rsidR="00451CCF" w:rsidRPr="008D3467" w:rsidRDefault="00451CCF" w:rsidP="00451CCF">
            <w:r w:rsidRPr="008D3467">
              <w:rPr>
                <w:rFonts w:hint="eastAsia"/>
              </w:rPr>
              <w:t>名片</w:t>
            </w:r>
            <w:r w:rsidRPr="008D3467">
              <w:rPr>
                <w:rFonts w:hint="eastAsia"/>
              </w:rPr>
              <w:t>Id</w:t>
            </w:r>
            <w:r w:rsidRPr="008D3467">
              <w:rPr>
                <w:rFonts w:hint="eastAsia"/>
              </w:rPr>
              <w:t>（由号百提供）</w:t>
            </w:r>
          </w:p>
        </w:tc>
      </w:tr>
      <w:tr w:rsidR="00451CCF" w:rsidRPr="008D3467" w:rsidTr="00451CCF">
        <w:tc>
          <w:tcPr>
            <w:tcW w:w="1843" w:type="dxa"/>
            <w:shd w:val="clear" w:color="auto" w:fill="F2F2F2"/>
          </w:tcPr>
          <w:p w:rsidR="00451CCF" w:rsidRPr="008D3467" w:rsidRDefault="00451CCF" w:rsidP="00451CCF">
            <w:pPr>
              <w:jc w:val="left"/>
            </w:pPr>
            <w:r w:rsidRPr="008D3467">
              <w:rPr>
                <w:rFonts w:hint="eastAsia"/>
              </w:rPr>
              <w:t>linkUrl</w:t>
            </w:r>
          </w:p>
        </w:tc>
        <w:tc>
          <w:tcPr>
            <w:tcW w:w="1559"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200</w:t>
            </w:r>
          </w:p>
        </w:tc>
        <w:tc>
          <w:tcPr>
            <w:tcW w:w="2694" w:type="dxa"/>
          </w:tcPr>
          <w:p w:rsidR="00451CCF" w:rsidRPr="008D3467" w:rsidRDefault="00451CCF" w:rsidP="00451CCF">
            <w:r w:rsidRPr="008D3467">
              <w:rPr>
                <w:rFonts w:hint="eastAsia"/>
              </w:rPr>
              <w:t>链接</w:t>
            </w:r>
            <w:r w:rsidRPr="008D3467">
              <w:rPr>
                <w:rFonts w:hint="eastAsia"/>
              </w:rPr>
              <w:t>url</w:t>
            </w:r>
            <w:r w:rsidRPr="008D3467">
              <w:rPr>
                <w:rFonts w:hint="eastAsia"/>
              </w:rPr>
              <w:t>（由号百提供）</w:t>
            </w:r>
          </w:p>
        </w:tc>
      </w:tr>
    </w:tbl>
    <w:p w:rsidR="00451CCF" w:rsidRPr="00451CCF" w:rsidRDefault="00451CCF" w:rsidP="00451CCF">
      <w:pPr>
        <w:widowControl/>
        <w:rPr>
          <w:rFonts w:ascii="宋体" w:hAnsi="宋体" w:cs="宋体"/>
          <w:kern w:val="0"/>
        </w:rPr>
      </w:pPr>
      <w:r w:rsidRPr="00451CCF">
        <w:rPr>
          <w:rFonts w:ascii="宋体" w:hAnsi="宋体" w:cs="宋体" w:hint="eastAsia"/>
          <w:kern w:val="0"/>
        </w:rPr>
        <w:t>touristList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417"/>
        <w:gridCol w:w="993"/>
        <w:gridCol w:w="1275"/>
        <w:gridCol w:w="2694"/>
      </w:tblGrid>
      <w:tr w:rsidR="00451CCF" w:rsidRPr="008D3467" w:rsidTr="00451CCF">
        <w:tc>
          <w:tcPr>
            <w:tcW w:w="1985" w:type="dxa"/>
            <w:shd w:val="clear" w:color="auto" w:fill="F2F2F2"/>
          </w:tcPr>
          <w:p w:rsidR="00451CCF" w:rsidRPr="008D3467" w:rsidRDefault="00451CCF" w:rsidP="00451CCF">
            <w:pPr>
              <w:jc w:val="left"/>
            </w:pPr>
            <w:r w:rsidRPr="008D3467">
              <w:rPr>
                <w:rFonts w:hint="eastAsia"/>
              </w:rPr>
              <w:t>touristTitle</w:t>
            </w:r>
          </w:p>
        </w:tc>
        <w:tc>
          <w:tcPr>
            <w:tcW w:w="1417"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100</w:t>
            </w:r>
          </w:p>
        </w:tc>
        <w:tc>
          <w:tcPr>
            <w:tcW w:w="2694" w:type="dxa"/>
          </w:tcPr>
          <w:p w:rsidR="00451CCF" w:rsidRPr="008D3467" w:rsidRDefault="00451CCF" w:rsidP="00451CCF">
            <w:r w:rsidRPr="008D3467">
              <w:rPr>
                <w:rFonts w:hint="eastAsia"/>
              </w:rPr>
              <w:t>景点标题</w:t>
            </w:r>
          </w:p>
        </w:tc>
      </w:tr>
      <w:tr w:rsidR="00451CCF" w:rsidRPr="008D3467" w:rsidTr="00451CCF">
        <w:tc>
          <w:tcPr>
            <w:tcW w:w="1985" w:type="dxa"/>
            <w:shd w:val="clear" w:color="auto" w:fill="F2F2F2"/>
          </w:tcPr>
          <w:p w:rsidR="00451CCF" w:rsidRPr="008D3467" w:rsidRDefault="00451CCF" w:rsidP="00451CCF">
            <w:pPr>
              <w:jc w:val="left"/>
            </w:pPr>
            <w:r w:rsidRPr="008D3467">
              <w:t>touristI</w:t>
            </w:r>
            <w:r w:rsidRPr="008D3467">
              <w:rPr>
                <w:rFonts w:hint="eastAsia"/>
              </w:rPr>
              <w:t>mgUrl</w:t>
            </w:r>
          </w:p>
        </w:tc>
        <w:tc>
          <w:tcPr>
            <w:tcW w:w="1417"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200</w:t>
            </w:r>
          </w:p>
        </w:tc>
        <w:tc>
          <w:tcPr>
            <w:tcW w:w="2694" w:type="dxa"/>
          </w:tcPr>
          <w:p w:rsidR="00451CCF" w:rsidRPr="008D3467" w:rsidRDefault="00451CCF" w:rsidP="00451CCF">
            <w:r w:rsidRPr="008D3467">
              <w:rPr>
                <w:rFonts w:hint="eastAsia"/>
              </w:rPr>
              <w:t>景点图片</w:t>
            </w:r>
            <w:r w:rsidRPr="008D3467">
              <w:rPr>
                <w:rFonts w:hint="eastAsia"/>
              </w:rPr>
              <w:t>U</w:t>
            </w:r>
            <w:r w:rsidRPr="008D3467">
              <w:t>r</w:t>
            </w:r>
            <w:r w:rsidRPr="008D3467">
              <w:rPr>
                <w:rFonts w:hint="eastAsia"/>
              </w:rPr>
              <w:t>l</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touristType</w:t>
            </w:r>
          </w:p>
        </w:tc>
        <w:tc>
          <w:tcPr>
            <w:tcW w:w="1417"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50</w:t>
            </w:r>
          </w:p>
        </w:tc>
        <w:tc>
          <w:tcPr>
            <w:tcW w:w="2694" w:type="dxa"/>
          </w:tcPr>
          <w:p w:rsidR="00451CCF" w:rsidRPr="008D3467" w:rsidRDefault="00451CCF" w:rsidP="00451CCF">
            <w:r w:rsidRPr="008D3467">
              <w:rPr>
                <w:rFonts w:hint="eastAsia"/>
              </w:rPr>
              <w:t>景点类别</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cardId</w:t>
            </w:r>
          </w:p>
        </w:tc>
        <w:tc>
          <w:tcPr>
            <w:tcW w:w="1417" w:type="dxa"/>
          </w:tcPr>
          <w:p w:rsidR="00451CCF" w:rsidRPr="008D3467" w:rsidRDefault="00451CCF" w:rsidP="00451CCF">
            <w:r w:rsidRPr="008D3467">
              <w:t>S</w:t>
            </w:r>
            <w:r w:rsidRPr="008D3467">
              <w:rPr>
                <w:rFonts w:hint="eastAsia"/>
              </w:rPr>
              <w:t>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20</w:t>
            </w:r>
          </w:p>
        </w:tc>
        <w:tc>
          <w:tcPr>
            <w:tcW w:w="2694" w:type="dxa"/>
          </w:tcPr>
          <w:p w:rsidR="00451CCF" w:rsidRPr="008D3467" w:rsidRDefault="00451CCF" w:rsidP="00451CCF">
            <w:r w:rsidRPr="008D3467">
              <w:rPr>
                <w:rFonts w:hint="eastAsia"/>
              </w:rPr>
              <w:t>名片</w:t>
            </w:r>
            <w:r w:rsidRPr="008D3467">
              <w:rPr>
                <w:rFonts w:hint="eastAsia"/>
              </w:rPr>
              <w:t>Id</w:t>
            </w:r>
          </w:p>
        </w:tc>
      </w:tr>
    </w:tbl>
    <w:p w:rsidR="00451CCF" w:rsidRPr="00451CCF" w:rsidRDefault="00451CCF" w:rsidP="00451CCF">
      <w:pPr>
        <w:widowControl/>
        <w:rPr>
          <w:rFonts w:ascii="宋体" w:hAnsi="宋体" w:cs="宋体"/>
          <w:kern w:val="0"/>
        </w:rPr>
      </w:pPr>
      <w:r w:rsidRPr="00451CCF">
        <w:rPr>
          <w:rFonts w:ascii="宋体" w:hAnsi="宋体" w:cs="宋体" w:hint="eastAsia"/>
          <w:kern w:val="0"/>
        </w:rPr>
        <w:t>cateingList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417"/>
        <w:gridCol w:w="993"/>
        <w:gridCol w:w="1275"/>
        <w:gridCol w:w="2694"/>
      </w:tblGrid>
      <w:tr w:rsidR="00451CCF" w:rsidRPr="008D3467" w:rsidTr="00451CCF">
        <w:tc>
          <w:tcPr>
            <w:tcW w:w="1985" w:type="dxa"/>
            <w:shd w:val="clear" w:color="auto" w:fill="F2F2F2"/>
          </w:tcPr>
          <w:p w:rsidR="00451CCF" w:rsidRPr="008D3467" w:rsidRDefault="00451CCF" w:rsidP="00451CCF">
            <w:pPr>
              <w:jc w:val="left"/>
            </w:pPr>
            <w:r w:rsidRPr="008D3467">
              <w:rPr>
                <w:rFonts w:hint="eastAsia"/>
              </w:rPr>
              <w:t>cateingTitle</w:t>
            </w:r>
          </w:p>
        </w:tc>
        <w:tc>
          <w:tcPr>
            <w:tcW w:w="1417"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100</w:t>
            </w:r>
          </w:p>
        </w:tc>
        <w:tc>
          <w:tcPr>
            <w:tcW w:w="2694" w:type="dxa"/>
          </w:tcPr>
          <w:p w:rsidR="00451CCF" w:rsidRPr="008D3467" w:rsidRDefault="00451CCF" w:rsidP="00451CCF">
            <w:r w:rsidRPr="008D3467">
              <w:rPr>
                <w:rFonts w:hint="eastAsia"/>
              </w:rPr>
              <w:t>美食标题</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cateingType</w:t>
            </w:r>
          </w:p>
        </w:tc>
        <w:tc>
          <w:tcPr>
            <w:tcW w:w="1417" w:type="dxa"/>
          </w:tcPr>
          <w:p w:rsidR="00451CCF" w:rsidRPr="008D3467" w:rsidRDefault="00451CCF" w:rsidP="00451CCF">
            <w:r w:rsidRPr="008D3467">
              <w:rPr>
                <w:rFonts w:hint="eastAsia"/>
              </w:rPr>
              <w:t xml:space="preserve">String </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50</w:t>
            </w:r>
          </w:p>
        </w:tc>
        <w:tc>
          <w:tcPr>
            <w:tcW w:w="2694" w:type="dxa"/>
          </w:tcPr>
          <w:p w:rsidR="00451CCF" w:rsidRPr="008D3467" w:rsidRDefault="00451CCF" w:rsidP="00451CCF">
            <w:r w:rsidRPr="008D3467">
              <w:rPr>
                <w:rFonts w:hint="eastAsia"/>
              </w:rPr>
              <w:t>美食类别</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cateing</w:t>
            </w:r>
            <w:r w:rsidRPr="008D3467">
              <w:t>I</w:t>
            </w:r>
            <w:r w:rsidRPr="008D3467">
              <w:rPr>
                <w:rFonts w:hint="eastAsia"/>
              </w:rPr>
              <w:t>mgUrl</w:t>
            </w:r>
          </w:p>
        </w:tc>
        <w:tc>
          <w:tcPr>
            <w:tcW w:w="1417"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200</w:t>
            </w:r>
          </w:p>
        </w:tc>
        <w:tc>
          <w:tcPr>
            <w:tcW w:w="2694" w:type="dxa"/>
          </w:tcPr>
          <w:p w:rsidR="00451CCF" w:rsidRPr="008D3467" w:rsidRDefault="00451CCF" w:rsidP="00451CCF">
            <w:r w:rsidRPr="008D3467">
              <w:rPr>
                <w:rFonts w:hint="eastAsia"/>
              </w:rPr>
              <w:t>美食图片</w:t>
            </w:r>
            <w:r w:rsidRPr="008D3467">
              <w:rPr>
                <w:rFonts w:hint="eastAsia"/>
              </w:rPr>
              <w:t>U</w:t>
            </w:r>
            <w:r w:rsidRPr="008D3467">
              <w:t>r</w:t>
            </w:r>
            <w:r w:rsidRPr="008D3467">
              <w:rPr>
                <w:rFonts w:hint="eastAsia"/>
              </w:rPr>
              <w:t>l</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cardId</w:t>
            </w:r>
          </w:p>
        </w:tc>
        <w:tc>
          <w:tcPr>
            <w:tcW w:w="1417" w:type="dxa"/>
          </w:tcPr>
          <w:p w:rsidR="00451CCF" w:rsidRPr="008D3467" w:rsidRDefault="00451CCF" w:rsidP="00451CCF">
            <w:r w:rsidRPr="008D3467">
              <w:t>S</w:t>
            </w:r>
            <w:r w:rsidRPr="008D3467">
              <w:rPr>
                <w:rFonts w:hint="eastAsia"/>
              </w:rPr>
              <w:t>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20</w:t>
            </w:r>
          </w:p>
        </w:tc>
        <w:tc>
          <w:tcPr>
            <w:tcW w:w="2694" w:type="dxa"/>
          </w:tcPr>
          <w:p w:rsidR="00451CCF" w:rsidRPr="008D3467" w:rsidRDefault="00451CCF" w:rsidP="00451CCF">
            <w:r w:rsidRPr="008D3467">
              <w:rPr>
                <w:rFonts w:hint="eastAsia"/>
              </w:rPr>
              <w:t>名片</w:t>
            </w:r>
            <w:r w:rsidRPr="008D3467">
              <w:rPr>
                <w:rFonts w:hint="eastAsia"/>
              </w:rPr>
              <w:t>Id</w:t>
            </w:r>
          </w:p>
        </w:tc>
      </w:tr>
    </w:tbl>
    <w:p w:rsidR="00451CCF" w:rsidRPr="00451CCF" w:rsidRDefault="00451CCF" w:rsidP="00451CCF">
      <w:pPr>
        <w:widowControl/>
        <w:rPr>
          <w:rFonts w:ascii="宋体" w:hAnsi="宋体" w:cs="宋体"/>
          <w:kern w:val="0"/>
        </w:rPr>
      </w:pPr>
      <w:r w:rsidRPr="00451CCF">
        <w:rPr>
          <w:rFonts w:ascii="宋体" w:hAnsi="宋体" w:cs="宋体" w:hint="eastAsia"/>
          <w:kern w:val="0"/>
        </w:rPr>
        <w:lastRenderedPageBreak/>
        <w:t>localProductList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417"/>
        <w:gridCol w:w="993"/>
        <w:gridCol w:w="1275"/>
        <w:gridCol w:w="2694"/>
      </w:tblGrid>
      <w:tr w:rsidR="00451CCF" w:rsidRPr="008D3467" w:rsidTr="00451CCF">
        <w:tc>
          <w:tcPr>
            <w:tcW w:w="1985" w:type="dxa"/>
            <w:shd w:val="clear" w:color="auto" w:fill="F2F2F2"/>
          </w:tcPr>
          <w:p w:rsidR="00451CCF" w:rsidRPr="008D3467" w:rsidRDefault="00451CCF" w:rsidP="00451CCF">
            <w:pPr>
              <w:jc w:val="left"/>
            </w:pPr>
            <w:r w:rsidRPr="008D3467">
              <w:rPr>
                <w:rFonts w:hint="eastAsia"/>
              </w:rPr>
              <w:t>localProductTitle</w:t>
            </w:r>
          </w:p>
        </w:tc>
        <w:tc>
          <w:tcPr>
            <w:tcW w:w="1417"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100</w:t>
            </w:r>
          </w:p>
        </w:tc>
        <w:tc>
          <w:tcPr>
            <w:tcW w:w="2694" w:type="dxa"/>
          </w:tcPr>
          <w:p w:rsidR="00451CCF" w:rsidRPr="008D3467" w:rsidRDefault="00451CCF" w:rsidP="00451CCF">
            <w:r w:rsidRPr="008D3467">
              <w:rPr>
                <w:rFonts w:hint="eastAsia"/>
              </w:rPr>
              <w:t>土特产标题</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localProductType</w:t>
            </w:r>
          </w:p>
        </w:tc>
        <w:tc>
          <w:tcPr>
            <w:tcW w:w="1417" w:type="dxa"/>
          </w:tcPr>
          <w:p w:rsidR="00451CCF" w:rsidRPr="008D3467" w:rsidRDefault="00451CCF" w:rsidP="00451CCF">
            <w:r w:rsidRPr="008D3467">
              <w:rPr>
                <w:rFonts w:hint="eastAsia"/>
              </w:rPr>
              <w:t xml:space="preserve">String </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50</w:t>
            </w:r>
          </w:p>
        </w:tc>
        <w:tc>
          <w:tcPr>
            <w:tcW w:w="2694" w:type="dxa"/>
          </w:tcPr>
          <w:p w:rsidR="00451CCF" w:rsidRPr="008D3467" w:rsidRDefault="00451CCF" w:rsidP="00451CCF">
            <w:r w:rsidRPr="008D3467">
              <w:rPr>
                <w:rFonts w:hint="eastAsia"/>
              </w:rPr>
              <w:t>土特产类别</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localProduct</w:t>
            </w:r>
            <w:r w:rsidRPr="008D3467">
              <w:t>I</w:t>
            </w:r>
            <w:r w:rsidRPr="008D3467">
              <w:rPr>
                <w:rFonts w:hint="eastAsia"/>
              </w:rPr>
              <w:t>mgUrl</w:t>
            </w:r>
          </w:p>
        </w:tc>
        <w:tc>
          <w:tcPr>
            <w:tcW w:w="1417" w:type="dxa"/>
          </w:tcPr>
          <w:p w:rsidR="00451CCF" w:rsidRPr="008D3467" w:rsidRDefault="00451CCF" w:rsidP="00451CCF">
            <w:r w:rsidRPr="008D3467">
              <w:rPr>
                <w:rFonts w:hint="eastAsia"/>
              </w:rPr>
              <w:t>String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200</w:t>
            </w:r>
          </w:p>
        </w:tc>
        <w:tc>
          <w:tcPr>
            <w:tcW w:w="2694" w:type="dxa"/>
          </w:tcPr>
          <w:p w:rsidR="00451CCF" w:rsidRPr="008D3467" w:rsidRDefault="00451CCF" w:rsidP="00451CCF">
            <w:r w:rsidRPr="008D3467">
              <w:rPr>
                <w:rFonts w:hint="eastAsia"/>
              </w:rPr>
              <w:t>土特产图片</w:t>
            </w:r>
            <w:r w:rsidRPr="008D3467">
              <w:rPr>
                <w:rFonts w:hint="eastAsia"/>
              </w:rPr>
              <w:t>U</w:t>
            </w:r>
            <w:r w:rsidRPr="008D3467">
              <w:t>r</w:t>
            </w:r>
            <w:r w:rsidRPr="008D3467">
              <w:rPr>
                <w:rFonts w:hint="eastAsia"/>
              </w:rPr>
              <w:t>l</w:t>
            </w:r>
          </w:p>
        </w:tc>
      </w:tr>
      <w:tr w:rsidR="00451CCF" w:rsidRPr="008D3467" w:rsidTr="00451CCF">
        <w:tc>
          <w:tcPr>
            <w:tcW w:w="1985" w:type="dxa"/>
            <w:shd w:val="clear" w:color="auto" w:fill="F2F2F2"/>
          </w:tcPr>
          <w:p w:rsidR="00451CCF" w:rsidRPr="008D3467" w:rsidRDefault="00451CCF" w:rsidP="00451CCF">
            <w:pPr>
              <w:jc w:val="left"/>
            </w:pPr>
            <w:r w:rsidRPr="008D3467">
              <w:rPr>
                <w:rFonts w:hint="eastAsia"/>
              </w:rPr>
              <w:t>cardId</w:t>
            </w:r>
          </w:p>
        </w:tc>
        <w:tc>
          <w:tcPr>
            <w:tcW w:w="1417" w:type="dxa"/>
          </w:tcPr>
          <w:p w:rsidR="00451CCF" w:rsidRPr="008D3467" w:rsidRDefault="00451CCF" w:rsidP="00451CCF">
            <w:r w:rsidRPr="008D3467">
              <w:t>S</w:t>
            </w:r>
            <w:r w:rsidRPr="008D3467">
              <w:rPr>
                <w:rFonts w:hint="eastAsia"/>
              </w:rPr>
              <w:t>tring</w:t>
            </w:r>
          </w:p>
        </w:tc>
        <w:tc>
          <w:tcPr>
            <w:tcW w:w="993" w:type="dxa"/>
          </w:tcPr>
          <w:p w:rsidR="00451CCF" w:rsidRPr="008D3467" w:rsidRDefault="00451CCF" w:rsidP="00451CCF">
            <w:r w:rsidRPr="008D3467">
              <w:rPr>
                <w:rFonts w:hint="eastAsia"/>
              </w:rPr>
              <w:t>是</w:t>
            </w:r>
          </w:p>
        </w:tc>
        <w:tc>
          <w:tcPr>
            <w:tcW w:w="1275" w:type="dxa"/>
          </w:tcPr>
          <w:p w:rsidR="00451CCF" w:rsidRPr="008D3467" w:rsidRDefault="00451CCF" w:rsidP="00451CCF">
            <w:r w:rsidRPr="008D3467">
              <w:rPr>
                <w:rFonts w:hint="eastAsia"/>
              </w:rPr>
              <w:t>20</w:t>
            </w:r>
          </w:p>
        </w:tc>
        <w:tc>
          <w:tcPr>
            <w:tcW w:w="2694" w:type="dxa"/>
          </w:tcPr>
          <w:p w:rsidR="00451CCF" w:rsidRPr="008D3467" w:rsidRDefault="00451CCF" w:rsidP="00451CCF">
            <w:r w:rsidRPr="008D3467">
              <w:rPr>
                <w:rFonts w:hint="eastAsia"/>
              </w:rPr>
              <w:t>名片</w:t>
            </w:r>
            <w:r w:rsidRPr="008D3467">
              <w:rPr>
                <w:rFonts w:hint="eastAsia"/>
              </w:rPr>
              <w:t>Id</w:t>
            </w:r>
          </w:p>
        </w:tc>
      </w:tr>
    </w:tbl>
    <w:p w:rsidR="00451CCF" w:rsidRPr="00451CCF" w:rsidRDefault="00451CCF" w:rsidP="00451CCF"/>
    <w:p w:rsidR="00451CCF" w:rsidRDefault="00451CCF" w:rsidP="002B116C">
      <w:pPr>
        <w:pStyle w:val="30"/>
        <w:numPr>
          <w:ilvl w:val="0"/>
          <w:numId w:val="7"/>
        </w:numPr>
      </w:pPr>
      <w:bookmarkStart w:id="69" w:name="_Toc405551116"/>
      <w:r>
        <w:rPr>
          <w:rFonts w:hint="eastAsia"/>
        </w:rPr>
        <w:t>省内城市列表接口</w:t>
      </w:r>
      <w:bookmarkEnd w:id="69"/>
    </w:p>
    <w:p w:rsidR="00451CCF" w:rsidRDefault="00451CCF" w:rsidP="00451CCF">
      <w:pPr>
        <w:pStyle w:val="4"/>
      </w:pPr>
      <w:r>
        <w:rPr>
          <w:rFonts w:hint="eastAsia"/>
        </w:rPr>
        <w:t>接口描述</w:t>
      </w:r>
    </w:p>
    <w:p w:rsidR="00451CCF" w:rsidRDefault="00451CCF" w:rsidP="00451CCF">
      <w:r>
        <w:rPr>
          <w:rFonts w:hint="eastAsia"/>
          <w:b/>
        </w:rPr>
        <w:t>接口功能</w:t>
      </w:r>
      <w:r>
        <w:rPr>
          <w:rFonts w:hint="eastAsia"/>
        </w:rPr>
        <w:t>：发送当前省名称，返回省内城市列表</w:t>
      </w:r>
    </w:p>
    <w:p w:rsidR="00451CCF" w:rsidRDefault="00451CCF" w:rsidP="00451CCF">
      <w:r>
        <w:rPr>
          <w:rFonts w:hint="eastAsia"/>
          <w:b/>
        </w:rPr>
        <w:t>交互协议</w:t>
      </w:r>
      <w:r>
        <w:rPr>
          <w:rFonts w:hint="eastAsia"/>
        </w:rPr>
        <w:t>：</w:t>
      </w:r>
      <w:r>
        <w:rPr>
          <w:rFonts w:hint="eastAsia"/>
        </w:rPr>
        <w:t>HTTP/HTTPS</w:t>
      </w:r>
    </w:p>
    <w:p w:rsidR="00451CCF" w:rsidRDefault="00451CCF" w:rsidP="00451CCF">
      <w:r>
        <w:rPr>
          <w:rFonts w:hint="eastAsia"/>
          <w:b/>
        </w:rPr>
        <w:t>数据格式</w:t>
      </w:r>
      <w:r>
        <w:rPr>
          <w:rFonts w:hint="eastAsia"/>
        </w:rPr>
        <w:t>：</w:t>
      </w:r>
      <w:r>
        <w:rPr>
          <w:rFonts w:hint="eastAsia"/>
        </w:rPr>
        <w:t>JSON</w:t>
      </w:r>
    </w:p>
    <w:p w:rsidR="00451CCF" w:rsidRDefault="00451CCF" w:rsidP="00451CCF">
      <w:r>
        <w:rPr>
          <w:rFonts w:hint="eastAsia"/>
          <w:b/>
        </w:rPr>
        <w:t>接口方向</w:t>
      </w:r>
      <w:r>
        <w:rPr>
          <w:rFonts w:hint="eastAsia"/>
        </w:rPr>
        <w:t>：手机端</w:t>
      </w:r>
      <w:r>
        <w:sym w:font="Wingdings" w:char="F0E0"/>
      </w:r>
      <w:r>
        <w:rPr>
          <w:rFonts w:hint="eastAsia"/>
        </w:rPr>
        <w:t>内容管理平台</w:t>
      </w:r>
    </w:p>
    <w:p w:rsidR="00451CCF" w:rsidRDefault="00451CCF" w:rsidP="00451CCF">
      <w:r>
        <w:rPr>
          <w:rFonts w:hint="eastAsia"/>
          <w:b/>
        </w:rPr>
        <w:t>服务端地址</w:t>
      </w:r>
      <w:r>
        <w:rPr>
          <w:rFonts w:hint="eastAsia"/>
        </w:rPr>
        <w:t>：</w:t>
      </w:r>
    </w:p>
    <w:p w:rsidR="00451CCF" w:rsidRDefault="00B50774" w:rsidP="00451CCF">
      <w:pPr>
        <w:jc w:val="left"/>
      </w:pPr>
      <w:hyperlink r:id="rId70" w:history="1">
        <w:r w:rsidR="00451CCF">
          <w:rPr>
            <w:rStyle w:val="af0"/>
          </w:rPr>
          <w:t>http://101.95.48.96:8005/public/sjkf/cbusinesscard/cityBusinessCardList?provinceName=</w:t>
        </w:r>
        <w:r w:rsidR="00451CCF">
          <w:rPr>
            <w:rStyle w:val="af0"/>
            <w:rFonts w:hint="eastAsia"/>
          </w:rPr>
          <w:t>上海</w:t>
        </w:r>
      </w:hyperlink>
      <w:r w:rsidR="00451CCF">
        <w:t>&amp;PageSize=10&amp;PageIndex=1</w:t>
      </w:r>
    </w:p>
    <w:p w:rsidR="00451CCF" w:rsidRDefault="00451CCF" w:rsidP="00451CCF">
      <w:pPr>
        <w:rPr>
          <w:b/>
        </w:rPr>
      </w:pPr>
      <w:r>
        <w:rPr>
          <w:rFonts w:hint="eastAsia"/>
          <w:b/>
        </w:rPr>
        <w:t>数据样例：</w:t>
      </w:r>
    </w:p>
    <w:p w:rsidR="00451CCF" w:rsidRDefault="00451CCF" w:rsidP="00451CCF">
      <w:pPr>
        <w:jc w:val="left"/>
      </w:pPr>
      <w:r>
        <w:rPr>
          <w:rFonts w:ascii="宋体" w:hAnsi="宋体"/>
          <w:color w:val="000000"/>
          <w:sz w:val="27"/>
          <w:szCs w:val="27"/>
        </w:rPr>
        <w:t>{"resCode":200,"resInfo":[{"cityId":2,"cityIndex":1,"cityName":"武汉"},{"cityId":3,"cityIndex":1,"cityName":"孝感"},{"cityId":5,"cityIndex":2,"cityName":"咸宁"},{"cityId":7,"cityIndex":2,"cityName":"黄冈"},{"cityId":8,"cityIndex":2,"cityName":"黄石"},{"cityId":4,"cityIndex":3,"cityName":"鄂州"},{"cityId":6,"cityIndex":5,"cityName":"襄阳"}]}</w:t>
      </w:r>
      <w:r w:rsidRPr="00AA5E3A">
        <w:rPr>
          <w:rFonts w:ascii="宋体" w:hAnsi="宋体"/>
          <w:strike/>
          <w:color w:val="FF0000"/>
          <w:sz w:val="27"/>
          <w:szCs w:val="27"/>
        </w:rPr>
        <w:t>]</w:t>
      </w:r>
    </w:p>
    <w:p w:rsidR="00451CCF" w:rsidRDefault="00451CCF" w:rsidP="00451CCF">
      <w:pPr>
        <w:pStyle w:val="5"/>
      </w:pPr>
      <w:r>
        <w:rPr>
          <w:rFonts w:hint="eastAsia"/>
        </w:rPr>
        <w:lastRenderedPageBreak/>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451CCF" w:rsidTr="00451CCF">
        <w:tc>
          <w:tcPr>
            <w:tcW w:w="1843" w:type="dxa"/>
            <w:shd w:val="clear" w:color="auto" w:fill="BFBFBF"/>
          </w:tcPr>
          <w:p w:rsidR="00451CCF" w:rsidRDefault="00451CCF" w:rsidP="00451CCF">
            <w:pPr>
              <w:rPr>
                <w:b/>
              </w:rPr>
            </w:pPr>
            <w:r>
              <w:rPr>
                <w:rFonts w:hint="eastAsia"/>
                <w:b/>
              </w:rPr>
              <w:t>Key</w:t>
            </w:r>
          </w:p>
        </w:tc>
        <w:tc>
          <w:tcPr>
            <w:tcW w:w="1559" w:type="dxa"/>
            <w:shd w:val="clear" w:color="auto" w:fill="BFBFBF"/>
          </w:tcPr>
          <w:p w:rsidR="00451CCF" w:rsidRDefault="00451CCF" w:rsidP="00451CCF">
            <w:pPr>
              <w:rPr>
                <w:b/>
              </w:rPr>
            </w:pPr>
            <w:r>
              <w:rPr>
                <w:b/>
              </w:rPr>
              <w:t>类型</w:t>
            </w:r>
          </w:p>
        </w:tc>
        <w:tc>
          <w:tcPr>
            <w:tcW w:w="993" w:type="dxa"/>
            <w:shd w:val="clear" w:color="auto" w:fill="BFBFBF"/>
          </w:tcPr>
          <w:p w:rsidR="00451CCF" w:rsidRDefault="00451CCF" w:rsidP="00451CCF">
            <w:pPr>
              <w:rPr>
                <w:b/>
              </w:rPr>
            </w:pPr>
            <w:r>
              <w:rPr>
                <w:rFonts w:hint="eastAsia"/>
                <w:b/>
              </w:rPr>
              <w:t>必须</w:t>
            </w:r>
          </w:p>
        </w:tc>
        <w:tc>
          <w:tcPr>
            <w:tcW w:w="1275" w:type="dxa"/>
            <w:shd w:val="clear" w:color="auto" w:fill="BFBFBF"/>
          </w:tcPr>
          <w:p w:rsidR="00451CCF" w:rsidRDefault="00451CCF" w:rsidP="00451CCF">
            <w:pPr>
              <w:ind w:firstLineChars="50" w:firstLine="120"/>
              <w:rPr>
                <w:b/>
              </w:rPr>
            </w:pPr>
            <w:r>
              <w:rPr>
                <w:rFonts w:hint="eastAsia"/>
                <w:b/>
              </w:rPr>
              <w:t>长度</w:t>
            </w:r>
          </w:p>
        </w:tc>
        <w:tc>
          <w:tcPr>
            <w:tcW w:w="2694" w:type="dxa"/>
            <w:shd w:val="clear" w:color="auto" w:fill="BFBFBF"/>
          </w:tcPr>
          <w:p w:rsidR="00451CCF" w:rsidRDefault="00451CCF" w:rsidP="00451CCF">
            <w:pPr>
              <w:rPr>
                <w:b/>
              </w:rPr>
            </w:pPr>
            <w:r>
              <w:rPr>
                <w:b/>
              </w:rPr>
              <w:t>注释</w:t>
            </w:r>
          </w:p>
        </w:tc>
      </w:tr>
      <w:tr w:rsidR="00451CCF" w:rsidTr="00451CCF">
        <w:tc>
          <w:tcPr>
            <w:tcW w:w="1843" w:type="dxa"/>
            <w:shd w:val="clear" w:color="auto" w:fill="F2F2F2"/>
          </w:tcPr>
          <w:p w:rsidR="00451CCF" w:rsidRPr="00A10BE1" w:rsidRDefault="00451CCF" w:rsidP="00451CCF">
            <w:pPr>
              <w:jc w:val="left"/>
            </w:pPr>
            <w:r w:rsidRPr="00A10BE1">
              <w:rPr>
                <w:rFonts w:hint="eastAsia"/>
              </w:rPr>
              <w:t>p</w:t>
            </w:r>
            <w:r w:rsidRPr="00A10BE1">
              <w:t>rovince</w:t>
            </w:r>
            <w:r w:rsidRPr="00A10BE1">
              <w:rPr>
                <w:rFonts w:hint="eastAsia"/>
              </w:rPr>
              <w:t>Name</w:t>
            </w:r>
          </w:p>
        </w:tc>
        <w:tc>
          <w:tcPr>
            <w:tcW w:w="1559" w:type="dxa"/>
          </w:tcPr>
          <w:p w:rsidR="00451CCF" w:rsidRPr="00A10BE1" w:rsidRDefault="00451CCF" w:rsidP="00451CCF">
            <w:r w:rsidRPr="00A10BE1">
              <w:t>S</w:t>
            </w:r>
            <w:r w:rsidRPr="00A10BE1">
              <w:rPr>
                <w:rFonts w:hint="eastAsia"/>
              </w:rPr>
              <w:t>tring</w:t>
            </w:r>
          </w:p>
        </w:tc>
        <w:tc>
          <w:tcPr>
            <w:tcW w:w="993" w:type="dxa"/>
          </w:tcPr>
          <w:p w:rsidR="00451CCF" w:rsidRPr="00A10BE1" w:rsidRDefault="00451CCF" w:rsidP="00451CCF">
            <w:r w:rsidRPr="00A10BE1">
              <w:rPr>
                <w:rFonts w:hint="eastAsia"/>
              </w:rPr>
              <w:t>是</w:t>
            </w:r>
          </w:p>
        </w:tc>
        <w:tc>
          <w:tcPr>
            <w:tcW w:w="1275" w:type="dxa"/>
          </w:tcPr>
          <w:p w:rsidR="00451CCF" w:rsidRPr="00A10BE1" w:rsidRDefault="00451CCF" w:rsidP="00451CCF">
            <w:r w:rsidRPr="00A10BE1">
              <w:rPr>
                <w:rFonts w:hint="eastAsia"/>
              </w:rPr>
              <w:t>20</w:t>
            </w:r>
          </w:p>
        </w:tc>
        <w:tc>
          <w:tcPr>
            <w:tcW w:w="2694" w:type="dxa"/>
          </w:tcPr>
          <w:p w:rsidR="00451CCF" w:rsidRPr="00A10BE1" w:rsidRDefault="00451CCF" w:rsidP="00451CCF">
            <w:r w:rsidRPr="00A10BE1">
              <w:rPr>
                <w:rFonts w:hint="eastAsia"/>
              </w:rPr>
              <w:t>省名称</w:t>
            </w:r>
          </w:p>
        </w:tc>
      </w:tr>
      <w:tr w:rsidR="00451CCF" w:rsidTr="00451CCF">
        <w:tc>
          <w:tcPr>
            <w:tcW w:w="1843" w:type="dxa"/>
            <w:shd w:val="clear" w:color="auto" w:fill="F2F2F2"/>
          </w:tcPr>
          <w:p w:rsidR="00451CCF" w:rsidRPr="00A10BE1" w:rsidRDefault="00451CCF" w:rsidP="00451CCF">
            <w:pPr>
              <w:jc w:val="left"/>
            </w:pPr>
            <w:r w:rsidRPr="00A10BE1">
              <w:rPr>
                <w:rFonts w:hint="eastAsia"/>
              </w:rPr>
              <w:t>PageSize</w:t>
            </w:r>
          </w:p>
        </w:tc>
        <w:tc>
          <w:tcPr>
            <w:tcW w:w="1559" w:type="dxa"/>
          </w:tcPr>
          <w:p w:rsidR="00451CCF" w:rsidRPr="00A10BE1" w:rsidRDefault="00451CCF" w:rsidP="00451CCF">
            <w:r w:rsidRPr="00A10BE1">
              <w:t>I</w:t>
            </w:r>
            <w:r w:rsidRPr="00A10BE1">
              <w:rPr>
                <w:rFonts w:hint="eastAsia"/>
              </w:rPr>
              <w:t>nt</w:t>
            </w:r>
          </w:p>
        </w:tc>
        <w:tc>
          <w:tcPr>
            <w:tcW w:w="993" w:type="dxa"/>
          </w:tcPr>
          <w:p w:rsidR="00451CCF" w:rsidRPr="00A10BE1" w:rsidRDefault="00451CCF" w:rsidP="00451CCF">
            <w:r w:rsidRPr="00A10BE1">
              <w:rPr>
                <w:rFonts w:hint="eastAsia"/>
              </w:rPr>
              <w:t>否</w:t>
            </w:r>
          </w:p>
        </w:tc>
        <w:tc>
          <w:tcPr>
            <w:tcW w:w="1275" w:type="dxa"/>
          </w:tcPr>
          <w:p w:rsidR="00451CCF" w:rsidRPr="00A10BE1" w:rsidRDefault="00451CCF" w:rsidP="00451CCF"/>
        </w:tc>
        <w:tc>
          <w:tcPr>
            <w:tcW w:w="2694" w:type="dxa"/>
          </w:tcPr>
          <w:p w:rsidR="00451CCF" w:rsidRPr="00A10BE1" w:rsidRDefault="00451CCF" w:rsidP="00451CCF">
            <w:r w:rsidRPr="00A10BE1">
              <w:rPr>
                <w:rFonts w:hint="eastAsia"/>
              </w:rPr>
              <w:t>每页显示多少条【默认第一页</w:t>
            </w:r>
            <w:r w:rsidRPr="00A10BE1">
              <w:rPr>
                <w:rFonts w:hint="eastAsia"/>
              </w:rPr>
              <w:t>10</w:t>
            </w:r>
            <w:r w:rsidRPr="00A10BE1">
              <w:rPr>
                <w:rFonts w:hint="eastAsia"/>
              </w:rPr>
              <w:t>条】</w:t>
            </w:r>
          </w:p>
        </w:tc>
      </w:tr>
      <w:tr w:rsidR="00451CCF" w:rsidTr="00451CCF">
        <w:tc>
          <w:tcPr>
            <w:tcW w:w="1843" w:type="dxa"/>
            <w:shd w:val="clear" w:color="auto" w:fill="F2F2F2"/>
          </w:tcPr>
          <w:p w:rsidR="00451CCF" w:rsidRPr="00A10BE1" w:rsidRDefault="00451CCF" w:rsidP="00451CCF">
            <w:pPr>
              <w:jc w:val="left"/>
            </w:pPr>
            <w:r w:rsidRPr="00A10BE1">
              <w:rPr>
                <w:rFonts w:hint="eastAsia"/>
              </w:rPr>
              <w:t>PageIndex</w:t>
            </w:r>
          </w:p>
        </w:tc>
        <w:tc>
          <w:tcPr>
            <w:tcW w:w="1559" w:type="dxa"/>
          </w:tcPr>
          <w:p w:rsidR="00451CCF" w:rsidRPr="00A10BE1" w:rsidRDefault="00451CCF" w:rsidP="00451CCF">
            <w:r w:rsidRPr="00A10BE1">
              <w:t>I</w:t>
            </w:r>
            <w:r w:rsidRPr="00A10BE1">
              <w:rPr>
                <w:rFonts w:hint="eastAsia"/>
              </w:rPr>
              <w:t>nt</w:t>
            </w:r>
          </w:p>
        </w:tc>
        <w:tc>
          <w:tcPr>
            <w:tcW w:w="993" w:type="dxa"/>
          </w:tcPr>
          <w:p w:rsidR="00451CCF" w:rsidRPr="00A10BE1" w:rsidRDefault="00451CCF" w:rsidP="00451CCF">
            <w:r w:rsidRPr="00A10BE1">
              <w:rPr>
                <w:rFonts w:hint="eastAsia"/>
              </w:rPr>
              <w:t>否</w:t>
            </w:r>
          </w:p>
        </w:tc>
        <w:tc>
          <w:tcPr>
            <w:tcW w:w="1275" w:type="dxa"/>
          </w:tcPr>
          <w:p w:rsidR="00451CCF" w:rsidRPr="00A10BE1" w:rsidRDefault="00451CCF" w:rsidP="00451CCF"/>
        </w:tc>
        <w:tc>
          <w:tcPr>
            <w:tcW w:w="2694" w:type="dxa"/>
          </w:tcPr>
          <w:p w:rsidR="00451CCF" w:rsidRPr="00A10BE1" w:rsidRDefault="00451CCF" w:rsidP="00451CCF">
            <w:r w:rsidRPr="00A10BE1">
              <w:rPr>
                <w:rFonts w:hint="eastAsia"/>
              </w:rPr>
              <w:t>第几页</w:t>
            </w:r>
          </w:p>
        </w:tc>
      </w:tr>
    </w:tbl>
    <w:p w:rsidR="00451CCF" w:rsidRDefault="00451CCF" w:rsidP="00451CCF"/>
    <w:p w:rsidR="00451CCF" w:rsidRDefault="00451CCF" w:rsidP="00451CCF">
      <w:pPr>
        <w:pStyle w:val="5"/>
      </w:pPr>
      <w:r>
        <w:rPr>
          <w:rFonts w:hint="eastAsia"/>
        </w:rPr>
        <w:t>响应报文</w:t>
      </w:r>
    </w:p>
    <w:tbl>
      <w:tblPr>
        <w:tblW w:w="84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1696"/>
        <w:gridCol w:w="4830"/>
      </w:tblGrid>
      <w:tr w:rsidR="00451CCF" w:rsidTr="00451CCF">
        <w:tc>
          <w:tcPr>
            <w:tcW w:w="1888" w:type="dxa"/>
            <w:shd w:val="clear" w:color="auto" w:fill="BFBFBF"/>
          </w:tcPr>
          <w:p w:rsidR="00451CCF" w:rsidRDefault="00451CCF" w:rsidP="00451CCF">
            <w:pPr>
              <w:rPr>
                <w:b/>
              </w:rPr>
            </w:pPr>
            <w:r>
              <w:rPr>
                <w:rFonts w:hint="eastAsia"/>
                <w:b/>
              </w:rPr>
              <w:t>Key</w:t>
            </w:r>
          </w:p>
        </w:tc>
        <w:tc>
          <w:tcPr>
            <w:tcW w:w="1696" w:type="dxa"/>
            <w:shd w:val="clear" w:color="auto" w:fill="BFBFBF"/>
          </w:tcPr>
          <w:p w:rsidR="00451CCF" w:rsidRDefault="00451CCF" w:rsidP="00451CCF">
            <w:pPr>
              <w:rPr>
                <w:b/>
              </w:rPr>
            </w:pPr>
            <w:r>
              <w:rPr>
                <w:b/>
              </w:rPr>
              <w:t>类型</w:t>
            </w:r>
          </w:p>
        </w:tc>
        <w:tc>
          <w:tcPr>
            <w:tcW w:w="4830" w:type="dxa"/>
            <w:shd w:val="clear" w:color="auto" w:fill="BFBFBF"/>
          </w:tcPr>
          <w:p w:rsidR="00451CCF" w:rsidRDefault="00451CCF" w:rsidP="00451CCF">
            <w:pPr>
              <w:rPr>
                <w:b/>
              </w:rPr>
            </w:pPr>
            <w:r>
              <w:rPr>
                <w:b/>
              </w:rPr>
              <w:t>注释</w:t>
            </w:r>
          </w:p>
        </w:tc>
      </w:tr>
      <w:tr w:rsidR="00451CCF" w:rsidTr="00451CCF">
        <w:tc>
          <w:tcPr>
            <w:tcW w:w="1888" w:type="dxa"/>
            <w:shd w:val="clear" w:color="auto" w:fill="F2F2F2"/>
          </w:tcPr>
          <w:p w:rsidR="00451CCF" w:rsidRDefault="00451CCF" w:rsidP="00451CCF">
            <w:r>
              <w:rPr>
                <w:rFonts w:hint="eastAsia"/>
              </w:rPr>
              <w:t>resCode</w:t>
            </w:r>
          </w:p>
        </w:tc>
        <w:tc>
          <w:tcPr>
            <w:tcW w:w="1696" w:type="dxa"/>
          </w:tcPr>
          <w:p w:rsidR="00451CCF" w:rsidRDefault="00451CCF" w:rsidP="00451CCF">
            <w:r>
              <w:rPr>
                <w:rFonts w:hint="eastAsia"/>
              </w:rPr>
              <w:t>Integer</w:t>
            </w:r>
          </w:p>
        </w:tc>
        <w:tc>
          <w:tcPr>
            <w:tcW w:w="4830" w:type="dxa"/>
          </w:tcPr>
          <w:p w:rsidR="00451CCF" w:rsidRDefault="00451CCF" w:rsidP="00451CCF">
            <w:r>
              <w:rPr>
                <w:rFonts w:hint="eastAsia"/>
              </w:rPr>
              <w:t>结果码。</w:t>
            </w:r>
            <w:r>
              <w:rPr>
                <w:rFonts w:hint="eastAsia"/>
              </w:rPr>
              <w:t>200</w:t>
            </w:r>
            <w:r>
              <w:rPr>
                <w:rFonts w:hint="eastAsia"/>
              </w:rPr>
              <w:t>表示成功</w:t>
            </w:r>
          </w:p>
        </w:tc>
      </w:tr>
      <w:tr w:rsidR="00451CCF" w:rsidTr="00451CCF">
        <w:tc>
          <w:tcPr>
            <w:tcW w:w="1888" w:type="dxa"/>
            <w:tcBorders>
              <w:top w:val="single" w:sz="6" w:space="0" w:color="auto"/>
              <w:left w:val="single" w:sz="6" w:space="0" w:color="auto"/>
              <w:bottom w:val="single" w:sz="6" w:space="0" w:color="auto"/>
              <w:right w:val="single" w:sz="6" w:space="0" w:color="auto"/>
            </w:tcBorders>
            <w:shd w:val="clear" w:color="auto" w:fill="F2F2F2"/>
          </w:tcPr>
          <w:p w:rsidR="00451CCF" w:rsidRPr="005A6018" w:rsidRDefault="00451CCF" w:rsidP="00451CCF">
            <w:pPr>
              <w:rPr>
                <w:color w:val="FF0000"/>
              </w:rPr>
            </w:pPr>
            <w:r w:rsidRPr="005A6018">
              <w:rPr>
                <w:rFonts w:hint="eastAsia"/>
                <w:color w:val="FF0000"/>
              </w:rPr>
              <w:t>resInfo</w:t>
            </w:r>
          </w:p>
        </w:tc>
        <w:tc>
          <w:tcPr>
            <w:tcW w:w="1696" w:type="dxa"/>
            <w:tcBorders>
              <w:top w:val="single" w:sz="6" w:space="0" w:color="auto"/>
              <w:left w:val="single" w:sz="6" w:space="0" w:color="auto"/>
              <w:bottom w:val="single" w:sz="6" w:space="0" w:color="auto"/>
              <w:right w:val="single" w:sz="6" w:space="0" w:color="auto"/>
            </w:tcBorders>
          </w:tcPr>
          <w:p w:rsidR="00451CCF" w:rsidRDefault="00451CCF" w:rsidP="00451CCF">
            <w:r>
              <w:rPr>
                <w:rFonts w:hint="eastAsia"/>
              </w:rPr>
              <w:t>List</w:t>
            </w:r>
          </w:p>
        </w:tc>
        <w:tc>
          <w:tcPr>
            <w:tcW w:w="4830" w:type="dxa"/>
            <w:tcBorders>
              <w:top w:val="single" w:sz="6" w:space="0" w:color="auto"/>
              <w:left w:val="single" w:sz="6" w:space="0" w:color="auto"/>
              <w:bottom w:val="single" w:sz="6" w:space="0" w:color="auto"/>
              <w:right w:val="single" w:sz="6" w:space="0" w:color="auto"/>
            </w:tcBorders>
          </w:tcPr>
          <w:p w:rsidR="00451CCF" w:rsidRDefault="00451CCF" w:rsidP="00451CCF">
            <w:r>
              <w:rPr>
                <w:rFonts w:hint="eastAsia"/>
              </w:rPr>
              <w:t>列表信息</w:t>
            </w:r>
          </w:p>
        </w:tc>
      </w:tr>
    </w:tbl>
    <w:p w:rsidR="00451CCF" w:rsidRDefault="00451CCF" w:rsidP="00451CCF">
      <w:r>
        <w:t>res</w:t>
      </w:r>
      <w:r>
        <w:rPr>
          <w:rFonts w:hint="eastAsia"/>
        </w:rPr>
        <w:t>Info</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451CCF" w:rsidTr="00451CCF">
        <w:tc>
          <w:tcPr>
            <w:tcW w:w="1843" w:type="dxa"/>
            <w:shd w:val="clear" w:color="auto" w:fill="BFBFBF"/>
          </w:tcPr>
          <w:p w:rsidR="00451CCF" w:rsidRDefault="00451CCF" w:rsidP="00451CCF">
            <w:pPr>
              <w:rPr>
                <w:b/>
              </w:rPr>
            </w:pPr>
            <w:r>
              <w:rPr>
                <w:rFonts w:hint="eastAsia"/>
                <w:b/>
              </w:rPr>
              <w:t>Key</w:t>
            </w:r>
          </w:p>
        </w:tc>
        <w:tc>
          <w:tcPr>
            <w:tcW w:w="1559" w:type="dxa"/>
            <w:shd w:val="clear" w:color="auto" w:fill="BFBFBF"/>
          </w:tcPr>
          <w:p w:rsidR="00451CCF" w:rsidRDefault="00451CCF" w:rsidP="00451CCF">
            <w:pPr>
              <w:rPr>
                <w:b/>
              </w:rPr>
            </w:pPr>
            <w:r>
              <w:rPr>
                <w:b/>
              </w:rPr>
              <w:t>类型</w:t>
            </w:r>
          </w:p>
        </w:tc>
        <w:tc>
          <w:tcPr>
            <w:tcW w:w="993" w:type="dxa"/>
            <w:shd w:val="clear" w:color="auto" w:fill="BFBFBF"/>
          </w:tcPr>
          <w:p w:rsidR="00451CCF" w:rsidRDefault="00451CCF" w:rsidP="00451CCF">
            <w:pPr>
              <w:rPr>
                <w:b/>
              </w:rPr>
            </w:pPr>
            <w:r>
              <w:rPr>
                <w:rFonts w:hint="eastAsia"/>
                <w:b/>
              </w:rPr>
              <w:t>必须</w:t>
            </w:r>
          </w:p>
        </w:tc>
        <w:tc>
          <w:tcPr>
            <w:tcW w:w="1275" w:type="dxa"/>
            <w:shd w:val="clear" w:color="auto" w:fill="BFBFBF"/>
          </w:tcPr>
          <w:p w:rsidR="00451CCF" w:rsidRDefault="00451CCF" w:rsidP="00451CCF">
            <w:pPr>
              <w:ind w:firstLineChars="50" w:firstLine="120"/>
              <w:rPr>
                <w:b/>
              </w:rPr>
            </w:pPr>
            <w:r>
              <w:rPr>
                <w:rFonts w:hint="eastAsia"/>
                <w:b/>
              </w:rPr>
              <w:t>长度</w:t>
            </w:r>
          </w:p>
        </w:tc>
        <w:tc>
          <w:tcPr>
            <w:tcW w:w="2694" w:type="dxa"/>
            <w:shd w:val="clear" w:color="auto" w:fill="BFBFBF"/>
          </w:tcPr>
          <w:p w:rsidR="00451CCF" w:rsidRDefault="00451CCF" w:rsidP="00451CCF">
            <w:pPr>
              <w:rPr>
                <w:b/>
              </w:rPr>
            </w:pPr>
            <w:r>
              <w:rPr>
                <w:b/>
              </w:rPr>
              <w:t>注释</w:t>
            </w:r>
          </w:p>
        </w:tc>
      </w:tr>
      <w:tr w:rsidR="00451CCF" w:rsidTr="00451CCF">
        <w:tc>
          <w:tcPr>
            <w:tcW w:w="1843" w:type="dxa"/>
            <w:shd w:val="clear" w:color="auto" w:fill="F2F2F2"/>
          </w:tcPr>
          <w:p w:rsidR="00451CCF" w:rsidRPr="00A10BE1" w:rsidRDefault="00451CCF" w:rsidP="00451CCF">
            <w:pPr>
              <w:jc w:val="left"/>
            </w:pPr>
            <w:r w:rsidRPr="00A10BE1">
              <w:rPr>
                <w:rFonts w:hint="eastAsia"/>
              </w:rPr>
              <w:t>cityName</w:t>
            </w:r>
          </w:p>
        </w:tc>
        <w:tc>
          <w:tcPr>
            <w:tcW w:w="1559" w:type="dxa"/>
          </w:tcPr>
          <w:p w:rsidR="00451CCF" w:rsidRPr="00A10BE1" w:rsidRDefault="00451CCF" w:rsidP="00451CCF">
            <w:r w:rsidRPr="00A10BE1">
              <w:t>S</w:t>
            </w:r>
            <w:r w:rsidRPr="00A10BE1">
              <w:rPr>
                <w:rFonts w:hint="eastAsia"/>
              </w:rPr>
              <w:t>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20</w:t>
            </w:r>
          </w:p>
        </w:tc>
        <w:tc>
          <w:tcPr>
            <w:tcW w:w="2694" w:type="dxa"/>
          </w:tcPr>
          <w:p w:rsidR="00451CCF" w:rsidRDefault="00451CCF" w:rsidP="00451CCF">
            <w:r>
              <w:rPr>
                <w:rFonts w:hint="eastAsia"/>
              </w:rPr>
              <w:t>城市名称</w:t>
            </w:r>
          </w:p>
        </w:tc>
      </w:tr>
      <w:tr w:rsidR="00451CCF" w:rsidTr="00451CCF">
        <w:tc>
          <w:tcPr>
            <w:tcW w:w="1843" w:type="dxa"/>
            <w:shd w:val="clear" w:color="auto" w:fill="F2F2F2"/>
          </w:tcPr>
          <w:p w:rsidR="00451CCF" w:rsidRPr="00A10BE1" w:rsidRDefault="00451CCF" w:rsidP="00451CCF">
            <w:pPr>
              <w:jc w:val="left"/>
            </w:pPr>
            <w:r w:rsidRPr="00A10BE1">
              <w:rPr>
                <w:rFonts w:hint="eastAsia"/>
              </w:rPr>
              <w:t>cityId</w:t>
            </w:r>
          </w:p>
        </w:tc>
        <w:tc>
          <w:tcPr>
            <w:tcW w:w="1559" w:type="dxa"/>
          </w:tcPr>
          <w:p w:rsidR="00451CCF" w:rsidRPr="00A10BE1" w:rsidRDefault="00451CCF" w:rsidP="00451CCF">
            <w:r w:rsidRPr="00A10BE1">
              <w:rPr>
                <w:rFonts w:hint="eastAsia"/>
              </w:rPr>
              <w:t>Integer</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10</w:t>
            </w:r>
          </w:p>
        </w:tc>
        <w:tc>
          <w:tcPr>
            <w:tcW w:w="2694" w:type="dxa"/>
          </w:tcPr>
          <w:p w:rsidR="00451CCF" w:rsidRDefault="00451CCF" w:rsidP="00451CCF">
            <w:r>
              <w:rPr>
                <w:rFonts w:hint="eastAsia"/>
              </w:rPr>
              <w:t>城市</w:t>
            </w:r>
            <w:r>
              <w:rPr>
                <w:rFonts w:hint="eastAsia"/>
              </w:rPr>
              <w:t>Id</w:t>
            </w:r>
          </w:p>
        </w:tc>
      </w:tr>
      <w:tr w:rsidR="00451CCF" w:rsidTr="00451CCF">
        <w:tc>
          <w:tcPr>
            <w:tcW w:w="1843" w:type="dxa"/>
            <w:shd w:val="clear" w:color="auto" w:fill="F2F2F2"/>
          </w:tcPr>
          <w:p w:rsidR="00451CCF" w:rsidRPr="00A10BE1" w:rsidRDefault="00451CCF" w:rsidP="00451CCF">
            <w:pPr>
              <w:jc w:val="left"/>
            </w:pPr>
            <w:r w:rsidRPr="00A10BE1">
              <w:rPr>
                <w:rFonts w:hint="eastAsia"/>
              </w:rPr>
              <w:t>cityIndex</w:t>
            </w:r>
          </w:p>
        </w:tc>
        <w:tc>
          <w:tcPr>
            <w:tcW w:w="1559" w:type="dxa"/>
          </w:tcPr>
          <w:p w:rsidR="00451CCF" w:rsidRPr="00A10BE1" w:rsidRDefault="00451CCF" w:rsidP="00451CCF">
            <w:r w:rsidRPr="00A10BE1">
              <w:t>S</w:t>
            </w:r>
            <w:r w:rsidRPr="00A10BE1">
              <w:rPr>
                <w:rFonts w:hint="eastAsia"/>
              </w:rPr>
              <w:t>tring</w:t>
            </w:r>
          </w:p>
        </w:tc>
        <w:tc>
          <w:tcPr>
            <w:tcW w:w="993" w:type="dxa"/>
          </w:tcPr>
          <w:p w:rsidR="00451CCF" w:rsidRDefault="00451CCF" w:rsidP="00451CCF">
            <w:r>
              <w:rPr>
                <w:rFonts w:hint="eastAsia"/>
              </w:rPr>
              <w:t>是</w:t>
            </w:r>
          </w:p>
        </w:tc>
        <w:tc>
          <w:tcPr>
            <w:tcW w:w="1275" w:type="dxa"/>
          </w:tcPr>
          <w:p w:rsidR="00451CCF" w:rsidRDefault="00451CCF" w:rsidP="00451CCF">
            <w:r>
              <w:rPr>
                <w:rFonts w:hint="eastAsia"/>
              </w:rPr>
              <w:t>10</w:t>
            </w:r>
          </w:p>
        </w:tc>
        <w:tc>
          <w:tcPr>
            <w:tcW w:w="2694" w:type="dxa"/>
          </w:tcPr>
          <w:p w:rsidR="00451CCF" w:rsidRDefault="00451CCF" w:rsidP="00451CCF">
            <w:r>
              <w:rPr>
                <w:rFonts w:hint="eastAsia"/>
              </w:rPr>
              <w:t>城市排序</w:t>
            </w:r>
          </w:p>
        </w:tc>
      </w:tr>
    </w:tbl>
    <w:p w:rsidR="00451CCF" w:rsidRPr="00451CCF" w:rsidRDefault="00451CCF" w:rsidP="00451CCF"/>
    <w:p w:rsidR="00451CCF" w:rsidRDefault="00451CCF" w:rsidP="002B116C">
      <w:pPr>
        <w:pStyle w:val="30"/>
        <w:numPr>
          <w:ilvl w:val="0"/>
          <w:numId w:val="7"/>
        </w:numPr>
      </w:pPr>
      <w:bookmarkStart w:id="70" w:name="_Toc405551117"/>
      <w:r>
        <w:rPr>
          <w:rFonts w:hint="eastAsia"/>
        </w:rPr>
        <w:t>城市名片内容接口</w:t>
      </w:r>
      <w:bookmarkEnd w:id="70"/>
    </w:p>
    <w:p w:rsidR="007A2398" w:rsidRDefault="007A2398" w:rsidP="007A2398">
      <w:pPr>
        <w:pStyle w:val="5"/>
      </w:pPr>
      <w:r>
        <w:rPr>
          <w:rFonts w:hint="eastAsia"/>
        </w:rPr>
        <w:t>接口描述</w:t>
      </w:r>
    </w:p>
    <w:p w:rsidR="007A2398" w:rsidRDefault="007A2398" w:rsidP="007A2398">
      <w:r>
        <w:rPr>
          <w:rFonts w:hint="eastAsia"/>
          <w:b/>
        </w:rPr>
        <w:t>接口功能</w:t>
      </w:r>
      <w:r>
        <w:rPr>
          <w:rFonts w:hint="eastAsia"/>
        </w:rPr>
        <w:t>：界面点击城市，发送请求内容管理平台，返回当前点击城市在后台编录的城市名片。</w:t>
      </w:r>
    </w:p>
    <w:p w:rsidR="007A2398" w:rsidRDefault="007A2398" w:rsidP="007A2398">
      <w:r>
        <w:rPr>
          <w:rFonts w:hint="eastAsia"/>
          <w:b/>
        </w:rPr>
        <w:t>交互协议</w:t>
      </w:r>
      <w:r>
        <w:rPr>
          <w:rFonts w:hint="eastAsia"/>
        </w:rPr>
        <w:t>：</w:t>
      </w:r>
      <w:r>
        <w:rPr>
          <w:rFonts w:hint="eastAsia"/>
        </w:rPr>
        <w:t>HTTP/HTTPS</w:t>
      </w:r>
    </w:p>
    <w:p w:rsidR="007A2398" w:rsidRDefault="007A2398" w:rsidP="007A2398">
      <w:r>
        <w:rPr>
          <w:rFonts w:hint="eastAsia"/>
          <w:b/>
        </w:rPr>
        <w:t>数据格式</w:t>
      </w:r>
      <w:r>
        <w:rPr>
          <w:rFonts w:hint="eastAsia"/>
        </w:rPr>
        <w:t>：</w:t>
      </w:r>
      <w:r>
        <w:rPr>
          <w:rFonts w:hint="eastAsia"/>
        </w:rPr>
        <w:t>JSON</w:t>
      </w:r>
    </w:p>
    <w:p w:rsidR="007A2398" w:rsidRDefault="007A2398" w:rsidP="007A2398">
      <w:r>
        <w:rPr>
          <w:rFonts w:hint="eastAsia"/>
          <w:b/>
        </w:rPr>
        <w:t>接口方向</w:t>
      </w:r>
      <w:r>
        <w:rPr>
          <w:rFonts w:hint="eastAsia"/>
        </w:rPr>
        <w:t>：手机端</w:t>
      </w:r>
      <w:r>
        <w:sym w:font="Wingdings" w:char="F0E0"/>
      </w:r>
      <w:r>
        <w:rPr>
          <w:rFonts w:hint="eastAsia"/>
        </w:rPr>
        <w:t>内容管理平台</w:t>
      </w:r>
    </w:p>
    <w:p w:rsidR="007A2398" w:rsidRDefault="007A2398" w:rsidP="007A2398">
      <w:r>
        <w:rPr>
          <w:rFonts w:hint="eastAsia"/>
          <w:b/>
        </w:rPr>
        <w:t>服务端地址</w:t>
      </w:r>
      <w:r>
        <w:rPr>
          <w:rFonts w:hint="eastAsia"/>
        </w:rPr>
        <w:t>：</w:t>
      </w:r>
    </w:p>
    <w:p w:rsidR="007A2398" w:rsidRDefault="00B50774" w:rsidP="007A2398">
      <w:hyperlink r:id="rId71" w:history="1">
        <w:r w:rsidR="007A2398">
          <w:rPr>
            <w:rStyle w:val="af0"/>
          </w:rPr>
          <w:t>http://101.95.48.96:8005/public/sjkf/cbusinesscard/cityBusinessCardInfo?cityId=1</w:t>
        </w:r>
      </w:hyperlink>
    </w:p>
    <w:p w:rsidR="007A2398" w:rsidRDefault="007A2398" w:rsidP="007A2398">
      <w:pPr>
        <w:rPr>
          <w:b/>
        </w:rPr>
      </w:pPr>
      <w:r>
        <w:rPr>
          <w:rFonts w:hint="eastAsia"/>
          <w:b/>
        </w:rPr>
        <w:t>数据样例：</w:t>
      </w:r>
    </w:p>
    <w:p w:rsidR="007A2398" w:rsidRPr="007A2398" w:rsidRDefault="007A2398" w:rsidP="007A2398">
      <w:pPr>
        <w:jc w:val="left"/>
      </w:pPr>
      <w:r>
        <w:rPr>
          <w:rFonts w:ascii="宋体" w:hAnsi="宋体"/>
          <w:color w:val="000000"/>
          <w:sz w:val="27"/>
          <w:szCs w:val="27"/>
        </w:rPr>
        <w:lastRenderedPageBreak/>
        <w:t>{"resCode":200,"resInfo":{"moreCateingUrl":"http://www.baidu.com","trainTicketUrl":"http://www.baidu.com","moreTouristUrl":"http://www.baidu.com","cityName":"上海","morehotelUrl":"/prov/2.jpg","planeTicketUrl":"http://www.baidu.com","cityIntr":"东方明珠","cityImgList":[{"imgUrl":"/city/1.jpg"},{"imgUrl":"/city/1.jpg"},{"imgUrl":"/city/1.jpg"},{"imgUrl":"/city/1.jpg"},{"imgUrl":"/city/1.jpg"},{"imgUrl":"/city/1.jpg"},{"imgUrl":"/city/1.jpg"}],"moreLocalProductUrl":"http://www.baidu.com"}}</w:t>
      </w:r>
      <w:r w:rsidRPr="00AA5E3A">
        <w:rPr>
          <w:rFonts w:ascii="宋体" w:hAnsi="宋体"/>
          <w:strike/>
          <w:color w:val="FF0000"/>
          <w:sz w:val="27"/>
          <w:szCs w:val="27"/>
        </w:rPr>
        <w:t>]</w:t>
      </w:r>
    </w:p>
    <w:p w:rsidR="007A2398" w:rsidRDefault="007A2398" w:rsidP="007A2398">
      <w:pPr>
        <w:pStyle w:val="5"/>
      </w:pPr>
      <w:r>
        <w:rPr>
          <w:rFonts w:hint="eastAsia"/>
        </w:rPr>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c>
          <w:tcPr>
            <w:tcW w:w="1843" w:type="dxa"/>
            <w:shd w:val="clear" w:color="auto" w:fill="BFBFBF"/>
          </w:tcPr>
          <w:p w:rsidR="007A2398" w:rsidRDefault="007A2398" w:rsidP="0090781E">
            <w:pPr>
              <w:rPr>
                <w:b/>
              </w:rPr>
            </w:pPr>
            <w:r>
              <w:rPr>
                <w:rFonts w:hint="eastAsia"/>
                <w:b/>
              </w:rPr>
              <w:t>Key</w:t>
            </w:r>
          </w:p>
        </w:tc>
        <w:tc>
          <w:tcPr>
            <w:tcW w:w="1559"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843" w:type="dxa"/>
            <w:shd w:val="clear" w:color="auto" w:fill="F2F2F2"/>
          </w:tcPr>
          <w:p w:rsidR="007A2398" w:rsidRPr="00060CA4" w:rsidRDefault="007A2398" w:rsidP="0090781E">
            <w:pPr>
              <w:jc w:val="left"/>
            </w:pPr>
            <w:r w:rsidRPr="00060CA4">
              <w:rPr>
                <w:rFonts w:hint="eastAsia"/>
              </w:rPr>
              <w:t>cityId</w:t>
            </w:r>
          </w:p>
        </w:tc>
        <w:tc>
          <w:tcPr>
            <w:tcW w:w="1559" w:type="dxa"/>
          </w:tcPr>
          <w:p w:rsidR="007A2398" w:rsidRPr="00060CA4" w:rsidRDefault="007A2398" w:rsidP="0090781E">
            <w:r w:rsidRPr="00060CA4">
              <w:rPr>
                <w:rFonts w:hint="eastAsia"/>
              </w:rPr>
              <w:t>Integer</w:t>
            </w:r>
          </w:p>
        </w:tc>
        <w:tc>
          <w:tcPr>
            <w:tcW w:w="993" w:type="dxa"/>
          </w:tcPr>
          <w:p w:rsidR="007A2398" w:rsidRPr="00060CA4" w:rsidRDefault="007A2398" w:rsidP="0090781E">
            <w:r w:rsidRPr="00060CA4">
              <w:rPr>
                <w:rFonts w:hint="eastAsia"/>
              </w:rPr>
              <w:t>是</w:t>
            </w:r>
          </w:p>
        </w:tc>
        <w:tc>
          <w:tcPr>
            <w:tcW w:w="1275" w:type="dxa"/>
          </w:tcPr>
          <w:p w:rsidR="007A2398" w:rsidRPr="00060CA4" w:rsidRDefault="007A2398" w:rsidP="0090781E">
            <w:r w:rsidRPr="00060CA4">
              <w:rPr>
                <w:rFonts w:hint="eastAsia"/>
              </w:rPr>
              <w:t>20</w:t>
            </w:r>
          </w:p>
        </w:tc>
        <w:tc>
          <w:tcPr>
            <w:tcW w:w="2694" w:type="dxa"/>
          </w:tcPr>
          <w:p w:rsidR="007A2398" w:rsidRPr="00060CA4" w:rsidRDefault="007A2398" w:rsidP="0090781E">
            <w:r w:rsidRPr="00060CA4">
              <w:rPr>
                <w:rFonts w:hint="eastAsia"/>
              </w:rPr>
              <w:t>城市</w:t>
            </w:r>
            <w:r w:rsidRPr="00060CA4">
              <w:rPr>
                <w:rFonts w:hint="eastAsia"/>
              </w:rPr>
              <w:t>id</w:t>
            </w:r>
          </w:p>
        </w:tc>
      </w:tr>
      <w:tr w:rsidR="007A2398" w:rsidTr="0090781E">
        <w:tc>
          <w:tcPr>
            <w:tcW w:w="1843" w:type="dxa"/>
            <w:shd w:val="clear" w:color="auto" w:fill="F2F2F2"/>
          </w:tcPr>
          <w:p w:rsidR="007A2398" w:rsidRPr="00060CA4" w:rsidRDefault="007A2398" w:rsidP="0090781E">
            <w:pPr>
              <w:jc w:val="left"/>
            </w:pPr>
            <w:r w:rsidRPr="00060CA4">
              <w:t>cityName</w:t>
            </w:r>
          </w:p>
        </w:tc>
        <w:tc>
          <w:tcPr>
            <w:tcW w:w="1559" w:type="dxa"/>
          </w:tcPr>
          <w:p w:rsidR="007A2398" w:rsidRPr="00060CA4" w:rsidRDefault="007A2398" w:rsidP="0090781E">
            <w:r w:rsidRPr="00060CA4">
              <w:t>String</w:t>
            </w:r>
          </w:p>
        </w:tc>
        <w:tc>
          <w:tcPr>
            <w:tcW w:w="993" w:type="dxa"/>
          </w:tcPr>
          <w:p w:rsidR="007A2398" w:rsidRPr="00060CA4" w:rsidRDefault="007A2398" w:rsidP="0090781E">
            <w:r w:rsidRPr="00060CA4">
              <w:rPr>
                <w:rFonts w:hint="eastAsia"/>
              </w:rPr>
              <w:t>是</w:t>
            </w:r>
          </w:p>
        </w:tc>
        <w:tc>
          <w:tcPr>
            <w:tcW w:w="1275" w:type="dxa"/>
          </w:tcPr>
          <w:p w:rsidR="007A2398" w:rsidRPr="00060CA4" w:rsidRDefault="007A2398" w:rsidP="0090781E">
            <w:r w:rsidRPr="00060CA4">
              <w:rPr>
                <w:rFonts w:hint="eastAsia"/>
              </w:rPr>
              <w:t>50</w:t>
            </w:r>
          </w:p>
        </w:tc>
        <w:tc>
          <w:tcPr>
            <w:tcW w:w="2694" w:type="dxa"/>
          </w:tcPr>
          <w:p w:rsidR="007A2398" w:rsidRPr="00060CA4" w:rsidRDefault="007A2398" w:rsidP="0090781E">
            <w:r w:rsidRPr="00060CA4">
              <w:rPr>
                <w:rFonts w:hint="eastAsia"/>
              </w:rPr>
              <w:t>城市名称</w:t>
            </w:r>
          </w:p>
        </w:tc>
      </w:tr>
    </w:tbl>
    <w:p w:rsidR="007A2398" w:rsidRDefault="007A2398" w:rsidP="007A2398">
      <w:pPr>
        <w:rPr>
          <w:b/>
          <w:color w:val="FF0000"/>
        </w:rPr>
      </w:pPr>
    </w:p>
    <w:p w:rsidR="007A2398" w:rsidRDefault="007A2398" w:rsidP="007A2398">
      <w:pPr>
        <w:pStyle w:val="5"/>
      </w:pPr>
      <w:r>
        <w:rPr>
          <w:rFonts w:hint="eastAsia"/>
        </w:rPr>
        <w:t>响应报文</w:t>
      </w:r>
    </w:p>
    <w:tbl>
      <w:tblPr>
        <w:tblW w:w="8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7A2398" w:rsidTr="0090781E">
        <w:tc>
          <w:tcPr>
            <w:tcW w:w="1996" w:type="dxa"/>
            <w:shd w:val="clear" w:color="auto" w:fill="BFBFBF"/>
          </w:tcPr>
          <w:p w:rsidR="007A2398" w:rsidRDefault="007A2398" w:rsidP="0090781E">
            <w:pPr>
              <w:rPr>
                <w:b/>
              </w:rPr>
            </w:pPr>
            <w:r>
              <w:rPr>
                <w:rFonts w:hint="eastAsia"/>
                <w:b/>
              </w:rPr>
              <w:t>Key</w:t>
            </w:r>
          </w:p>
        </w:tc>
        <w:tc>
          <w:tcPr>
            <w:tcW w:w="1696" w:type="dxa"/>
            <w:shd w:val="clear" w:color="auto" w:fill="BFBFBF"/>
          </w:tcPr>
          <w:p w:rsidR="007A2398" w:rsidRDefault="007A2398" w:rsidP="0090781E">
            <w:pPr>
              <w:rPr>
                <w:b/>
              </w:rPr>
            </w:pPr>
            <w:r>
              <w:rPr>
                <w:b/>
              </w:rPr>
              <w:t>类型</w:t>
            </w:r>
          </w:p>
        </w:tc>
        <w:tc>
          <w:tcPr>
            <w:tcW w:w="4830" w:type="dxa"/>
            <w:shd w:val="clear" w:color="auto" w:fill="BFBFBF"/>
          </w:tcPr>
          <w:p w:rsidR="007A2398" w:rsidRDefault="007A2398" w:rsidP="0090781E">
            <w:pPr>
              <w:rPr>
                <w:b/>
              </w:rPr>
            </w:pPr>
            <w:r>
              <w:rPr>
                <w:b/>
              </w:rPr>
              <w:t>注释</w:t>
            </w:r>
          </w:p>
        </w:tc>
      </w:tr>
      <w:tr w:rsidR="007A2398" w:rsidTr="0090781E">
        <w:tc>
          <w:tcPr>
            <w:tcW w:w="1996" w:type="dxa"/>
            <w:shd w:val="clear" w:color="auto" w:fill="F2F2F2"/>
          </w:tcPr>
          <w:p w:rsidR="007A2398" w:rsidRDefault="007A2398" w:rsidP="0090781E">
            <w:r>
              <w:rPr>
                <w:rFonts w:hint="eastAsia"/>
              </w:rPr>
              <w:t>resCode</w:t>
            </w:r>
          </w:p>
        </w:tc>
        <w:tc>
          <w:tcPr>
            <w:tcW w:w="1696" w:type="dxa"/>
          </w:tcPr>
          <w:p w:rsidR="007A2398" w:rsidRDefault="007A2398" w:rsidP="0090781E">
            <w:r>
              <w:rPr>
                <w:rFonts w:hint="eastAsia"/>
              </w:rPr>
              <w:t>Integer</w:t>
            </w:r>
          </w:p>
        </w:tc>
        <w:tc>
          <w:tcPr>
            <w:tcW w:w="4830" w:type="dxa"/>
          </w:tcPr>
          <w:p w:rsidR="007A2398" w:rsidRDefault="007A2398" w:rsidP="0090781E">
            <w:r>
              <w:rPr>
                <w:rFonts w:hint="eastAsia"/>
              </w:rPr>
              <w:t>结果码。</w:t>
            </w:r>
            <w:r>
              <w:rPr>
                <w:rFonts w:hint="eastAsia"/>
              </w:rPr>
              <w:t>200</w:t>
            </w:r>
            <w:r>
              <w:rPr>
                <w:rFonts w:hint="eastAsia"/>
              </w:rPr>
              <w:t>表示成功</w:t>
            </w:r>
          </w:p>
        </w:tc>
      </w:tr>
      <w:tr w:rsidR="007A2398" w:rsidTr="0090781E">
        <w:tc>
          <w:tcPr>
            <w:tcW w:w="1996" w:type="dxa"/>
            <w:tcBorders>
              <w:top w:val="single" w:sz="6" w:space="0" w:color="auto"/>
              <w:left w:val="single" w:sz="6" w:space="0" w:color="auto"/>
              <w:bottom w:val="single" w:sz="6" w:space="0" w:color="auto"/>
              <w:right w:val="single" w:sz="6" w:space="0" w:color="auto"/>
            </w:tcBorders>
            <w:shd w:val="clear" w:color="auto" w:fill="F2F2F2"/>
          </w:tcPr>
          <w:p w:rsidR="007A2398" w:rsidRPr="00060CA4" w:rsidRDefault="007A2398" w:rsidP="0090781E">
            <w:r w:rsidRPr="00060CA4">
              <w:rPr>
                <w:rFonts w:hint="eastAsia"/>
              </w:rPr>
              <w:t>resInfo</w:t>
            </w:r>
          </w:p>
        </w:tc>
        <w:tc>
          <w:tcPr>
            <w:tcW w:w="1696" w:type="dxa"/>
            <w:tcBorders>
              <w:top w:val="single" w:sz="6" w:space="0" w:color="auto"/>
              <w:left w:val="single" w:sz="6" w:space="0" w:color="auto"/>
              <w:bottom w:val="single" w:sz="6" w:space="0" w:color="auto"/>
              <w:right w:val="single" w:sz="6" w:space="0" w:color="auto"/>
            </w:tcBorders>
          </w:tcPr>
          <w:p w:rsidR="007A2398" w:rsidRPr="00060CA4" w:rsidRDefault="007A2398" w:rsidP="0090781E">
            <w:pPr>
              <w:rPr>
                <w:highlight w:val="yellow"/>
              </w:rPr>
            </w:pPr>
            <w:r w:rsidRPr="00060CA4">
              <w:t>M</w:t>
            </w:r>
            <w:r w:rsidRPr="00060CA4">
              <w:rPr>
                <w:rFonts w:hint="eastAsia"/>
              </w:rPr>
              <w:t>ap&lt;String,Object&gt;</w:t>
            </w:r>
          </w:p>
        </w:tc>
        <w:tc>
          <w:tcPr>
            <w:tcW w:w="4830"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列表信息</w:t>
            </w:r>
          </w:p>
        </w:tc>
      </w:tr>
    </w:tbl>
    <w:p w:rsidR="007A2398" w:rsidRDefault="007A2398" w:rsidP="007A2398">
      <w:r>
        <w:rPr>
          <w:rFonts w:hint="eastAsia"/>
        </w:rPr>
        <w:t>resInfo</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c>
          <w:tcPr>
            <w:tcW w:w="1843" w:type="dxa"/>
            <w:shd w:val="clear" w:color="auto" w:fill="BFBFBF"/>
          </w:tcPr>
          <w:p w:rsidR="007A2398" w:rsidRDefault="007A2398" w:rsidP="0090781E">
            <w:pPr>
              <w:rPr>
                <w:b/>
              </w:rPr>
            </w:pPr>
            <w:r>
              <w:rPr>
                <w:rFonts w:hint="eastAsia"/>
                <w:b/>
              </w:rPr>
              <w:t>Key</w:t>
            </w:r>
          </w:p>
        </w:tc>
        <w:tc>
          <w:tcPr>
            <w:tcW w:w="1559"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843" w:type="dxa"/>
            <w:shd w:val="clear" w:color="auto" w:fill="F2F2F2"/>
          </w:tcPr>
          <w:p w:rsidR="007A2398" w:rsidRDefault="007A2398" w:rsidP="0090781E">
            <w:pPr>
              <w:jc w:val="left"/>
            </w:pPr>
            <w:r>
              <w:rPr>
                <w:rFonts w:hint="eastAsia"/>
              </w:rPr>
              <w:t>cityName</w:t>
            </w:r>
          </w:p>
        </w:tc>
        <w:tc>
          <w:tcPr>
            <w:tcW w:w="1559"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w:t>
            </w:r>
          </w:p>
        </w:tc>
        <w:tc>
          <w:tcPr>
            <w:tcW w:w="2694" w:type="dxa"/>
          </w:tcPr>
          <w:p w:rsidR="007A2398" w:rsidRDefault="007A2398" w:rsidP="0090781E">
            <w:r>
              <w:rPr>
                <w:rFonts w:hint="eastAsia"/>
              </w:rPr>
              <w:t>城市名称</w:t>
            </w:r>
          </w:p>
        </w:tc>
      </w:tr>
      <w:tr w:rsidR="007A2398" w:rsidTr="0090781E">
        <w:tc>
          <w:tcPr>
            <w:tcW w:w="1843" w:type="dxa"/>
            <w:shd w:val="clear" w:color="auto" w:fill="F2F2F2"/>
          </w:tcPr>
          <w:p w:rsidR="007A2398" w:rsidRDefault="007A2398" w:rsidP="0090781E">
            <w:pPr>
              <w:jc w:val="left"/>
            </w:pPr>
            <w:r>
              <w:rPr>
                <w:rFonts w:hint="eastAsia"/>
              </w:rPr>
              <w:t>cityIntr</w:t>
            </w:r>
          </w:p>
        </w:tc>
        <w:tc>
          <w:tcPr>
            <w:tcW w:w="1559"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城市介绍</w:t>
            </w:r>
          </w:p>
        </w:tc>
      </w:tr>
      <w:tr w:rsidR="007A2398" w:rsidTr="0090781E">
        <w:tc>
          <w:tcPr>
            <w:tcW w:w="1843" w:type="dxa"/>
            <w:shd w:val="clear" w:color="auto" w:fill="F2F2F2"/>
          </w:tcPr>
          <w:p w:rsidR="007A2398" w:rsidRDefault="007A2398" w:rsidP="0090781E">
            <w:pPr>
              <w:jc w:val="left"/>
            </w:pPr>
            <w:r>
              <w:rPr>
                <w:rFonts w:hint="eastAsia"/>
              </w:rPr>
              <w:t>cityImgList</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500</w:t>
            </w:r>
          </w:p>
        </w:tc>
        <w:tc>
          <w:tcPr>
            <w:tcW w:w="2694" w:type="dxa"/>
          </w:tcPr>
          <w:p w:rsidR="007A2398" w:rsidRDefault="007A2398" w:rsidP="0090781E">
            <w:r>
              <w:rPr>
                <w:rFonts w:hint="eastAsia"/>
              </w:rPr>
              <w:t>城市图片列表</w:t>
            </w:r>
          </w:p>
        </w:tc>
      </w:tr>
      <w:tr w:rsidR="007A2398" w:rsidTr="0090781E">
        <w:tc>
          <w:tcPr>
            <w:tcW w:w="1843" w:type="dxa"/>
            <w:shd w:val="clear" w:color="auto" w:fill="F2F2F2"/>
          </w:tcPr>
          <w:p w:rsidR="007A2398" w:rsidRDefault="007A2398" w:rsidP="0090781E">
            <w:pPr>
              <w:jc w:val="left"/>
            </w:pPr>
            <w:r>
              <w:rPr>
                <w:rFonts w:hint="eastAsia"/>
              </w:rPr>
              <w:lastRenderedPageBreak/>
              <w:t>morehotelUrl</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酒店更多</w:t>
            </w:r>
            <w:r>
              <w:rPr>
                <w:rFonts w:hint="eastAsia"/>
              </w:rPr>
              <w:t>url</w:t>
            </w:r>
          </w:p>
        </w:tc>
      </w:tr>
      <w:tr w:rsidR="007A2398" w:rsidTr="0090781E">
        <w:tc>
          <w:tcPr>
            <w:tcW w:w="1843" w:type="dxa"/>
            <w:shd w:val="clear" w:color="auto" w:fill="F2F2F2"/>
          </w:tcPr>
          <w:p w:rsidR="007A2398" w:rsidRDefault="007A2398" w:rsidP="0090781E">
            <w:pPr>
              <w:jc w:val="left"/>
            </w:pPr>
            <w:r>
              <w:rPr>
                <w:rFonts w:hint="eastAsia"/>
              </w:rPr>
              <w:t>moreTouristUrl</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景点更多</w:t>
            </w:r>
            <w:r>
              <w:rPr>
                <w:rFonts w:hint="eastAsia"/>
              </w:rPr>
              <w:t>url</w:t>
            </w:r>
          </w:p>
        </w:tc>
      </w:tr>
      <w:tr w:rsidR="007A2398" w:rsidTr="0090781E">
        <w:tc>
          <w:tcPr>
            <w:tcW w:w="1843" w:type="dxa"/>
            <w:shd w:val="clear" w:color="auto" w:fill="F2F2F2"/>
          </w:tcPr>
          <w:p w:rsidR="007A2398" w:rsidRDefault="007A2398" w:rsidP="0090781E">
            <w:pPr>
              <w:jc w:val="left"/>
            </w:pPr>
            <w:r>
              <w:rPr>
                <w:rFonts w:hint="eastAsia"/>
              </w:rPr>
              <w:t>moreLocalProductUrl</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土特产更多</w:t>
            </w:r>
            <w:r>
              <w:rPr>
                <w:rFonts w:hint="eastAsia"/>
              </w:rPr>
              <w:t>url</w:t>
            </w:r>
          </w:p>
        </w:tc>
      </w:tr>
      <w:tr w:rsidR="007A2398" w:rsidTr="0090781E">
        <w:tc>
          <w:tcPr>
            <w:tcW w:w="1843" w:type="dxa"/>
            <w:shd w:val="clear" w:color="auto" w:fill="F2F2F2"/>
          </w:tcPr>
          <w:p w:rsidR="007A2398" w:rsidRDefault="007A2398" w:rsidP="0090781E">
            <w:pPr>
              <w:jc w:val="left"/>
            </w:pPr>
            <w:r>
              <w:rPr>
                <w:rFonts w:hint="eastAsia"/>
              </w:rPr>
              <w:t>moreCateingUrl</w:t>
            </w:r>
          </w:p>
        </w:tc>
        <w:tc>
          <w:tcPr>
            <w:tcW w:w="1559" w:type="dxa"/>
          </w:tcPr>
          <w:p w:rsidR="007A2398" w:rsidRDefault="007A2398" w:rsidP="0090781E">
            <w:r>
              <w:rPr>
                <w:rFonts w:hint="eastAsia"/>
              </w:rPr>
              <w:t xml:space="preserve">String </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美食更多</w:t>
            </w:r>
            <w:r>
              <w:rPr>
                <w:rFonts w:hint="eastAsia"/>
              </w:rPr>
              <w:t>url</w:t>
            </w:r>
          </w:p>
        </w:tc>
      </w:tr>
      <w:tr w:rsidR="007A2398" w:rsidTr="0090781E">
        <w:tc>
          <w:tcPr>
            <w:tcW w:w="1843" w:type="dxa"/>
            <w:shd w:val="clear" w:color="auto" w:fill="F2F2F2"/>
          </w:tcPr>
          <w:p w:rsidR="007A2398" w:rsidRPr="00060CA4" w:rsidRDefault="007A2398" w:rsidP="0090781E">
            <w:pPr>
              <w:jc w:val="left"/>
            </w:pPr>
            <w:r w:rsidRPr="00060CA4">
              <w:rPr>
                <w:rFonts w:hint="eastAsia"/>
              </w:rPr>
              <w:t>trainTicketUrl</w:t>
            </w:r>
          </w:p>
        </w:tc>
        <w:tc>
          <w:tcPr>
            <w:tcW w:w="1559" w:type="dxa"/>
          </w:tcPr>
          <w:p w:rsidR="007A2398" w:rsidRPr="00060CA4" w:rsidRDefault="007A2398" w:rsidP="0090781E">
            <w:r w:rsidRPr="00060CA4">
              <w:rPr>
                <w:rFonts w:hint="eastAsia"/>
              </w:rPr>
              <w:t>String</w:t>
            </w:r>
          </w:p>
        </w:tc>
        <w:tc>
          <w:tcPr>
            <w:tcW w:w="993" w:type="dxa"/>
          </w:tcPr>
          <w:p w:rsidR="007A2398" w:rsidRPr="00060CA4" w:rsidRDefault="007A2398" w:rsidP="0090781E">
            <w:r w:rsidRPr="00060CA4">
              <w:rPr>
                <w:rFonts w:hint="eastAsia"/>
              </w:rPr>
              <w:t>是</w:t>
            </w:r>
          </w:p>
        </w:tc>
        <w:tc>
          <w:tcPr>
            <w:tcW w:w="1275" w:type="dxa"/>
          </w:tcPr>
          <w:p w:rsidR="007A2398" w:rsidRPr="00060CA4" w:rsidRDefault="007A2398" w:rsidP="0090781E">
            <w:r w:rsidRPr="00060CA4">
              <w:rPr>
                <w:rFonts w:hint="eastAsia"/>
              </w:rPr>
              <w:t>200</w:t>
            </w:r>
          </w:p>
        </w:tc>
        <w:tc>
          <w:tcPr>
            <w:tcW w:w="2694" w:type="dxa"/>
          </w:tcPr>
          <w:p w:rsidR="007A2398" w:rsidRPr="00060CA4" w:rsidRDefault="007A2398" w:rsidP="0090781E">
            <w:r w:rsidRPr="00060CA4">
              <w:rPr>
                <w:rFonts w:hint="eastAsia"/>
              </w:rPr>
              <w:t>火车票</w:t>
            </w:r>
          </w:p>
        </w:tc>
      </w:tr>
      <w:tr w:rsidR="007A2398" w:rsidTr="0090781E">
        <w:tc>
          <w:tcPr>
            <w:tcW w:w="1843" w:type="dxa"/>
            <w:shd w:val="clear" w:color="auto" w:fill="F2F2F2"/>
          </w:tcPr>
          <w:p w:rsidR="007A2398" w:rsidRPr="00060CA4" w:rsidRDefault="007A2398" w:rsidP="0090781E">
            <w:pPr>
              <w:jc w:val="left"/>
            </w:pPr>
            <w:r w:rsidRPr="00060CA4">
              <w:rPr>
                <w:rFonts w:hint="eastAsia"/>
              </w:rPr>
              <w:t>planeTicketUrl</w:t>
            </w:r>
          </w:p>
        </w:tc>
        <w:tc>
          <w:tcPr>
            <w:tcW w:w="1559" w:type="dxa"/>
          </w:tcPr>
          <w:p w:rsidR="007A2398" w:rsidRPr="00060CA4" w:rsidRDefault="007A2398" w:rsidP="0090781E">
            <w:r w:rsidRPr="00060CA4">
              <w:rPr>
                <w:rFonts w:hint="eastAsia"/>
              </w:rPr>
              <w:t>String</w:t>
            </w:r>
          </w:p>
        </w:tc>
        <w:tc>
          <w:tcPr>
            <w:tcW w:w="993" w:type="dxa"/>
          </w:tcPr>
          <w:p w:rsidR="007A2398" w:rsidRPr="00060CA4" w:rsidRDefault="007A2398" w:rsidP="0090781E">
            <w:r w:rsidRPr="00060CA4">
              <w:rPr>
                <w:rFonts w:hint="eastAsia"/>
              </w:rPr>
              <w:t>是</w:t>
            </w:r>
          </w:p>
        </w:tc>
        <w:tc>
          <w:tcPr>
            <w:tcW w:w="1275" w:type="dxa"/>
          </w:tcPr>
          <w:p w:rsidR="007A2398" w:rsidRPr="00060CA4" w:rsidRDefault="007A2398" w:rsidP="0090781E">
            <w:r w:rsidRPr="00060CA4">
              <w:rPr>
                <w:rFonts w:hint="eastAsia"/>
              </w:rPr>
              <w:t>200</w:t>
            </w:r>
          </w:p>
        </w:tc>
        <w:tc>
          <w:tcPr>
            <w:tcW w:w="2694" w:type="dxa"/>
          </w:tcPr>
          <w:p w:rsidR="007A2398" w:rsidRPr="00060CA4" w:rsidRDefault="007A2398" w:rsidP="0090781E">
            <w:r w:rsidRPr="00060CA4">
              <w:rPr>
                <w:rFonts w:hint="eastAsia"/>
              </w:rPr>
              <w:t>飞机票</w:t>
            </w:r>
          </w:p>
        </w:tc>
      </w:tr>
      <w:tr w:rsidR="007A2398" w:rsidTr="0090781E">
        <w:tc>
          <w:tcPr>
            <w:tcW w:w="1843" w:type="dxa"/>
            <w:shd w:val="clear" w:color="auto" w:fill="F2F2F2"/>
          </w:tcPr>
          <w:p w:rsidR="007A2398" w:rsidRPr="00060CA4" w:rsidRDefault="007A2398" w:rsidP="0090781E">
            <w:pPr>
              <w:jc w:val="left"/>
            </w:pPr>
            <w:r w:rsidRPr="00060CA4">
              <w:t>C</w:t>
            </w:r>
            <w:r w:rsidRPr="00060CA4">
              <w:rPr>
                <w:rFonts w:hint="eastAsia"/>
              </w:rPr>
              <w:t>ityCode</w:t>
            </w:r>
          </w:p>
        </w:tc>
        <w:tc>
          <w:tcPr>
            <w:tcW w:w="1559" w:type="dxa"/>
          </w:tcPr>
          <w:p w:rsidR="007A2398" w:rsidRPr="00060CA4" w:rsidRDefault="007A2398" w:rsidP="0090781E">
            <w:r w:rsidRPr="00060CA4">
              <w:rPr>
                <w:rFonts w:hint="eastAsia"/>
              </w:rPr>
              <w:t>String</w:t>
            </w:r>
          </w:p>
        </w:tc>
        <w:tc>
          <w:tcPr>
            <w:tcW w:w="993" w:type="dxa"/>
          </w:tcPr>
          <w:p w:rsidR="007A2398" w:rsidRPr="00060CA4" w:rsidRDefault="007A2398" w:rsidP="0090781E">
            <w:r w:rsidRPr="00060CA4">
              <w:rPr>
                <w:rFonts w:hint="eastAsia"/>
              </w:rPr>
              <w:t>是</w:t>
            </w:r>
          </w:p>
        </w:tc>
        <w:tc>
          <w:tcPr>
            <w:tcW w:w="1275" w:type="dxa"/>
          </w:tcPr>
          <w:p w:rsidR="007A2398" w:rsidRPr="00060CA4" w:rsidRDefault="007A2398" w:rsidP="0090781E">
            <w:r w:rsidRPr="00060CA4">
              <w:rPr>
                <w:rFonts w:hint="eastAsia"/>
              </w:rPr>
              <w:t>10</w:t>
            </w:r>
          </w:p>
        </w:tc>
        <w:tc>
          <w:tcPr>
            <w:tcW w:w="2694" w:type="dxa"/>
          </w:tcPr>
          <w:p w:rsidR="007A2398" w:rsidRPr="00060CA4" w:rsidRDefault="007A2398" w:rsidP="0090781E">
            <w:r w:rsidRPr="00060CA4">
              <w:rPr>
                <w:rFonts w:hint="eastAsia"/>
              </w:rPr>
              <w:t>城市行政编码（号百提供）</w:t>
            </w:r>
          </w:p>
        </w:tc>
      </w:tr>
    </w:tbl>
    <w:p w:rsidR="007A2398" w:rsidRDefault="007A2398" w:rsidP="007A2398">
      <w:pPr>
        <w:widowControl/>
        <w:rPr>
          <w:rFonts w:ascii="宋体" w:hAnsi="宋体" w:cs="宋体"/>
          <w:kern w:val="0"/>
          <w:sz w:val="20"/>
          <w:szCs w:val="20"/>
        </w:rPr>
      </w:pPr>
      <w:r>
        <w:rPr>
          <w:rFonts w:hint="eastAsia"/>
        </w:rPr>
        <w:t>cityImgList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c>
          <w:tcPr>
            <w:tcW w:w="1843" w:type="dxa"/>
            <w:shd w:val="clear" w:color="auto" w:fill="F2F2F2"/>
          </w:tcPr>
          <w:p w:rsidR="007A2398" w:rsidRDefault="007A2398" w:rsidP="0090781E">
            <w:pPr>
              <w:jc w:val="left"/>
            </w:pPr>
            <w:r>
              <w:rPr>
                <w:rFonts w:hint="eastAsia"/>
              </w:rPr>
              <w:t>imgUrl</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50</w:t>
            </w:r>
          </w:p>
        </w:tc>
        <w:tc>
          <w:tcPr>
            <w:tcW w:w="2694" w:type="dxa"/>
          </w:tcPr>
          <w:p w:rsidR="007A2398" w:rsidRDefault="007A2398" w:rsidP="0090781E">
            <w:r>
              <w:rPr>
                <w:rFonts w:hint="eastAsia"/>
              </w:rPr>
              <w:t>图片地址</w:t>
            </w:r>
          </w:p>
        </w:tc>
      </w:tr>
    </w:tbl>
    <w:p w:rsidR="00451CCF" w:rsidRPr="00451CCF" w:rsidRDefault="00451CCF" w:rsidP="00451CCF"/>
    <w:p w:rsidR="00451CCF" w:rsidRDefault="00451CCF" w:rsidP="002B116C">
      <w:pPr>
        <w:pStyle w:val="30"/>
        <w:numPr>
          <w:ilvl w:val="0"/>
          <w:numId w:val="7"/>
        </w:numPr>
      </w:pPr>
      <w:bookmarkStart w:id="71" w:name="_Toc405551118"/>
      <w:r>
        <w:rPr>
          <w:rFonts w:hint="eastAsia"/>
        </w:rPr>
        <w:t>景点列表接口</w:t>
      </w:r>
      <w:bookmarkEnd w:id="71"/>
    </w:p>
    <w:p w:rsidR="007A2398" w:rsidRDefault="007A2398" w:rsidP="007A2398">
      <w:pPr>
        <w:pStyle w:val="5"/>
      </w:pPr>
      <w:r>
        <w:rPr>
          <w:rFonts w:hint="eastAsia"/>
        </w:rPr>
        <w:t>接口描述</w:t>
      </w:r>
    </w:p>
    <w:p w:rsidR="007A2398" w:rsidRDefault="007A2398" w:rsidP="007A2398">
      <w:r>
        <w:rPr>
          <w:rFonts w:hint="eastAsia"/>
          <w:b/>
        </w:rPr>
        <w:t>接口功能</w:t>
      </w:r>
      <w:r>
        <w:rPr>
          <w:rFonts w:hint="eastAsia"/>
        </w:rPr>
        <w:t>：请求内容管理平台</w:t>
      </w:r>
      <w:r>
        <w:rPr>
          <w:rFonts w:hint="eastAsia"/>
        </w:rPr>
        <w:t>,</w:t>
      </w:r>
      <w:r>
        <w:rPr>
          <w:rFonts w:hint="eastAsia"/>
        </w:rPr>
        <w:t>返回景点列表</w:t>
      </w:r>
    </w:p>
    <w:p w:rsidR="007A2398" w:rsidRDefault="007A2398" w:rsidP="007A2398">
      <w:r>
        <w:rPr>
          <w:rFonts w:hint="eastAsia"/>
          <w:b/>
        </w:rPr>
        <w:t>交互协议</w:t>
      </w:r>
      <w:r>
        <w:rPr>
          <w:rFonts w:hint="eastAsia"/>
        </w:rPr>
        <w:t>：</w:t>
      </w:r>
      <w:r>
        <w:rPr>
          <w:rFonts w:hint="eastAsia"/>
        </w:rPr>
        <w:t>HTTP/HTTPS</w:t>
      </w:r>
    </w:p>
    <w:p w:rsidR="007A2398" w:rsidRDefault="007A2398" w:rsidP="007A2398">
      <w:r>
        <w:rPr>
          <w:rFonts w:hint="eastAsia"/>
          <w:b/>
        </w:rPr>
        <w:t>数据格式</w:t>
      </w:r>
      <w:r>
        <w:rPr>
          <w:rFonts w:hint="eastAsia"/>
        </w:rPr>
        <w:t>：</w:t>
      </w:r>
      <w:r>
        <w:rPr>
          <w:rFonts w:hint="eastAsia"/>
        </w:rPr>
        <w:t>JSON</w:t>
      </w:r>
    </w:p>
    <w:p w:rsidR="007A2398" w:rsidRDefault="007A2398" w:rsidP="007A2398">
      <w:r>
        <w:rPr>
          <w:rFonts w:hint="eastAsia"/>
          <w:b/>
        </w:rPr>
        <w:t>接口方向</w:t>
      </w:r>
      <w:r>
        <w:rPr>
          <w:rFonts w:hint="eastAsia"/>
        </w:rPr>
        <w:t>：手机端</w:t>
      </w:r>
      <w:r>
        <w:sym w:font="Wingdings" w:char="F0E0"/>
      </w:r>
      <w:r>
        <w:rPr>
          <w:rFonts w:hint="eastAsia"/>
        </w:rPr>
        <w:t>内容管理平台</w:t>
      </w:r>
    </w:p>
    <w:p w:rsidR="007A2398" w:rsidRDefault="007A2398" w:rsidP="007A2398">
      <w:r>
        <w:rPr>
          <w:rFonts w:hint="eastAsia"/>
          <w:b/>
        </w:rPr>
        <w:t>服务端地址</w:t>
      </w:r>
      <w:r>
        <w:rPr>
          <w:rFonts w:hint="eastAsia"/>
        </w:rPr>
        <w:t>：</w:t>
      </w:r>
    </w:p>
    <w:p w:rsidR="007A2398" w:rsidRPr="007A2398" w:rsidRDefault="00B50774" w:rsidP="007A2398">
      <w:pPr>
        <w:jc w:val="left"/>
        <w:rPr>
          <w:color w:val="3333FF"/>
        </w:rPr>
      </w:pPr>
      <w:hyperlink r:id="rId72" w:history="1">
        <w:r w:rsidR="007A2398" w:rsidRPr="007A2398">
          <w:rPr>
            <w:rStyle w:val="af0"/>
          </w:rPr>
          <w:t>http://101.95.48.96:8005/public/sjkf/tourist/intr_tourist_list?cityName=</w:t>
        </w:r>
        <w:r w:rsidR="007A2398" w:rsidRPr="007A2398">
          <w:rPr>
            <w:rStyle w:val="af0"/>
            <w:rFonts w:hint="eastAsia"/>
          </w:rPr>
          <w:t>武汉</w:t>
        </w:r>
        <w:r w:rsidR="007A2398" w:rsidRPr="007A2398">
          <w:rPr>
            <w:rStyle w:val="af0"/>
            <w:rFonts w:hint="eastAsia"/>
          </w:rPr>
          <w:t>&amp;Page</w:t>
        </w:r>
        <w:r w:rsidR="007A2398" w:rsidRPr="007A2398">
          <w:rPr>
            <w:rStyle w:val="af0"/>
          </w:rPr>
          <w:t>Size=10&amp;PageIndex=1</w:t>
        </w:r>
      </w:hyperlink>
    </w:p>
    <w:p w:rsidR="007A2398" w:rsidRDefault="007A2398" w:rsidP="007A2398">
      <w:pPr>
        <w:rPr>
          <w:b/>
        </w:rPr>
      </w:pPr>
      <w:r>
        <w:rPr>
          <w:rFonts w:hint="eastAsia"/>
          <w:b/>
        </w:rPr>
        <w:t>数据样板：</w:t>
      </w:r>
    </w:p>
    <w:p w:rsidR="007A2398" w:rsidRDefault="007A2398" w:rsidP="007A2398">
      <w:r>
        <w:rPr>
          <w:rFonts w:ascii="宋体" w:hAnsi="宋体"/>
          <w:color w:val="000000"/>
          <w:sz w:val="27"/>
          <w:szCs w:val="27"/>
        </w:rPr>
        <w:t>{"moreInfoUrl":"http://www.baidu.com","resCode":200,"resInfo":[{"touristImgUrl":"/tour/1.jpg","touristType":"地铁","touristRate":5,"touristDetailUrl":"http://sina.com.cn","toruistName":"武汉地铁"}]}</w:t>
      </w:r>
      <w:r w:rsidRPr="00AA5E3A">
        <w:rPr>
          <w:rFonts w:ascii="宋体" w:hAnsi="宋体"/>
          <w:strike/>
          <w:color w:val="FF0000"/>
          <w:sz w:val="27"/>
          <w:szCs w:val="27"/>
        </w:rPr>
        <w:t>]</w:t>
      </w:r>
    </w:p>
    <w:p w:rsidR="007A2398" w:rsidRDefault="007A2398" w:rsidP="007A2398">
      <w:pPr>
        <w:pStyle w:val="5"/>
      </w:pPr>
      <w:r>
        <w:rPr>
          <w:rFonts w:hint="eastAsia"/>
        </w:rPr>
        <w:lastRenderedPageBreak/>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c>
          <w:tcPr>
            <w:tcW w:w="1843" w:type="dxa"/>
            <w:shd w:val="clear" w:color="auto" w:fill="BFBFBF"/>
          </w:tcPr>
          <w:p w:rsidR="007A2398" w:rsidRDefault="007A2398" w:rsidP="0090781E">
            <w:pPr>
              <w:rPr>
                <w:b/>
              </w:rPr>
            </w:pPr>
            <w:r>
              <w:rPr>
                <w:rFonts w:hint="eastAsia"/>
                <w:b/>
              </w:rPr>
              <w:t>Key</w:t>
            </w:r>
          </w:p>
        </w:tc>
        <w:tc>
          <w:tcPr>
            <w:tcW w:w="1559"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843" w:type="dxa"/>
            <w:shd w:val="clear" w:color="auto" w:fill="F2F2F2"/>
          </w:tcPr>
          <w:p w:rsidR="007A2398" w:rsidRDefault="007A2398" w:rsidP="0090781E">
            <w:pPr>
              <w:jc w:val="left"/>
            </w:pPr>
            <w:r>
              <w:rPr>
                <w:rFonts w:hint="eastAsia"/>
              </w:rPr>
              <w:t>cityName</w:t>
            </w:r>
          </w:p>
        </w:tc>
        <w:tc>
          <w:tcPr>
            <w:tcW w:w="1559"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w:t>
            </w:r>
          </w:p>
        </w:tc>
        <w:tc>
          <w:tcPr>
            <w:tcW w:w="2694" w:type="dxa"/>
          </w:tcPr>
          <w:p w:rsidR="007A2398" w:rsidRDefault="007A2398" w:rsidP="0090781E">
            <w:r>
              <w:rPr>
                <w:rFonts w:hint="eastAsia"/>
              </w:rPr>
              <w:t>城市名称</w:t>
            </w:r>
          </w:p>
        </w:tc>
      </w:tr>
      <w:tr w:rsidR="007A2398" w:rsidTr="0090781E">
        <w:tc>
          <w:tcPr>
            <w:tcW w:w="1843" w:type="dxa"/>
            <w:shd w:val="clear" w:color="auto" w:fill="F2F2F2"/>
          </w:tcPr>
          <w:p w:rsidR="007A2398" w:rsidRDefault="007A2398" w:rsidP="0090781E">
            <w:pPr>
              <w:jc w:val="left"/>
              <w:rPr>
                <w:b/>
                <w:color w:val="FF0000"/>
                <w:highlight w:val="yellow"/>
              </w:rPr>
            </w:pPr>
            <w:r>
              <w:rPr>
                <w:rFonts w:hint="eastAsia"/>
                <w:b/>
                <w:color w:val="FF0000"/>
                <w:highlight w:val="yellow"/>
              </w:rPr>
              <w:t>PageSize</w:t>
            </w:r>
          </w:p>
        </w:tc>
        <w:tc>
          <w:tcPr>
            <w:tcW w:w="1559" w:type="dxa"/>
          </w:tcPr>
          <w:p w:rsidR="007A2398" w:rsidRDefault="007A2398"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7A2398" w:rsidRDefault="007A2398" w:rsidP="0090781E">
            <w:pPr>
              <w:rPr>
                <w:b/>
                <w:color w:val="FF0000"/>
                <w:highlight w:val="yellow"/>
              </w:rPr>
            </w:pPr>
            <w:r>
              <w:rPr>
                <w:rFonts w:hint="eastAsia"/>
                <w:b/>
                <w:color w:val="FF0000"/>
                <w:highlight w:val="yellow"/>
              </w:rPr>
              <w:t>否</w:t>
            </w:r>
          </w:p>
        </w:tc>
        <w:tc>
          <w:tcPr>
            <w:tcW w:w="1275" w:type="dxa"/>
          </w:tcPr>
          <w:p w:rsidR="007A2398" w:rsidRDefault="007A2398" w:rsidP="0090781E">
            <w:pPr>
              <w:rPr>
                <w:b/>
                <w:color w:val="FF0000"/>
                <w:highlight w:val="yellow"/>
              </w:rPr>
            </w:pPr>
          </w:p>
        </w:tc>
        <w:tc>
          <w:tcPr>
            <w:tcW w:w="2694" w:type="dxa"/>
          </w:tcPr>
          <w:p w:rsidR="007A2398" w:rsidRDefault="007A2398" w:rsidP="0090781E">
            <w:pPr>
              <w:rPr>
                <w:b/>
                <w:color w:val="FF0000"/>
                <w:highlight w:val="yellow"/>
              </w:rPr>
            </w:pPr>
            <w:r>
              <w:rPr>
                <w:rFonts w:hint="eastAsia"/>
                <w:b/>
                <w:color w:val="FF0000"/>
                <w:highlight w:val="yellow"/>
              </w:rPr>
              <w:t>每页显示多少条【默认第一页</w:t>
            </w:r>
            <w:r>
              <w:rPr>
                <w:rFonts w:hint="eastAsia"/>
                <w:b/>
                <w:color w:val="FF0000"/>
                <w:highlight w:val="yellow"/>
              </w:rPr>
              <w:t>10</w:t>
            </w:r>
            <w:r>
              <w:rPr>
                <w:rFonts w:hint="eastAsia"/>
                <w:b/>
                <w:color w:val="FF0000"/>
                <w:highlight w:val="yellow"/>
              </w:rPr>
              <w:t>条】</w:t>
            </w:r>
          </w:p>
        </w:tc>
      </w:tr>
      <w:tr w:rsidR="007A2398" w:rsidTr="0090781E">
        <w:tc>
          <w:tcPr>
            <w:tcW w:w="1843" w:type="dxa"/>
            <w:shd w:val="clear" w:color="auto" w:fill="F2F2F2"/>
          </w:tcPr>
          <w:p w:rsidR="007A2398" w:rsidRDefault="007A2398" w:rsidP="0090781E">
            <w:pPr>
              <w:jc w:val="left"/>
              <w:rPr>
                <w:b/>
                <w:color w:val="FF0000"/>
                <w:highlight w:val="yellow"/>
              </w:rPr>
            </w:pPr>
            <w:r>
              <w:rPr>
                <w:rFonts w:hint="eastAsia"/>
                <w:b/>
                <w:color w:val="FF0000"/>
                <w:highlight w:val="yellow"/>
              </w:rPr>
              <w:t>PageIndex</w:t>
            </w:r>
          </w:p>
        </w:tc>
        <w:tc>
          <w:tcPr>
            <w:tcW w:w="1559" w:type="dxa"/>
          </w:tcPr>
          <w:p w:rsidR="007A2398" w:rsidRDefault="007A2398"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7A2398" w:rsidRDefault="007A2398" w:rsidP="0090781E">
            <w:pPr>
              <w:rPr>
                <w:b/>
                <w:color w:val="FF0000"/>
                <w:highlight w:val="yellow"/>
              </w:rPr>
            </w:pPr>
            <w:r>
              <w:rPr>
                <w:rFonts w:hint="eastAsia"/>
                <w:b/>
                <w:color w:val="FF0000"/>
                <w:highlight w:val="yellow"/>
              </w:rPr>
              <w:t>否</w:t>
            </w:r>
          </w:p>
        </w:tc>
        <w:tc>
          <w:tcPr>
            <w:tcW w:w="1275" w:type="dxa"/>
          </w:tcPr>
          <w:p w:rsidR="007A2398" w:rsidRDefault="007A2398" w:rsidP="0090781E">
            <w:pPr>
              <w:rPr>
                <w:b/>
                <w:color w:val="FF0000"/>
                <w:highlight w:val="yellow"/>
              </w:rPr>
            </w:pPr>
          </w:p>
        </w:tc>
        <w:tc>
          <w:tcPr>
            <w:tcW w:w="2694" w:type="dxa"/>
          </w:tcPr>
          <w:p w:rsidR="007A2398" w:rsidRDefault="007A2398" w:rsidP="0090781E">
            <w:pPr>
              <w:rPr>
                <w:b/>
                <w:color w:val="FF0000"/>
                <w:highlight w:val="yellow"/>
              </w:rPr>
            </w:pPr>
            <w:r>
              <w:rPr>
                <w:rFonts w:hint="eastAsia"/>
                <w:b/>
                <w:color w:val="FF0000"/>
                <w:highlight w:val="yellow"/>
              </w:rPr>
              <w:t>第几页</w:t>
            </w:r>
          </w:p>
        </w:tc>
      </w:tr>
    </w:tbl>
    <w:p w:rsidR="007A2398" w:rsidRDefault="007A2398" w:rsidP="007A2398">
      <w:pPr>
        <w:widowControl/>
      </w:pPr>
    </w:p>
    <w:p w:rsidR="007A2398" w:rsidRDefault="007A2398" w:rsidP="007A2398">
      <w:pPr>
        <w:pStyle w:val="5"/>
      </w:pPr>
      <w:r>
        <w:rPr>
          <w:rFonts w:hint="eastAsia"/>
        </w:rPr>
        <w:t>返回报文</w:t>
      </w:r>
    </w:p>
    <w:tbl>
      <w:tblPr>
        <w:tblW w:w="84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1696"/>
        <w:gridCol w:w="4830"/>
      </w:tblGrid>
      <w:tr w:rsidR="007A2398" w:rsidTr="007A2398">
        <w:tc>
          <w:tcPr>
            <w:tcW w:w="1888" w:type="dxa"/>
            <w:shd w:val="clear" w:color="auto" w:fill="BFBFBF"/>
          </w:tcPr>
          <w:p w:rsidR="007A2398" w:rsidRDefault="007A2398" w:rsidP="0090781E">
            <w:pPr>
              <w:rPr>
                <w:b/>
              </w:rPr>
            </w:pPr>
            <w:r>
              <w:rPr>
                <w:rFonts w:hint="eastAsia"/>
                <w:b/>
              </w:rPr>
              <w:t>Key</w:t>
            </w:r>
          </w:p>
        </w:tc>
        <w:tc>
          <w:tcPr>
            <w:tcW w:w="1696" w:type="dxa"/>
            <w:shd w:val="clear" w:color="auto" w:fill="BFBFBF"/>
          </w:tcPr>
          <w:p w:rsidR="007A2398" w:rsidRDefault="007A2398" w:rsidP="0090781E">
            <w:pPr>
              <w:rPr>
                <w:b/>
              </w:rPr>
            </w:pPr>
            <w:r>
              <w:rPr>
                <w:b/>
              </w:rPr>
              <w:t>类型</w:t>
            </w:r>
          </w:p>
        </w:tc>
        <w:tc>
          <w:tcPr>
            <w:tcW w:w="4830" w:type="dxa"/>
            <w:shd w:val="clear" w:color="auto" w:fill="BFBFBF"/>
          </w:tcPr>
          <w:p w:rsidR="007A2398" w:rsidRDefault="007A2398" w:rsidP="0090781E">
            <w:pPr>
              <w:rPr>
                <w:b/>
              </w:rPr>
            </w:pPr>
            <w:r>
              <w:rPr>
                <w:b/>
              </w:rPr>
              <w:t>注释</w:t>
            </w:r>
          </w:p>
        </w:tc>
      </w:tr>
      <w:tr w:rsidR="007A2398" w:rsidTr="007A2398">
        <w:tc>
          <w:tcPr>
            <w:tcW w:w="1888" w:type="dxa"/>
            <w:shd w:val="clear" w:color="auto" w:fill="F2F2F2"/>
          </w:tcPr>
          <w:p w:rsidR="007A2398" w:rsidRDefault="007A2398" w:rsidP="0090781E">
            <w:r>
              <w:rPr>
                <w:rFonts w:hint="eastAsia"/>
              </w:rPr>
              <w:t>resCode</w:t>
            </w:r>
          </w:p>
        </w:tc>
        <w:tc>
          <w:tcPr>
            <w:tcW w:w="1696" w:type="dxa"/>
          </w:tcPr>
          <w:p w:rsidR="007A2398" w:rsidRDefault="007A2398" w:rsidP="0090781E">
            <w:r>
              <w:rPr>
                <w:rFonts w:hint="eastAsia"/>
              </w:rPr>
              <w:t>Integer</w:t>
            </w:r>
          </w:p>
        </w:tc>
        <w:tc>
          <w:tcPr>
            <w:tcW w:w="4830" w:type="dxa"/>
          </w:tcPr>
          <w:p w:rsidR="007A2398" w:rsidRDefault="007A2398" w:rsidP="0090781E">
            <w:r>
              <w:rPr>
                <w:rFonts w:hint="eastAsia"/>
              </w:rPr>
              <w:t>结果码。</w:t>
            </w:r>
            <w:r>
              <w:rPr>
                <w:rFonts w:hint="eastAsia"/>
              </w:rPr>
              <w:t>200</w:t>
            </w:r>
            <w:r>
              <w:rPr>
                <w:rFonts w:hint="eastAsia"/>
              </w:rPr>
              <w:t>表示成功</w:t>
            </w:r>
          </w:p>
        </w:tc>
      </w:tr>
      <w:tr w:rsidR="007A2398" w:rsidTr="007A2398">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Default="007A2398" w:rsidP="0090781E">
            <w:r>
              <w:rPr>
                <w:rFonts w:hint="eastAsia"/>
              </w:rPr>
              <w:t>resInfo</w:t>
            </w:r>
          </w:p>
        </w:tc>
        <w:tc>
          <w:tcPr>
            <w:tcW w:w="1696"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List</w:t>
            </w:r>
          </w:p>
        </w:tc>
        <w:tc>
          <w:tcPr>
            <w:tcW w:w="4830"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列表信息</w:t>
            </w:r>
            <w:r>
              <w:rPr>
                <w:rFonts w:hint="eastAsia"/>
                <w:b/>
                <w:color w:val="FF0000"/>
                <w:highlight w:val="yellow"/>
              </w:rPr>
              <w:t>【这里按照排序升序】</w:t>
            </w:r>
          </w:p>
        </w:tc>
      </w:tr>
      <w:tr w:rsidR="007A2398" w:rsidTr="007A2398">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Default="007A2398" w:rsidP="0090781E">
            <w:r>
              <w:rPr>
                <w:rFonts w:hint="eastAsia"/>
              </w:rPr>
              <w:t>moreInfoUrl</w:t>
            </w:r>
          </w:p>
        </w:tc>
        <w:tc>
          <w:tcPr>
            <w:tcW w:w="1696"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String</w:t>
            </w:r>
          </w:p>
        </w:tc>
        <w:tc>
          <w:tcPr>
            <w:tcW w:w="4830"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景点更多的</w:t>
            </w:r>
            <w:r>
              <w:rPr>
                <w:rFonts w:hint="eastAsia"/>
              </w:rPr>
              <w:t>url</w:t>
            </w:r>
            <w:r w:rsidRPr="00AC3022">
              <w:rPr>
                <w:rFonts w:hint="eastAsia"/>
                <w:b/>
                <w:color w:val="FF0000"/>
                <w:highlight w:val="yellow"/>
              </w:rPr>
              <w:t>【在城市名片接口中已返回，此处不用对此字段作处理】</w:t>
            </w:r>
          </w:p>
        </w:tc>
      </w:tr>
    </w:tbl>
    <w:p w:rsidR="007A2398" w:rsidRDefault="007A2398" w:rsidP="007A2398">
      <w:pPr>
        <w:widowControl/>
      </w:pPr>
      <w:r>
        <w:rPr>
          <w:rFonts w:hint="eastAsia"/>
        </w:rPr>
        <w:t>resInfo</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c>
          <w:tcPr>
            <w:tcW w:w="1843" w:type="dxa"/>
            <w:shd w:val="clear" w:color="auto" w:fill="BFBFBF"/>
          </w:tcPr>
          <w:p w:rsidR="007A2398" w:rsidRDefault="007A2398" w:rsidP="0090781E">
            <w:pPr>
              <w:rPr>
                <w:b/>
              </w:rPr>
            </w:pPr>
            <w:r>
              <w:rPr>
                <w:rFonts w:hint="eastAsia"/>
                <w:b/>
              </w:rPr>
              <w:t>Key</w:t>
            </w:r>
          </w:p>
        </w:tc>
        <w:tc>
          <w:tcPr>
            <w:tcW w:w="1559"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843" w:type="dxa"/>
            <w:shd w:val="clear" w:color="auto" w:fill="F2F2F2"/>
          </w:tcPr>
          <w:p w:rsidR="007A2398" w:rsidRDefault="007A2398" w:rsidP="0090781E">
            <w:pPr>
              <w:jc w:val="left"/>
            </w:pPr>
            <w:r>
              <w:rPr>
                <w:rFonts w:hint="eastAsia"/>
              </w:rPr>
              <w:t>touristImgUrl</w:t>
            </w:r>
          </w:p>
        </w:tc>
        <w:tc>
          <w:tcPr>
            <w:tcW w:w="1559"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景点图片</w:t>
            </w:r>
            <w:r>
              <w:rPr>
                <w:rFonts w:hint="eastAsia"/>
              </w:rPr>
              <w:t>URL</w:t>
            </w:r>
          </w:p>
        </w:tc>
      </w:tr>
      <w:tr w:rsidR="007A2398" w:rsidTr="0090781E">
        <w:tc>
          <w:tcPr>
            <w:tcW w:w="1843" w:type="dxa"/>
            <w:shd w:val="clear" w:color="auto" w:fill="F2F2F2"/>
          </w:tcPr>
          <w:p w:rsidR="007A2398" w:rsidRDefault="007A2398" w:rsidP="0090781E">
            <w:pPr>
              <w:jc w:val="left"/>
            </w:pPr>
            <w:r>
              <w:rPr>
                <w:rFonts w:hint="eastAsia"/>
              </w:rPr>
              <w:t>toruistName</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50</w:t>
            </w:r>
          </w:p>
        </w:tc>
        <w:tc>
          <w:tcPr>
            <w:tcW w:w="2694" w:type="dxa"/>
          </w:tcPr>
          <w:p w:rsidR="007A2398" w:rsidRDefault="007A2398" w:rsidP="0090781E">
            <w:r>
              <w:rPr>
                <w:rFonts w:hint="eastAsia"/>
              </w:rPr>
              <w:t>景点名称</w:t>
            </w:r>
          </w:p>
        </w:tc>
      </w:tr>
      <w:tr w:rsidR="007A2398" w:rsidTr="0090781E">
        <w:tc>
          <w:tcPr>
            <w:tcW w:w="1843" w:type="dxa"/>
            <w:shd w:val="clear" w:color="auto" w:fill="F2F2F2"/>
          </w:tcPr>
          <w:p w:rsidR="007A2398" w:rsidRDefault="007A2398" w:rsidP="0090781E">
            <w:pPr>
              <w:jc w:val="left"/>
            </w:pPr>
            <w:r>
              <w:rPr>
                <w:rFonts w:hint="eastAsia"/>
              </w:rPr>
              <w:t>touristRate</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10</w:t>
            </w:r>
          </w:p>
        </w:tc>
        <w:tc>
          <w:tcPr>
            <w:tcW w:w="2694" w:type="dxa"/>
          </w:tcPr>
          <w:p w:rsidR="007A2398" w:rsidRDefault="007A2398" w:rsidP="0090781E">
            <w:r>
              <w:rPr>
                <w:rFonts w:hint="eastAsia"/>
              </w:rPr>
              <w:t>星级</w:t>
            </w:r>
          </w:p>
        </w:tc>
      </w:tr>
      <w:tr w:rsidR="007A2398" w:rsidTr="0090781E">
        <w:tc>
          <w:tcPr>
            <w:tcW w:w="1843" w:type="dxa"/>
            <w:shd w:val="clear" w:color="auto" w:fill="F2F2F2"/>
          </w:tcPr>
          <w:p w:rsidR="007A2398" w:rsidRPr="00C147D0" w:rsidRDefault="007A2398" w:rsidP="0090781E">
            <w:pPr>
              <w:jc w:val="left"/>
            </w:pPr>
            <w:r w:rsidRPr="00C147D0">
              <w:rPr>
                <w:rFonts w:hint="eastAsia"/>
              </w:rPr>
              <w:t>touristType</w:t>
            </w:r>
          </w:p>
        </w:tc>
        <w:tc>
          <w:tcPr>
            <w:tcW w:w="1559" w:type="dxa"/>
          </w:tcPr>
          <w:p w:rsidR="007A2398" w:rsidRPr="00C147D0" w:rsidRDefault="007A2398" w:rsidP="0090781E">
            <w:r w:rsidRPr="00C147D0">
              <w:rPr>
                <w:rFonts w:hint="eastAsia"/>
              </w:rPr>
              <w:t xml:space="preserve">String </w:t>
            </w:r>
          </w:p>
        </w:tc>
        <w:tc>
          <w:tcPr>
            <w:tcW w:w="993" w:type="dxa"/>
          </w:tcPr>
          <w:p w:rsidR="007A2398" w:rsidRPr="00C147D0" w:rsidRDefault="007A2398" w:rsidP="0090781E">
            <w:r w:rsidRPr="00C147D0">
              <w:rPr>
                <w:rFonts w:hint="eastAsia"/>
              </w:rPr>
              <w:t>是</w:t>
            </w:r>
          </w:p>
        </w:tc>
        <w:tc>
          <w:tcPr>
            <w:tcW w:w="1275" w:type="dxa"/>
          </w:tcPr>
          <w:p w:rsidR="007A2398" w:rsidRPr="00C147D0" w:rsidRDefault="007A2398" w:rsidP="0090781E">
            <w:r w:rsidRPr="00C147D0">
              <w:rPr>
                <w:rFonts w:hint="eastAsia"/>
              </w:rPr>
              <w:t>50</w:t>
            </w:r>
          </w:p>
        </w:tc>
        <w:tc>
          <w:tcPr>
            <w:tcW w:w="2694" w:type="dxa"/>
          </w:tcPr>
          <w:p w:rsidR="007A2398" w:rsidRPr="00C147D0" w:rsidRDefault="007A2398" w:rsidP="0090781E">
            <w:r w:rsidRPr="00C147D0">
              <w:rPr>
                <w:rFonts w:hint="eastAsia"/>
              </w:rPr>
              <w:t>景点分类</w:t>
            </w:r>
          </w:p>
        </w:tc>
      </w:tr>
      <w:tr w:rsidR="007A2398" w:rsidTr="0090781E">
        <w:tc>
          <w:tcPr>
            <w:tcW w:w="1843" w:type="dxa"/>
            <w:shd w:val="clear" w:color="auto" w:fill="F2F2F2"/>
          </w:tcPr>
          <w:p w:rsidR="007A2398" w:rsidRDefault="007A2398" w:rsidP="0090781E">
            <w:pPr>
              <w:jc w:val="left"/>
            </w:pPr>
            <w:r>
              <w:rPr>
                <w:rFonts w:hint="eastAsia"/>
              </w:rPr>
              <w:t>touristDetailUrl</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景点详情</w:t>
            </w:r>
            <w:r>
              <w:rPr>
                <w:rFonts w:hint="eastAsia"/>
              </w:rPr>
              <w:t>url</w:t>
            </w:r>
          </w:p>
        </w:tc>
      </w:tr>
      <w:tr w:rsidR="007A2398" w:rsidRPr="00C147D0" w:rsidTr="0090781E">
        <w:tc>
          <w:tcPr>
            <w:tcW w:w="1843" w:type="dxa"/>
            <w:shd w:val="clear" w:color="auto" w:fill="F2F2F2"/>
          </w:tcPr>
          <w:p w:rsidR="007A2398" w:rsidRPr="00C147D0" w:rsidRDefault="007A2398" w:rsidP="0090781E">
            <w:pPr>
              <w:rPr>
                <w:b/>
                <w:color w:val="FF0000"/>
                <w:highlight w:val="yellow"/>
              </w:rPr>
            </w:pPr>
            <w:r w:rsidRPr="00C147D0">
              <w:rPr>
                <w:rFonts w:hint="eastAsia"/>
                <w:b/>
                <w:color w:val="FF0000"/>
                <w:highlight w:val="yellow"/>
              </w:rPr>
              <w:t>tour</w:t>
            </w:r>
            <w:r w:rsidRPr="00C147D0">
              <w:rPr>
                <w:b/>
                <w:color w:val="FF0000"/>
                <w:highlight w:val="yellow"/>
              </w:rPr>
              <w:t>istScore</w:t>
            </w:r>
          </w:p>
        </w:tc>
        <w:tc>
          <w:tcPr>
            <w:tcW w:w="1559" w:type="dxa"/>
          </w:tcPr>
          <w:p w:rsidR="007A2398" w:rsidRPr="00C147D0" w:rsidRDefault="007A2398" w:rsidP="0090781E">
            <w:pPr>
              <w:rPr>
                <w:b/>
                <w:color w:val="FF0000"/>
                <w:highlight w:val="yellow"/>
              </w:rPr>
            </w:pPr>
            <w:r w:rsidRPr="00C147D0">
              <w:rPr>
                <w:b/>
                <w:color w:val="FF0000"/>
                <w:highlight w:val="yellow"/>
              </w:rPr>
              <w:t>String</w:t>
            </w:r>
          </w:p>
        </w:tc>
        <w:tc>
          <w:tcPr>
            <w:tcW w:w="993" w:type="dxa"/>
          </w:tcPr>
          <w:p w:rsidR="007A2398" w:rsidRPr="00C147D0" w:rsidRDefault="007A2398" w:rsidP="0090781E">
            <w:pPr>
              <w:rPr>
                <w:b/>
                <w:color w:val="FF0000"/>
                <w:highlight w:val="yellow"/>
              </w:rPr>
            </w:pPr>
            <w:r w:rsidRPr="00C147D0">
              <w:rPr>
                <w:rFonts w:hint="eastAsia"/>
                <w:b/>
                <w:color w:val="FF0000"/>
                <w:highlight w:val="yellow"/>
              </w:rPr>
              <w:t>是</w:t>
            </w:r>
          </w:p>
        </w:tc>
        <w:tc>
          <w:tcPr>
            <w:tcW w:w="1275" w:type="dxa"/>
          </w:tcPr>
          <w:p w:rsidR="007A2398" w:rsidRPr="00C147D0" w:rsidRDefault="007A2398" w:rsidP="0090781E">
            <w:pPr>
              <w:rPr>
                <w:b/>
                <w:color w:val="FF0000"/>
                <w:highlight w:val="yellow"/>
              </w:rPr>
            </w:pPr>
            <w:r w:rsidRPr="00C147D0">
              <w:rPr>
                <w:rFonts w:hint="eastAsia"/>
                <w:b/>
                <w:color w:val="FF0000"/>
                <w:highlight w:val="yellow"/>
              </w:rPr>
              <w:t>10</w:t>
            </w:r>
          </w:p>
        </w:tc>
        <w:tc>
          <w:tcPr>
            <w:tcW w:w="2694" w:type="dxa"/>
          </w:tcPr>
          <w:p w:rsidR="007A2398" w:rsidRPr="00C147D0" w:rsidRDefault="007A2398" w:rsidP="0090781E">
            <w:pPr>
              <w:rPr>
                <w:b/>
                <w:color w:val="FF0000"/>
              </w:rPr>
            </w:pPr>
            <w:r w:rsidRPr="00C147D0">
              <w:rPr>
                <w:rFonts w:hint="eastAsia"/>
                <w:b/>
                <w:color w:val="FF0000"/>
                <w:highlight w:val="yellow"/>
              </w:rPr>
              <w:t>景点评分</w:t>
            </w:r>
          </w:p>
        </w:tc>
      </w:tr>
      <w:tr w:rsidR="007A2398" w:rsidRPr="00C147D0" w:rsidTr="0090781E">
        <w:tc>
          <w:tcPr>
            <w:tcW w:w="1843" w:type="dxa"/>
            <w:shd w:val="clear" w:color="auto" w:fill="F2F2F2"/>
          </w:tcPr>
          <w:p w:rsidR="007A2398" w:rsidRPr="00C147D0" w:rsidRDefault="007A2398" w:rsidP="0090781E">
            <w:pPr>
              <w:rPr>
                <w:b/>
                <w:color w:val="FF0000"/>
                <w:highlight w:val="yellow"/>
              </w:rPr>
            </w:pPr>
            <w:r>
              <w:rPr>
                <w:rFonts w:hint="eastAsia"/>
                <w:b/>
                <w:color w:val="FF0000"/>
                <w:highlight w:val="yellow"/>
              </w:rPr>
              <w:t>touristCardId</w:t>
            </w:r>
          </w:p>
        </w:tc>
        <w:tc>
          <w:tcPr>
            <w:tcW w:w="1559" w:type="dxa"/>
          </w:tcPr>
          <w:p w:rsidR="007A2398" w:rsidRPr="00C147D0" w:rsidRDefault="007A2398" w:rsidP="0090781E">
            <w:pPr>
              <w:rPr>
                <w:b/>
                <w:color w:val="FF0000"/>
                <w:highlight w:val="yellow"/>
              </w:rPr>
            </w:pPr>
            <w:r>
              <w:rPr>
                <w:rFonts w:hint="eastAsia"/>
                <w:b/>
                <w:color w:val="FF0000"/>
                <w:highlight w:val="yellow"/>
              </w:rPr>
              <w:t>String</w:t>
            </w:r>
          </w:p>
        </w:tc>
        <w:tc>
          <w:tcPr>
            <w:tcW w:w="993" w:type="dxa"/>
          </w:tcPr>
          <w:p w:rsidR="007A2398" w:rsidRPr="00C147D0" w:rsidRDefault="007A2398" w:rsidP="0090781E">
            <w:pPr>
              <w:rPr>
                <w:b/>
                <w:color w:val="FF0000"/>
                <w:highlight w:val="yellow"/>
              </w:rPr>
            </w:pPr>
            <w:r>
              <w:rPr>
                <w:rFonts w:hint="eastAsia"/>
                <w:b/>
                <w:color w:val="FF0000"/>
                <w:highlight w:val="yellow"/>
              </w:rPr>
              <w:t>是</w:t>
            </w:r>
          </w:p>
        </w:tc>
        <w:tc>
          <w:tcPr>
            <w:tcW w:w="1275" w:type="dxa"/>
          </w:tcPr>
          <w:p w:rsidR="007A2398" w:rsidRPr="00C147D0" w:rsidRDefault="007A2398" w:rsidP="0090781E">
            <w:pPr>
              <w:rPr>
                <w:b/>
                <w:color w:val="FF0000"/>
                <w:highlight w:val="yellow"/>
              </w:rPr>
            </w:pPr>
            <w:r>
              <w:rPr>
                <w:rFonts w:hint="eastAsia"/>
                <w:b/>
                <w:color w:val="FF0000"/>
                <w:highlight w:val="yellow"/>
              </w:rPr>
              <w:t>10</w:t>
            </w:r>
          </w:p>
        </w:tc>
        <w:tc>
          <w:tcPr>
            <w:tcW w:w="2694" w:type="dxa"/>
          </w:tcPr>
          <w:p w:rsidR="007A2398" w:rsidRPr="00C147D0" w:rsidRDefault="007A2398" w:rsidP="0090781E">
            <w:pPr>
              <w:rPr>
                <w:b/>
                <w:color w:val="FF0000"/>
                <w:highlight w:val="yellow"/>
              </w:rPr>
            </w:pPr>
            <w:r>
              <w:rPr>
                <w:rFonts w:hint="eastAsia"/>
                <w:b/>
                <w:color w:val="FF0000"/>
                <w:highlight w:val="yellow"/>
              </w:rPr>
              <w:t>景点名片</w:t>
            </w:r>
            <w:r>
              <w:rPr>
                <w:rFonts w:hint="eastAsia"/>
                <w:b/>
                <w:color w:val="FF0000"/>
                <w:highlight w:val="yellow"/>
              </w:rPr>
              <w:t>Id(</w:t>
            </w:r>
            <w:r>
              <w:rPr>
                <w:rFonts w:hint="eastAsia"/>
                <w:b/>
                <w:color w:val="FF0000"/>
                <w:highlight w:val="yellow"/>
              </w:rPr>
              <w:t>由号百提供</w:t>
            </w:r>
            <w:r>
              <w:rPr>
                <w:rFonts w:hint="eastAsia"/>
                <w:b/>
                <w:color w:val="FF0000"/>
                <w:highlight w:val="yellow"/>
              </w:rPr>
              <w:t>)</w:t>
            </w:r>
          </w:p>
        </w:tc>
      </w:tr>
    </w:tbl>
    <w:p w:rsidR="007A2398" w:rsidRPr="007A2398" w:rsidRDefault="007A2398" w:rsidP="007A2398"/>
    <w:p w:rsidR="00451CCF" w:rsidRDefault="00451CCF" w:rsidP="002B116C">
      <w:pPr>
        <w:pStyle w:val="30"/>
        <w:numPr>
          <w:ilvl w:val="0"/>
          <w:numId w:val="7"/>
        </w:numPr>
      </w:pPr>
      <w:bookmarkStart w:id="72" w:name="_Toc405551119"/>
      <w:r>
        <w:rPr>
          <w:rFonts w:hint="eastAsia"/>
        </w:rPr>
        <w:t>酒店列表接口</w:t>
      </w:r>
      <w:bookmarkEnd w:id="72"/>
    </w:p>
    <w:p w:rsidR="007A2398" w:rsidRDefault="007A2398" w:rsidP="007A2398">
      <w:pPr>
        <w:pStyle w:val="5"/>
      </w:pPr>
      <w:r>
        <w:rPr>
          <w:rFonts w:hint="eastAsia"/>
        </w:rPr>
        <w:t>接口描述</w:t>
      </w:r>
    </w:p>
    <w:p w:rsidR="007A2398" w:rsidRDefault="007A2398" w:rsidP="007A2398">
      <w:r>
        <w:rPr>
          <w:rFonts w:hint="eastAsia"/>
          <w:b/>
        </w:rPr>
        <w:t>接口功能</w:t>
      </w:r>
      <w:r>
        <w:rPr>
          <w:rFonts w:hint="eastAsia"/>
        </w:rPr>
        <w:t>：请求内容管理平台</w:t>
      </w:r>
      <w:r>
        <w:rPr>
          <w:rFonts w:hint="eastAsia"/>
        </w:rPr>
        <w:t>,</w:t>
      </w:r>
      <w:r>
        <w:rPr>
          <w:rFonts w:hint="eastAsia"/>
        </w:rPr>
        <w:t>返回酒店列表</w:t>
      </w:r>
    </w:p>
    <w:p w:rsidR="007A2398" w:rsidRDefault="007A2398" w:rsidP="007A2398">
      <w:r>
        <w:rPr>
          <w:rFonts w:hint="eastAsia"/>
          <w:b/>
        </w:rPr>
        <w:lastRenderedPageBreak/>
        <w:t>交互协议</w:t>
      </w:r>
      <w:r>
        <w:rPr>
          <w:rFonts w:hint="eastAsia"/>
        </w:rPr>
        <w:t>：</w:t>
      </w:r>
      <w:r>
        <w:rPr>
          <w:rFonts w:hint="eastAsia"/>
        </w:rPr>
        <w:t>HTTP/HTTPS</w:t>
      </w:r>
    </w:p>
    <w:p w:rsidR="007A2398" w:rsidRDefault="007A2398" w:rsidP="007A2398">
      <w:r>
        <w:rPr>
          <w:rFonts w:hint="eastAsia"/>
          <w:b/>
        </w:rPr>
        <w:t>数据格式</w:t>
      </w:r>
      <w:r>
        <w:rPr>
          <w:rFonts w:hint="eastAsia"/>
        </w:rPr>
        <w:t>：</w:t>
      </w:r>
      <w:r>
        <w:rPr>
          <w:rFonts w:hint="eastAsia"/>
        </w:rPr>
        <w:t>JSON</w:t>
      </w:r>
    </w:p>
    <w:p w:rsidR="007A2398" w:rsidRDefault="007A2398" w:rsidP="007A2398">
      <w:r>
        <w:rPr>
          <w:rFonts w:hint="eastAsia"/>
          <w:b/>
        </w:rPr>
        <w:t>接口方向</w:t>
      </w:r>
      <w:r>
        <w:rPr>
          <w:rFonts w:hint="eastAsia"/>
        </w:rPr>
        <w:t>：手机端</w:t>
      </w:r>
      <w:r>
        <w:sym w:font="Wingdings" w:char="F0E0"/>
      </w:r>
      <w:r>
        <w:rPr>
          <w:rFonts w:hint="eastAsia"/>
        </w:rPr>
        <w:t>内容管理平台</w:t>
      </w:r>
    </w:p>
    <w:p w:rsidR="007A2398" w:rsidRDefault="007A2398" w:rsidP="007A2398">
      <w:r>
        <w:rPr>
          <w:rFonts w:hint="eastAsia"/>
          <w:b/>
        </w:rPr>
        <w:t>服务端地址</w:t>
      </w:r>
      <w:r>
        <w:rPr>
          <w:rFonts w:hint="eastAsia"/>
        </w:rPr>
        <w:t>：</w:t>
      </w:r>
    </w:p>
    <w:p w:rsidR="007A2398" w:rsidRDefault="00B50774" w:rsidP="007A2398">
      <w:pPr>
        <w:jc w:val="left"/>
      </w:pPr>
      <w:hyperlink r:id="rId73" w:history="1">
        <w:r w:rsidR="007A2398" w:rsidRPr="007A2398">
          <w:rPr>
            <w:rStyle w:val="af0"/>
          </w:rPr>
          <w:t>http://101.95.48.96:8005/public/sjkf/hotel/intr_hotel_list?cityName=</w:t>
        </w:r>
        <w:r w:rsidR="007A2398" w:rsidRPr="007A2398">
          <w:rPr>
            <w:rStyle w:val="af0"/>
            <w:rFonts w:hint="eastAsia"/>
          </w:rPr>
          <w:t>上海</w:t>
        </w:r>
        <w:r w:rsidR="007A2398" w:rsidRPr="007A2398">
          <w:rPr>
            <w:rStyle w:val="af0"/>
          </w:rPr>
          <w:t>&amp;PageSize=10&amp;PageIndex=1</w:t>
        </w:r>
      </w:hyperlink>
    </w:p>
    <w:p w:rsidR="007A2398" w:rsidRDefault="007A2398" w:rsidP="007A2398">
      <w:pPr>
        <w:rPr>
          <w:b/>
        </w:rPr>
      </w:pPr>
      <w:r>
        <w:rPr>
          <w:rFonts w:hint="eastAsia"/>
          <w:b/>
        </w:rPr>
        <w:t>数据样板：</w:t>
      </w:r>
    </w:p>
    <w:p w:rsidR="007A2398" w:rsidRDefault="007A2398" w:rsidP="007A2398">
      <w:pPr>
        <w:jc w:val="left"/>
      </w:pPr>
      <w:r>
        <w:rPr>
          <w:rFonts w:ascii="宋体" w:hAnsi="宋体"/>
          <w:color w:val="000000"/>
          <w:sz w:val="27"/>
          <w:szCs w:val="27"/>
        </w:rPr>
        <w:t>{"moreInfoUrl":"/prov/2.jpg","resCode":200,"resInfo":[{"hotelDetailUrl":"http://baidu.com","hotelScore":5,"hotelName":"上海大酒店","hotelRate":5,"hotelDiscount":"0.8","hotelId":1,"hotelImgUrl":"asdasd.jpg"}]}</w:t>
      </w:r>
    </w:p>
    <w:p w:rsidR="007A2398" w:rsidRDefault="007A2398" w:rsidP="007A2398">
      <w:pPr>
        <w:pStyle w:val="5"/>
      </w:pPr>
      <w:r>
        <w:rPr>
          <w:rFonts w:hint="eastAsia"/>
        </w:rPr>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c>
          <w:tcPr>
            <w:tcW w:w="1843" w:type="dxa"/>
            <w:shd w:val="clear" w:color="auto" w:fill="BFBFBF"/>
          </w:tcPr>
          <w:p w:rsidR="007A2398" w:rsidRDefault="007A2398" w:rsidP="0090781E">
            <w:pPr>
              <w:rPr>
                <w:b/>
              </w:rPr>
            </w:pPr>
            <w:r>
              <w:rPr>
                <w:rFonts w:hint="eastAsia"/>
                <w:b/>
              </w:rPr>
              <w:t>Key</w:t>
            </w:r>
          </w:p>
        </w:tc>
        <w:tc>
          <w:tcPr>
            <w:tcW w:w="1559"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843" w:type="dxa"/>
            <w:shd w:val="clear" w:color="auto" w:fill="F2F2F2"/>
          </w:tcPr>
          <w:p w:rsidR="007A2398" w:rsidRDefault="007A2398" w:rsidP="0090781E">
            <w:pPr>
              <w:jc w:val="left"/>
            </w:pPr>
            <w:r>
              <w:rPr>
                <w:rFonts w:hint="eastAsia"/>
              </w:rPr>
              <w:t>cityName</w:t>
            </w:r>
          </w:p>
        </w:tc>
        <w:tc>
          <w:tcPr>
            <w:tcW w:w="1559"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w:t>
            </w:r>
          </w:p>
        </w:tc>
        <w:tc>
          <w:tcPr>
            <w:tcW w:w="2694" w:type="dxa"/>
          </w:tcPr>
          <w:p w:rsidR="007A2398" w:rsidRDefault="007A2398" w:rsidP="0090781E">
            <w:r>
              <w:rPr>
                <w:rFonts w:hint="eastAsia"/>
              </w:rPr>
              <w:t>城市名称</w:t>
            </w:r>
          </w:p>
        </w:tc>
      </w:tr>
      <w:tr w:rsidR="007A2398" w:rsidTr="0090781E">
        <w:tc>
          <w:tcPr>
            <w:tcW w:w="1843" w:type="dxa"/>
            <w:shd w:val="clear" w:color="auto" w:fill="F2F2F2"/>
          </w:tcPr>
          <w:p w:rsidR="007A2398" w:rsidRDefault="007A2398" w:rsidP="0090781E">
            <w:pPr>
              <w:jc w:val="left"/>
              <w:rPr>
                <w:b/>
                <w:color w:val="FF0000"/>
                <w:highlight w:val="yellow"/>
              </w:rPr>
            </w:pPr>
            <w:r>
              <w:rPr>
                <w:rFonts w:hint="eastAsia"/>
                <w:b/>
                <w:color w:val="FF0000"/>
                <w:highlight w:val="yellow"/>
              </w:rPr>
              <w:t>PageSize</w:t>
            </w:r>
          </w:p>
        </w:tc>
        <w:tc>
          <w:tcPr>
            <w:tcW w:w="1559" w:type="dxa"/>
          </w:tcPr>
          <w:p w:rsidR="007A2398" w:rsidRDefault="007A2398"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7A2398" w:rsidRDefault="007A2398" w:rsidP="0090781E">
            <w:pPr>
              <w:rPr>
                <w:b/>
                <w:color w:val="FF0000"/>
                <w:highlight w:val="yellow"/>
              </w:rPr>
            </w:pPr>
            <w:r>
              <w:rPr>
                <w:rFonts w:hint="eastAsia"/>
                <w:b/>
                <w:color w:val="FF0000"/>
                <w:highlight w:val="yellow"/>
              </w:rPr>
              <w:t>否</w:t>
            </w:r>
          </w:p>
        </w:tc>
        <w:tc>
          <w:tcPr>
            <w:tcW w:w="1275" w:type="dxa"/>
          </w:tcPr>
          <w:p w:rsidR="007A2398" w:rsidRDefault="007A2398" w:rsidP="0090781E">
            <w:pPr>
              <w:rPr>
                <w:b/>
                <w:color w:val="FF0000"/>
                <w:highlight w:val="yellow"/>
              </w:rPr>
            </w:pPr>
          </w:p>
        </w:tc>
        <w:tc>
          <w:tcPr>
            <w:tcW w:w="2694" w:type="dxa"/>
          </w:tcPr>
          <w:p w:rsidR="007A2398" w:rsidRDefault="007A2398" w:rsidP="0090781E">
            <w:pPr>
              <w:rPr>
                <w:b/>
                <w:color w:val="FF0000"/>
                <w:highlight w:val="yellow"/>
              </w:rPr>
            </w:pPr>
            <w:r>
              <w:rPr>
                <w:rFonts w:hint="eastAsia"/>
                <w:b/>
                <w:color w:val="FF0000"/>
                <w:highlight w:val="yellow"/>
              </w:rPr>
              <w:t>每页显示多少条【默认第一页</w:t>
            </w:r>
            <w:r>
              <w:rPr>
                <w:rFonts w:hint="eastAsia"/>
                <w:b/>
                <w:color w:val="FF0000"/>
                <w:highlight w:val="yellow"/>
              </w:rPr>
              <w:t>10</w:t>
            </w:r>
            <w:r>
              <w:rPr>
                <w:rFonts w:hint="eastAsia"/>
                <w:b/>
                <w:color w:val="FF0000"/>
                <w:highlight w:val="yellow"/>
              </w:rPr>
              <w:t>条】</w:t>
            </w:r>
          </w:p>
        </w:tc>
      </w:tr>
      <w:tr w:rsidR="007A2398" w:rsidTr="0090781E">
        <w:tc>
          <w:tcPr>
            <w:tcW w:w="1843" w:type="dxa"/>
            <w:shd w:val="clear" w:color="auto" w:fill="F2F2F2"/>
          </w:tcPr>
          <w:p w:rsidR="007A2398" w:rsidRDefault="007A2398" w:rsidP="0090781E">
            <w:pPr>
              <w:jc w:val="left"/>
              <w:rPr>
                <w:b/>
                <w:color w:val="FF0000"/>
                <w:highlight w:val="yellow"/>
              </w:rPr>
            </w:pPr>
            <w:r>
              <w:rPr>
                <w:rFonts w:hint="eastAsia"/>
                <w:b/>
                <w:color w:val="FF0000"/>
                <w:highlight w:val="yellow"/>
              </w:rPr>
              <w:t>PageIndex</w:t>
            </w:r>
          </w:p>
        </w:tc>
        <w:tc>
          <w:tcPr>
            <w:tcW w:w="1559" w:type="dxa"/>
          </w:tcPr>
          <w:p w:rsidR="007A2398" w:rsidRDefault="007A2398"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7A2398" w:rsidRDefault="007A2398" w:rsidP="0090781E">
            <w:pPr>
              <w:rPr>
                <w:b/>
                <w:color w:val="FF0000"/>
                <w:highlight w:val="yellow"/>
              </w:rPr>
            </w:pPr>
            <w:r>
              <w:rPr>
                <w:rFonts w:hint="eastAsia"/>
                <w:b/>
                <w:color w:val="FF0000"/>
                <w:highlight w:val="yellow"/>
              </w:rPr>
              <w:t>否</w:t>
            </w:r>
          </w:p>
        </w:tc>
        <w:tc>
          <w:tcPr>
            <w:tcW w:w="1275" w:type="dxa"/>
          </w:tcPr>
          <w:p w:rsidR="007A2398" w:rsidRDefault="007A2398" w:rsidP="0090781E">
            <w:pPr>
              <w:rPr>
                <w:b/>
                <w:color w:val="FF0000"/>
                <w:highlight w:val="yellow"/>
              </w:rPr>
            </w:pPr>
          </w:p>
        </w:tc>
        <w:tc>
          <w:tcPr>
            <w:tcW w:w="2694" w:type="dxa"/>
          </w:tcPr>
          <w:p w:rsidR="007A2398" w:rsidRDefault="007A2398" w:rsidP="0090781E">
            <w:pPr>
              <w:rPr>
                <w:b/>
                <w:color w:val="FF0000"/>
                <w:highlight w:val="yellow"/>
              </w:rPr>
            </w:pPr>
            <w:r>
              <w:rPr>
                <w:rFonts w:hint="eastAsia"/>
                <w:b/>
                <w:color w:val="FF0000"/>
                <w:highlight w:val="yellow"/>
              </w:rPr>
              <w:t>第几页</w:t>
            </w:r>
          </w:p>
        </w:tc>
      </w:tr>
    </w:tbl>
    <w:p w:rsidR="007A2398" w:rsidRDefault="007A2398" w:rsidP="007A2398">
      <w:pPr>
        <w:pStyle w:val="5"/>
      </w:pPr>
      <w:r>
        <w:rPr>
          <w:rFonts w:hint="eastAsia"/>
        </w:rPr>
        <w:t>返回报文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1696"/>
        <w:gridCol w:w="4780"/>
      </w:tblGrid>
      <w:tr w:rsidR="007A2398" w:rsidTr="00B85EDE">
        <w:tc>
          <w:tcPr>
            <w:tcW w:w="1888" w:type="dxa"/>
            <w:shd w:val="clear" w:color="auto" w:fill="BFBFBF"/>
          </w:tcPr>
          <w:p w:rsidR="007A2398" w:rsidRDefault="007A2398" w:rsidP="0090781E">
            <w:pPr>
              <w:rPr>
                <w:b/>
              </w:rPr>
            </w:pPr>
            <w:r>
              <w:rPr>
                <w:rFonts w:hint="eastAsia"/>
                <w:b/>
              </w:rPr>
              <w:t>Key</w:t>
            </w:r>
          </w:p>
        </w:tc>
        <w:tc>
          <w:tcPr>
            <w:tcW w:w="1696" w:type="dxa"/>
            <w:shd w:val="clear" w:color="auto" w:fill="BFBFBF"/>
          </w:tcPr>
          <w:p w:rsidR="007A2398" w:rsidRDefault="007A2398" w:rsidP="0090781E">
            <w:pPr>
              <w:rPr>
                <w:b/>
              </w:rPr>
            </w:pPr>
            <w:r>
              <w:rPr>
                <w:b/>
              </w:rPr>
              <w:t>类型</w:t>
            </w:r>
          </w:p>
        </w:tc>
        <w:tc>
          <w:tcPr>
            <w:tcW w:w="4780" w:type="dxa"/>
            <w:shd w:val="clear" w:color="auto" w:fill="BFBFBF"/>
          </w:tcPr>
          <w:p w:rsidR="007A2398" w:rsidRDefault="007A2398" w:rsidP="0090781E">
            <w:pPr>
              <w:rPr>
                <w:b/>
              </w:rPr>
            </w:pPr>
            <w:r>
              <w:rPr>
                <w:b/>
              </w:rPr>
              <w:t>注释</w:t>
            </w:r>
          </w:p>
        </w:tc>
      </w:tr>
      <w:tr w:rsidR="007A2398" w:rsidTr="00B85EDE">
        <w:tc>
          <w:tcPr>
            <w:tcW w:w="1888" w:type="dxa"/>
            <w:shd w:val="clear" w:color="auto" w:fill="F2F2F2"/>
          </w:tcPr>
          <w:p w:rsidR="007A2398" w:rsidRDefault="007A2398" w:rsidP="0090781E">
            <w:r>
              <w:rPr>
                <w:rFonts w:hint="eastAsia"/>
              </w:rPr>
              <w:t>resCode</w:t>
            </w:r>
          </w:p>
        </w:tc>
        <w:tc>
          <w:tcPr>
            <w:tcW w:w="1696" w:type="dxa"/>
          </w:tcPr>
          <w:p w:rsidR="007A2398" w:rsidRDefault="007A2398" w:rsidP="0090781E">
            <w:r>
              <w:rPr>
                <w:rFonts w:hint="eastAsia"/>
              </w:rPr>
              <w:t>Integer</w:t>
            </w:r>
          </w:p>
        </w:tc>
        <w:tc>
          <w:tcPr>
            <w:tcW w:w="4780" w:type="dxa"/>
          </w:tcPr>
          <w:p w:rsidR="007A2398" w:rsidRDefault="007A2398" w:rsidP="0090781E">
            <w:r>
              <w:rPr>
                <w:rFonts w:hint="eastAsia"/>
              </w:rPr>
              <w:t>结果码。</w:t>
            </w:r>
            <w:r>
              <w:rPr>
                <w:rFonts w:hint="eastAsia"/>
              </w:rPr>
              <w:t>200</w:t>
            </w:r>
            <w:r>
              <w:rPr>
                <w:rFonts w:hint="eastAsia"/>
              </w:rPr>
              <w:t>表示成功</w:t>
            </w:r>
          </w:p>
        </w:tc>
      </w:tr>
      <w:tr w:rsidR="007A2398" w:rsidTr="00B85EDE">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Default="007A2398" w:rsidP="0090781E">
            <w:r>
              <w:rPr>
                <w:rFonts w:hint="eastAsia"/>
              </w:rPr>
              <w:t>resInfo</w:t>
            </w:r>
          </w:p>
        </w:tc>
        <w:tc>
          <w:tcPr>
            <w:tcW w:w="1696"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List</w:t>
            </w:r>
          </w:p>
        </w:tc>
        <w:tc>
          <w:tcPr>
            <w:tcW w:w="4780"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列表信息</w:t>
            </w:r>
          </w:p>
        </w:tc>
      </w:tr>
      <w:tr w:rsidR="007A2398" w:rsidRPr="00AA5E3A" w:rsidTr="00B85EDE">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Pr="00AC3022" w:rsidRDefault="007A2398" w:rsidP="0090781E">
            <w:r w:rsidRPr="00AC3022">
              <w:rPr>
                <w:rFonts w:hint="eastAsia"/>
              </w:rPr>
              <w:t>moreInfoUrl</w:t>
            </w:r>
          </w:p>
        </w:tc>
        <w:tc>
          <w:tcPr>
            <w:tcW w:w="1696" w:type="dxa"/>
            <w:tcBorders>
              <w:top w:val="single" w:sz="6" w:space="0" w:color="auto"/>
              <w:left w:val="single" w:sz="6" w:space="0" w:color="auto"/>
              <w:bottom w:val="single" w:sz="6" w:space="0" w:color="auto"/>
              <w:right w:val="single" w:sz="6" w:space="0" w:color="auto"/>
            </w:tcBorders>
          </w:tcPr>
          <w:p w:rsidR="007A2398" w:rsidRPr="00AC3022" w:rsidRDefault="007A2398" w:rsidP="0090781E">
            <w:r w:rsidRPr="00AC3022">
              <w:rPr>
                <w:rFonts w:hint="eastAsia"/>
              </w:rPr>
              <w:t>String</w:t>
            </w:r>
          </w:p>
        </w:tc>
        <w:tc>
          <w:tcPr>
            <w:tcW w:w="4780" w:type="dxa"/>
            <w:tcBorders>
              <w:top w:val="single" w:sz="6" w:space="0" w:color="auto"/>
              <w:left w:val="single" w:sz="6" w:space="0" w:color="auto"/>
              <w:bottom w:val="single" w:sz="6" w:space="0" w:color="auto"/>
              <w:right w:val="single" w:sz="6" w:space="0" w:color="auto"/>
            </w:tcBorders>
          </w:tcPr>
          <w:p w:rsidR="007A2398" w:rsidRPr="00AC3022" w:rsidRDefault="007A2398" w:rsidP="0090781E">
            <w:r w:rsidRPr="00AC3022">
              <w:rPr>
                <w:rFonts w:hint="eastAsia"/>
              </w:rPr>
              <w:t>景点更多的</w:t>
            </w:r>
            <w:r w:rsidRPr="00AC3022">
              <w:rPr>
                <w:rFonts w:hint="eastAsia"/>
              </w:rPr>
              <w:t>url</w:t>
            </w:r>
            <w:r w:rsidRPr="00AC3022">
              <w:rPr>
                <w:rFonts w:hint="eastAsia"/>
                <w:b/>
                <w:color w:val="FF0000"/>
                <w:highlight w:val="yellow"/>
              </w:rPr>
              <w:t>【在城市名片接口中已返回，此处不用对此字段作处理】</w:t>
            </w:r>
          </w:p>
        </w:tc>
      </w:tr>
      <w:tr w:rsidR="007A2398" w:rsidTr="00B85EDE">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Default="007A2398" w:rsidP="0090781E"/>
        </w:tc>
        <w:tc>
          <w:tcPr>
            <w:tcW w:w="1696" w:type="dxa"/>
            <w:tcBorders>
              <w:top w:val="single" w:sz="6" w:space="0" w:color="auto"/>
              <w:left w:val="single" w:sz="6" w:space="0" w:color="auto"/>
              <w:bottom w:val="single" w:sz="6" w:space="0" w:color="auto"/>
              <w:right w:val="single" w:sz="6" w:space="0" w:color="auto"/>
            </w:tcBorders>
          </w:tcPr>
          <w:p w:rsidR="007A2398" w:rsidRDefault="007A2398" w:rsidP="0090781E"/>
        </w:tc>
        <w:tc>
          <w:tcPr>
            <w:tcW w:w="4780" w:type="dxa"/>
            <w:tcBorders>
              <w:top w:val="single" w:sz="6" w:space="0" w:color="auto"/>
              <w:left w:val="single" w:sz="6" w:space="0" w:color="auto"/>
              <w:bottom w:val="single" w:sz="6" w:space="0" w:color="auto"/>
              <w:right w:val="single" w:sz="6" w:space="0" w:color="auto"/>
            </w:tcBorders>
          </w:tcPr>
          <w:p w:rsidR="007A2398" w:rsidRDefault="007A2398" w:rsidP="0090781E"/>
        </w:tc>
      </w:tr>
    </w:tbl>
    <w:p w:rsidR="007A2398" w:rsidRDefault="007A2398" w:rsidP="007A2398">
      <w:pPr>
        <w:widowControl/>
      </w:pPr>
      <w:r>
        <w:rPr>
          <w:rFonts w:hint="eastAsia"/>
        </w:rPr>
        <w:t>hotelList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rPr>
          <w:trHeight w:val="65"/>
        </w:trPr>
        <w:tc>
          <w:tcPr>
            <w:tcW w:w="1843" w:type="dxa"/>
            <w:shd w:val="clear" w:color="auto" w:fill="BFBFBF"/>
          </w:tcPr>
          <w:p w:rsidR="007A2398" w:rsidRDefault="007A2398" w:rsidP="0090781E">
            <w:pPr>
              <w:rPr>
                <w:b/>
              </w:rPr>
            </w:pPr>
            <w:r>
              <w:rPr>
                <w:rFonts w:hint="eastAsia"/>
                <w:b/>
              </w:rPr>
              <w:t>Key</w:t>
            </w:r>
          </w:p>
        </w:tc>
        <w:tc>
          <w:tcPr>
            <w:tcW w:w="1559"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843" w:type="dxa"/>
            <w:shd w:val="clear" w:color="auto" w:fill="F2F2F2"/>
          </w:tcPr>
          <w:p w:rsidR="007A2398" w:rsidRDefault="007A2398" w:rsidP="0090781E">
            <w:pPr>
              <w:jc w:val="left"/>
            </w:pPr>
            <w:r>
              <w:lastRenderedPageBreak/>
              <w:t>hotelImgUrl</w:t>
            </w:r>
          </w:p>
        </w:tc>
        <w:tc>
          <w:tcPr>
            <w:tcW w:w="1559"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酒店图片</w:t>
            </w:r>
            <w:r>
              <w:rPr>
                <w:rFonts w:hint="eastAsia"/>
              </w:rPr>
              <w:t>URL</w:t>
            </w:r>
          </w:p>
        </w:tc>
      </w:tr>
      <w:tr w:rsidR="007A2398" w:rsidTr="0090781E">
        <w:tc>
          <w:tcPr>
            <w:tcW w:w="1843" w:type="dxa"/>
            <w:shd w:val="clear" w:color="auto" w:fill="F2F2F2"/>
          </w:tcPr>
          <w:p w:rsidR="007A2398" w:rsidRDefault="007A2398" w:rsidP="0090781E">
            <w:pPr>
              <w:jc w:val="left"/>
            </w:pPr>
            <w:r>
              <w:rPr>
                <w:rFonts w:hint="eastAsia"/>
              </w:rPr>
              <w:t>hotelName</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100</w:t>
            </w:r>
          </w:p>
        </w:tc>
        <w:tc>
          <w:tcPr>
            <w:tcW w:w="2694" w:type="dxa"/>
          </w:tcPr>
          <w:p w:rsidR="007A2398" w:rsidRDefault="007A2398" w:rsidP="0090781E">
            <w:r>
              <w:rPr>
                <w:rFonts w:hint="eastAsia"/>
              </w:rPr>
              <w:t>酒店名称</w:t>
            </w:r>
          </w:p>
        </w:tc>
      </w:tr>
      <w:tr w:rsidR="007A2398" w:rsidTr="0090781E">
        <w:tc>
          <w:tcPr>
            <w:tcW w:w="1843" w:type="dxa"/>
            <w:shd w:val="clear" w:color="auto" w:fill="F2F2F2"/>
          </w:tcPr>
          <w:p w:rsidR="007A2398" w:rsidRDefault="007A2398" w:rsidP="0090781E">
            <w:pPr>
              <w:jc w:val="left"/>
            </w:pPr>
            <w:r>
              <w:rPr>
                <w:rFonts w:hint="eastAsia"/>
              </w:rPr>
              <w:t>hotelId</w:t>
            </w:r>
          </w:p>
        </w:tc>
        <w:tc>
          <w:tcPr>
            <w:tcW w:w="1559" w:type="dxa"/>
          </w:tcPr>
          <w:p w:rsidR="007A2398" w:rsidRPr="009A7BDA" w:rsidRDefault="007A2398" w:rsidP="0090781E">
            <w:pPr>
              <w:rPr>
                <w:b/>
                <w:color w:val="FF0000"/>
              </w:rPr>
            </w:pPr>
            <w:r w:rsidRPr="009A7BDA">
              <w:rPr>
                <w:rFonts w:hint="eastAsia"/>
                <w:b/>
                <w:color w:val="FF0000"/>
                <w:highlight w:val="yellow"/>
              </w:rPr>
              <w:t>Integer</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10</w:t>
            </w:r>
          </w:p>
        </w:tc>
        <w:tc>
          <w:tcPr>
            <w:tcW w:w="2694" w:type="dxa"/>
          </w:tcPr>
          <w:p w:rsidR="007A2398" w:rsidRDefault="007A2398" w:rsidP="0090781E">
            <w:r>
              <w:rPr>
                <w:rFonts w:hint="eastAsia"/>
              </w:rPr>
              <w:t>酒店</w:t>
            </w:r>
            <w:r>
              <w:rPr>
                <w:rFonts w:hint="eastAsia"/>
              </w:rPr>
              <w:t>Id</w:t>
            </w:r>
          </w:p>
        </w:tc>
      </w:tr>
      <w:tr w:rsidR="007A2398" w:rsidTr="0090781E">
        <w:tc>
          <w:tcPr>
            <w:tcW w:w="1843" w:type="dxa"/>
            <w:shd w:val="clear" w:color="auto" w:fill="F2F2F2"/>
          </w:tcPr>
          <w:p w:rsidR="007A2398" w:rsidRDefault="007A2398" w:rsidP="0090781E">
            <w:pPr>
              <w:jc w:val="left"/>
            </w:pPr>
            <w:r>
              <w:rPr>
                <w:rFonts w:hint="eastAsia"/>
              </w:rPr>
              <w:t>hotelRate</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否</w:t>
            </w:r>
          </w:p>
        </w:tc>
        <w:tc>
          <w:tcPr>
            <w:tcW w:w="1275" w:type="dxa"/>
          </w:tcPr>
          <w:p w:rsidR="007A2398" w:rsidRDefault="007A2398" w:rsidP="0090781E">
            <w:r>
              <w:rPr>
                <w:rFonts w:hint="eastAsia"/>
              </w:rPr>
              <w:t>10</w:t>
            </w:r>
          </w:p>
        </w:tc>
        <w:tc>
          <w:tcPr>
            <w:tcW w:w="2694" w:type="dxa"/>
          </w:tcPr>
          <w:p w:rsidR="007A2398" w:rsidRDefault="007A2398" w:rsidP="0090781E">
            <w:r>
              <w:rPr>
                <w:rFonts w:hint="eastAsia"/>
              </w:rPr>
              <w:t>星级</w:t>
            </w:r>
          </w:p>
        </w:tc>
      </w:tr>
      <w:tr w:rsidR="007A2398" w:rsidTr="0090781E">
        <w:tc>
          <w:tcPr>
            <w:tcW w:w="1843" w:type="dxa"/>
            <w:shd w:val="clear" w:color="auto" w:fill="F2F2F2"/>
          </w:tcPr>
          <w:p w:rsidR="007A2398" w:rsidRDefault="007A2398" w:rsidP="0090781E">
            <w:pPr>
              <w:jc w:val="left"/>
            </w:pPr>
            <w:r>
              <w:rPr>
                <w:rFonts w:hint="eastAsia"/>
              </w:rPr>
              <w:t>hotelDiscount</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否</w:t>
            </w:r>
          </w:p>
        </w:tc>
        <w:tc>
          <w:tcPr>
            <w:tcW w:w="1275" w:type="dxa"/>
          </w:tcPr>
          <w:p w:rsidR="007A2398" w:rsidRDefault="007A2398" w:rsidP="0090781E">
            <w:r>
              <w:rPr>
                <w:rFonts w:hint="eastAsia"/>
              </w:rPr>
              <w:t>10</w:t>
            </w:r>
          </w:p>
        </w:tc>
        <w:tc>
          <w:tcPr>
            <w:tcW w:w="2694" w:type="dxa"/>
          </w:tcPr>
          <w:p w:rsidR="007A2398" w:rsidRDefault="007A2398" w:rsidP="0090781E">
            <w:r>
              <w:rPr>
                <w:rFonts w:hint="eastAsia"/>
              </w:rPr>
              <w:t>折扣</w:t>
            </w:r>
          </w:p>
        </w:tc>
      </w:tr>
      <w:tr w:rsidR="007A2398" w:rsidTr="0090781E">
        <w:tc>
          <w:tcPr>
            <w:tcW w:w="1843" w:type="dxa"/>
            <w:shd w:val="clear" w:color="auto" w:fill="F2F2F2"/>
          </w:tcPr>
          <w:p w:rsidR="007A2398" w:rsidRDefault="007A2398" w:rsidP="0090781E">
            <w:pPr>
              <w:jc w:val="left"/>
            </w:pPr>
            <w:r>
              <w:rPr>
                <w:rFonts w:hint="eastAsia"/>
              </w:rPr>
              <w:t>hotelScore</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否</w:t>
            </w:r>
          </w:p>
        </w:tc>
        <w:tc>
          <w:tcPr>
            <w:tcW w:w="1275" w:type="dxa"/>
          </w:tcPr>
          <w:p w:rsidR="007A2398" w:rsidRDefault="007A2398" w:rsidP="0090781E">
            <w:r>
              <w:rPr>
                <w:rFonts w:hint="eastAsia"/>
              </w:rPr>
              <w:t>10</w:t>
            </w:r>
          </w:p>
        </w:tc>
        <w:tc>
          <w:tcPr>
            <w:tcW w:w="2694" w:type="dxa"/>
          </w:tcPr>
          <w:p w:rsidR="007A2398" w:rsidRDefault="007A2398" w:rsidP="0090781E">
            <w:r>
              <w:rPr>
                <w:rFonts w:hint="eastAsia"/>
              </w:rPr>
              <w:t>评分</w:t>
            </w:r>
          </w:p>
        </w:tc>
      </w:tr>
      <w:tr w:rsidR="007A2398" w:rsidTr="0090781E">
        <w:tc>
          <w:tcPr>
            <w:tcW w:w="1843" w:type="dxa"/>
            <w:shd w:val="clear" w:color="auto" w:fill="F2F2F2"/>
          </w:tcPr>
          <w:p w:rsidR="007A2398" w:rsidRDefault="007A2398" w:rsidP="0090781E">
            <w:pPr>
              <w:jc w:val="left"/>
            </w:pPr>
            <w:r>
              <w:rPr>
                <w:rFonts w:hint="eastAsia"/>
              </w:rPr>
              <w:t>hotelDetailUrl</w:t>
            </w:r>
          </w:p>
        </w:tc>
        <w:tc>
          <w:tcPr>
            <w:tcW w:w="1559"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酒店详情</w:t>
            </w:r>
            <w:r>
              <w:rPr>
                <w:rFonts w:hint="eastAsia"/>
              </w:rPr>
              <w:t>url</w:t>
            </w:r>
          </w:p>
        </w:tc>
      </w:tr>
      <w:tr w:rsidR="007A2398" w:rsidRPr="00D27B6E" w:rsidTr="0090781E">
        <w:tc>
          <w:tcPr>
            <w:tcW w:w="1843" w:type="dxa"/>
            <w:shd w:val="clear" w:color="auto" w:fill="F2F2F2"/>
          </w:tcPr>
          <w:p w:rsidR="007A2398" w:rsidRPr="00D27B6E" w:rsidRDefault="007A2398" w:rsidP="0090781E">
            <w:pPr>
              <w:jc w:val="left"/>
              <w:rPr>
                <w:b/>
                <w:color w:val="FF0000"/>
                <w:highlight w:val="yellow"/>
              </w:rPr>
            </w:pPr>
            <w:r w:rsidRPr="00D27B6E">
              <w:rPr>
                <w:b/>
                <w:color w:val="FF0000"/>
                <w:highlight w:val="yellow"/>
              </w:rPr>
              <w:t>hotel</w:t>
            </w:r>
            <w:r w:rsidRPr="00D27B6E">
              <w:rPr>
                <w:rFonts w:hint="eastAsia"/>
                <w:b/>
                <w:color w:val="FF0000"/>
                <w:highlight w:val="yellow"/>
              </w:rPr>
              <w:t>CardId</w:t>
            </w:r>
          </w:p>
        </w:tc>
        <w:tc>
          <w:tcPr>
            <w:tcW w:w="1559" w:type="dxa"/>
          </w:tcPr>
          <w:p w:rsidR="007A2398" w:rsidRPr="00D27B6E" w:rsidRDefault="007A2398" w:rsidP="0090781E">
            <w:pPr>
              <w:rPr>
                <w:b/>
                <w:color w:val="FF0000"/>
                <w:highlight w:val="yellow"/>
              </w:rPr>
            </w:pPr>
            <w:r w:rsidRPr="00D27B6E">
              <w:rPr>
                <w:rFonts w:hint="eastAsia"/>
                <w:b/>
                <w:color w:val="FF0000"/>
                <w:highlight w:val="yellow"/>
              </w:rPr>
              <w:t>String</w:t>
            </w:r>
          </w:p>
        </w:tc>
        <w:tc>
          <w:tcPr>
            <w:tcW w:w="993" w:type="dxa"/>
          </w:tcPr>
          <w:p w:rsidR="007A2398" w:rsidRPr="00D27B6E" w:rsidRDefault="007A2398" w:rsidP="0090781E">
            <w:pPr>
              <w:rPr>
                <w:b/>
                <w:color w:val="FF0000"/>
                <w:highlight w:val="yellow"/>
              </w:rPr>
            </w:pPr>
            <w:r w:rsidRPr="00D27B6E">
              <w:rPr>
                <w:rFonts w:hint="eastAsia"/>
                <w:b/>
                <w:color w:val="FF0000"/>
                <w:highlight w:val="yellow"/>
              </w:rPr>
              <w:t>是</w:t>
            </w:r>
          </w:p>
        </w:tc>
        <w:tc>
          <w:tcPr>
            <w:tcW w:w="1275" w:type="dxa"/>
          </w:tcPr>
          <w:p w:rsidR="007A2398" w:rsidRPr="00D27B6E" w:rsidRDefault="007A2398" w:rsidP="0090781E">
            <w:pPr>
              <w:rPr>
                <w:b/>
                <w:color w:val="FF0000"/>
                <w:highlight w:val="yellow"/>
              </w:rPr>
            </w:pPr>
            <w:r w:rsidRPr="00D27B6E">
              <w:rPr>
                <w:rFonts w:hint="eastAsia"/>
                <w:b/>
                <w:color w:val="FF0000"/>
                <w:highlight w:val="yellow"/>
              </w:rPr>
              <w:t>10</w:t>
            </w:r>
          </w:p>
        </w:tc>
        <w:tc>
          <w:tcPr>
            <w:tcW w:w="2694" w:type="dxa"/>
          </w:tcPr>
          <w:p w:rsidR="007A2398" w:rsidRPr="00D27B6E" w:rsidRDefault="007A2398" w:rsidP="0090781E">
            <w:pPr>
              <w:rPr>
                <w:b/>
                <w:color w:val="FF0000"/>
              </w:rPr>
            </w:pPr>
            <w:r w:rsidRPr="00D27B6E">
              <w:rPr>
                <w:rFonts w:hint="eastAsia"/>
                <w:b/>
                <w:color w:val="FF0000"/>
                <w:highlight w:val="yellow"/>
              </w:rPr>
              <w:t>酒店名片</w:t>
            </w:r>
            <w:r w:rsidRPr="00D27B6E">
              <w:rPr>
                <w:rFonts w:hint="eastAsia"/>
                <w:b/>
                <w:color w:val="FF0000"/>
                <w:highlight w:val="yellow"/>
              </w:rPr>
              <w:t>Id</w:t>
            </w:r>
            <w:r w:rsidRPr="00D27B6E">
              <w:rPr>
                <w:rFonts w:hint="eastAsia"/>
                <w:b/>
                <w:color w:val="FF0000"/>
                <w:highlight w:val="yellow"/>
              </w:rPr>
              <w:t>（由号百提供）</w:t>
            </w:r>
          </w:p>
        </w:tc>
      </w:tr>
    </w:tbl>
    <w:p w:rsidR="007A2398" w:rsidRPr="007A2398" w:rsidRDefault="007A2398" w:rsidP="007A2398"/>
    <w:p w:rsidR="00451CCF" w:rsidRDefault="00451CCF" w:rsidP="002B116C">
      <w:pPr>
        <w:pStyle w:val="30"/>
        <w:numPr>
          <w:ilvl w:val="0"/>
          <w:numId w:val="7"/>
        </w:numPr>
      </w:pPr>
      <w:bookmarkStart w:id="73" w:name="_Toc405551120"/>
      <w:r>
        <w:rPr>
          <w:rFonts w:hint="eastAsia"/>
        </w:rPr>
        <w:t>土特产列表接口</w:t>
      </w:r>
      <w:bookmarkEnd w:id="73"/>
    </w:p>
    <w:p w:rsidR="007A2398" w:rsidRDefault="007A2398" w:rsidP="007A2398">
      <w:pPr>
        <w:pStyle w:val="5"/>
      </w:pPr>
      <w:r>
        <w:rPr>
          <w:rFonts w:hint="eastAsia"/>
        </w:rPr>
        <w:t>接口描述</w:t>
      </w:r>
    </w:p>
    <w:p w:rsidR="007A2398" w:rsidRDefault="007A2398" w:rsidP="007A2398">
      <w:r>
        <w:rPr>
          <w:rFonts w:hint="eastAsia"/>
          <w:b/>
        </w:rPr>
        <w:t>接口功能</w:t>
      </w:r>
      <w:r>
        <w:rPr>
          <w:rFonts w:hint="eastAsia"/>
        </w:rPr>
        <w:t>：请求内容管理平台</w:t>
      </w:r>
      <w:r>
        <w:rPr>
          <w:rFonts w:hint="eastAsia"/>
        </w:rPr>
        <w:t>,</w:t>
      </w:r>
      <w:r>
        <w:rPr>
          <w:rFonts w:hint="eastAsia"/>
        </w:rPr>
        <w:t>返回土特产列表</w:t>
      </w:r>
    </w:p>
    <w:p w:rsidR="007A2398" w:rsidRDefault="007A2398" w:rsidP="007A2398">
      <w:r>
        <w:rPr>
          <w:rFonts w:hint="eastAsia"/>
          <w:b/>
        </w:rPr>
        <w:t>交互协议</w:t>
      </w:r>
      <w:r>
        <w:rPr>
          <w:rFonts w:hint="eastAsia"/>
        </w:rPr>
        <w:t>：</w:t>
      </w:r>
      <w:r>
        <w:rPr>
          <w:rFonts w:hint="eastAsia"/>
        </w:rPr>
        <w:t>HTTP/HTTPS</w:t>
      </w:r>
    </w:p>
    <w:p w:rsidR="007A2398" w:rsidRDefault="007A2398" w:rsidP="007A2398">
      <w:r>
        <w:rPr>
          <w:rFonts w:hint="eastAsia"/>
          <w:b/>
        </w:rPr>
        <w:t>数据格式</w:t>
      </w:r>
      <w:r>
        <w:rPr>
          <w:rFonts w:hint="eastAsia"/>
        </w:rPr>
        <w:t>：</w:t>
      </w:r>
      <w:r>
        <w:rPr>
          <w:rFonts w:hint="eastAsia"/>
        </w:rPr>
        <w:t>JSON</w:t>
      </w:r>
    </w:p>
    <w:p w:rsidR="007A2398" w:rsidRDefault="007A2398" w:rsidP="007A2398">
      <w:r>
        <w:rPr>
          <w:rFonts w:hint="eastAsia"/>
          <w:b/>
        </w:rPr>
        <w:t>接口方向</w:t>
      </w:r>
      <w:r>
        <w:rPr>
          <w:rFonts w:hint="eastAsia"/>
        </w:rPr>
        <w:t>：手机端</w:t>
      </w:r>
      <w:r>
        <w:sym w:font="Wingdings" w:char="F0E0"/>
      </w:r>
      <w:r>
        <w:rPr>
          <w:rFonts w:hint="eastAsia"/>
        </w:rPr>
        <w:t>内容管理平台</w:t>
      </w:r>
    </w:p>
    <w:p w:rsidR="007A2398" w:rsidRDefault="007A2398" w:rsidP="007A2398">
      <w:pPr>
        <w:rPr>
          <w:rStyle w:val="af0"/>
        </w:rPr>
      </w:pPr>
      <w:r>
        <w:rPr>
          <w:rFonts w:hint="eastAsia"/>
          <w:b/>
        </w:rPr>
        <w:t>服务端地址</w:t>
      </w:r>
      <w:r>
        <w:rPr>
          <w:rFonts w:hint="eastAsia"/>
        </w:rPr>
        <w:t>：</w:t>
      </w:r>
      <w:hyperlink r:id="rId74" w:history="1">
        <w:r w:rsidRPr="007A2398">
          <w:rPr>
            <w:rStyle w:val="af0"/>
          </w:rPr>
          <w:t>http://101.95.48.96:8005</w:t>
        </w:r>
        <w:r w:rsidRPr="007A2398">
          <w:rPr>
            <w:rStyle w:val="af0"/>
            <w:rFonts w:hint="eastAsia"/>
          </w:rPr>
          <w:t>/public/sjkf/native/nativePort?cityName=</w:t>
        </w:r>
        <w:r w:rsidRPr="007A2398">
          <w:rPr>
            <w:rStyle w:val="af0"/>
            <w:rFonts w:hint="eastAsia"/>
          </w:rPr>
          <w:t>市</w:t>
        </w:r>
        <w:r w:rsidRPr="007A2398">
          <w:rPr>
            <w:rStyle w:val="af0"/>
            <w:rFonts w:hint="eastAsia"/>
          </w:rPr>
          <w:t>&amp;PageSize=10&amp;PageIndex=1</w:t>
        </w:r>
      </w:hyperlink>
    </w:p>
    <w:p w:rsidR="007A2398" w:rsidRDefault="007A2398" w:rsidP="007A2398">
      <w:pPr>
        <w:rPr>
          <w:b/>
        </w:rPr>
      </w:pPr>
      <w:r>
        <w:rPr>
          <w:rFonts w:hint="eastAsia"/>
          <w:b/>
        </w:rPr>
        <w:t>数据样板：</w:t>
      </w:r>
    </w:p>
    <w:p w:rsidR="007A2398" w:rsidRPr="007A2398" w:rsidRDefault="007A2398" w:rsidP="0090781E">
      <w:pPr>
        <w:jc w:val="left"/>
        <w:rPr>
          <w:rStyle w:val="af0"/>
          <w:color w:val="auto"/>
          <w:u w:val="none"/>
        </w:rPr>
      </w:pPr>
      <w:r w:rsidRPr="007A2398">
        <w:rPr>
          <w:rStyle w:val="af0"/>
          <w:rFonts w:hint="eastAsia"/>
          <w:color w:val="auto"/>
          <w:u w:val="none"/>
        </w:rPr>
        <w:t>{"moreInfoUrl":"</w:t>
      </w:r>
      <w:r w:rsidRPr="007A2398">
        <w:rPr>
          <w:rStyle w:val="af0"/>
          <w:rFonts w:hint="eastAsia"/>
          <w:color w:val="auto"/>
          <w:u w:val="none"/>
        </w:rPr>
        <w:t>景点更多的</w:t>
      </w:r>
      <w:r w:rsidRPr="007A2398">
        <w:rPr>
          <w:rStyle w:val="af0"/>
          <w:rFonts w:hint="eastAsia"/>
          <w:color w:val="auto"/>
          <w:u w:val="none"/>
        </w:rPr>
        <w:t>url","resCode":200,"resInfo":[{"localProductImgUrl":"img","localProductDetailUrl":"</w:t>
      </w:r>
      <w:r w:rsidRPr="007A2398">
        <w:rPr>
          <w:rStyle w:val="af0"/>
          <w:rFonts w:hint="eastAsia"/>
          <w:color w:val="auto"/>
          <w:u w:val="none"/>
        </w:rPr>
        <w:t>号百详情</w:t>
      </w:r>
      <w:r w:rsidRPr="007A2398">
        <w:rPr>
          <w:rStyle w:val="af0"/>
          <w:rFonts w:hint="eastAsia"/>
          <w:color w:val="auto"/>
          <w:u w:val="none"/>
        </w:rPr>
        <w:t>url","localProductType":"</w:t>
      </w:r>
      <w:r w:rsidRPr="007A2398">
        <w:rPr>
          <w:rStyle w:val="af0"/>
          <w:rFonts w:hint="eastAsia"/>
          <w:color w:val="auto"/>
          <w:u w:val="none"/>
        </w:rPr>
        <w:t>分类名</w:t>
      </w:r>
      <w:r w:rsidRPr="007A2398">
        <w:rPr>
          <w:rStyle w:val="af0"/>
          <w:rFonts w:hint="eastAsia"/>
          <w:color w:val="auto"/>
          <w:u w:val="none"/>
        </w:rPr>
        <w:t>","localProductId":2,"localProductName":"</w:t>
      </w:r>
      <w:r w:rsidRPr="007A2398">
        <w:rPr>
          <w:rStyle w:val="af0"/>
          <w:rFonts w:hint="eastAsia"/>
          <w:color w:val="auto"/>
          <w:u w:val="none"/>
        </w:rPr>
        <w:t>土特产名称</w:t>
      </w:r>
      <w:r w:rsidRPr="007A2398">
        <w:rPr>
          <w:rStyle w:val="af0"/>
          <w:rFonts w:hint="eastAsia"/>
          <w:color w:val="auto"/>
          <w:u w:val="none"/>
        </w:rPr>
        <w:t>","localProductScore":"100"}]}</w:t>
      </w:r>
    </w:p>
    <w:p w:rsidR="007A2398" w:rsidRDefault="007A2398" w:rsidP="0090781E">
      <w:pPr>
        <w:pStyle w:val="5"/>
      </w:pPr>
      <w:r>
        <w:rPr>
          <w:rFonts w:hint="eastAsia"/>
        </w:rPr>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7A2398" w:rsidTr="0090781E">
        <w:tc>
          <w:tcPr>
            <w:tcW w:w="1843" w:type="dxa"/>
            <w:shd w:val="clear" w:color="auto" w:fill="BFBFBF"/>
          </w:tcPr>
          <w:p w:rsidR="007A2398" w:rsidRDefault="007A2398" w:rsidP="0090781E">
            <w:pPr>
              <w:rPr>
                <w:b/>
              </w:rPr>
            </w:pPr>
            <w:r>
              <w:rPr>
                <w:rFonts w:hint="eastAsia"/>
                <w:b/>
              </w:rPr>
              <w:t>Key</w:t>
            </w:r>
          </w:p>
        </w:tc>
        <w:tc>
          <w:tcPr>
            <w:tcW w:w="1559"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843" w:type="dxa"/>
            <w:shd w:val="clear" w:color="auto" w:fill="F2F2F2"/>
          </w:tcPr>
          <w:p w:rsidR="007A2398" w:rsidRDefault="007A2398" w:rsidP="0090781E">
            <w:pPr>
              <w:jc w:val="left"/>
            </w:pPr>
            <w:r>
              <w:rPr>
                <w:rFonts w:hint="eastAsia"/>
              </w:rPr>
              <w:t>cityName</w:t>
            </w:r>
          </w:p>
        </w:tc>
        <w:tc>
          <w:tcPr>
            <w:tcW w:w="1559"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w:t>
            </w:r>
          </w:p>
        </w:tc>
        <w:tc>
          <w:tcPr>
            <w:tcW w:w="2694" w:type="dxa"/>
          </w:tcPr>
          <w:p w:rsidR="007A2398" w:rsidRDefault="007A2398" w:rsidP="0090781E">
            <w:r>
              <w:rPr>
                <w:rFonts w:hint="eastAsia"/>
              </w:rPr>
              <w:t>城市名称</w:t>
            </w:r>
          </w:p>
        </w:tc>
      </w:tr>
      <w:tr w:rsidR="007A2398" w:rsidTr="0090781E">
        <w:tc>
          <w:tcPr>
            <w:tcW w:w="1843" w:type="dxa"/>
            <w:shd w:val="clear" w:color="auto" w:fill="F2F2F2"/>
          </w:tcPr>
          <w:p w:rsidR="007A2398" w:rsidRDefault="007A2398" w:rsidP="0090781E">
            <w:pPr>
              <w:jc w:val="left"/>
              <w:rPr>
                <w:b/>
                <w:color w:val="FF0000"/>
                <w:highlight w:val="yellow"/>
              </w:rPr>
            </w:pPr>
            <w:r>
              <w:rPr>
                <w:rFonts w:hint="eastAsia"/>
                <w:b/>
                <w:color w:val="FF0000"/>
                <w:highlight w:val="yellow"/>
              </w:rPr>
              <w:t>PageSize</w:t>
            </w:r>
          </w:p>
        </w:tc>
        <w:tc>
          <w:tcPr>
            <w:tcW w:w="1559" w:type="dxa"/>
          </w:tcPr>
          <w:p w:rsidR="007A2398" w:rsidRDefault="007A2398"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7A2398" w:rsidRDefault="007A2398" w:rsidP="0090781E">
            <w:pPr>
              <w:rPr>
                <w:b/>
                <w:color w:val="FF0000"/>
                <w:highlight w:val="yellow"/>
              </w:rPr>
            </w:pPr>
            <w:r>
              <w:rPr>
                <w:rFonts w:hint="eastAsia"/>
                <w:b/>
                <w:color w:val="FF0000"/>
                <w:highlight w:val="yellow"/>
              </w:rPr>
              <w:t>否</w:t>
            </w:r>
          </w:p>
        </w:tc>
        <w:tc>
          <w:tcPr>
            <w:tcW w:w="1275" w:type="dxa"/>
          </w:tcPr>
          <w:p w:rsidR="007A2398" w:rsidRDefault="007A2398" w:rsidP="0090781E">
            <w:pPr>
              <w:rPr>
                <w:b/>
                <w:color w:val="FF0000"/>
                <w:highlight w:val="yellow"/>
              </w:rPr>
            </w:pPr>
          </w:p>
        </w:tc>
        <w:tc>
          <w:tcPr>
            <w:tcW w:w="2694" w:type="dxa"/>
          </w:tcPr>
          <w:p w:rsidR="007A2398" w:rsidRDefault="007A2398" w:rsidP="0090781E">
            <w:pPr>
              <w:rPr>
                <w:b/>
                <w:color w:val="FF0000"/>
                <w:highlight w:val="yellow"/>
              </w:rPr>
            </w:pPr>
            <w:r>
              <w:rPr>
                <w:rFonts w:hint="eastAsia"/>
                <w:b/>
                <w:color w:val="FF0000"/>
                <w:highlight w:val="yellow"/>
              </w:rPr>
              <w:t>每页显示多少条【默认</w:t>
            </w:r>
            <w:r>
              <w:rPr>
                <w:rFonts w:hint="eastAsia"/>
                <w:b/>
                <w:color w:val="FF0000"/>
                <w:highlight w:val="yellow"/>
              </w:rPr>
              <w:lastRenderedPageBreak/>
              <w:t>第一页</w:t>
            </w:r>
            <w:r>
              <w:rPr>
                <w:rFonts w:hint="eastAsia"/>
                <w:b/>
                <w:color w:val="FF0000"/>
                <w:highlight w:val="yellow"/>
              </w:rPr>
              <w:t>10</w:t>
            </w:r>
            <w:r>
              <w:rPr>
                <w:rFonts w:hint="eastAsia"/>
                <w:b/>
                <w:color w:val="FF0000"/>
                <w:highlight w:val="yellow"/>
              </w:rPr>
              <w:t>条】</w:t>
            </w:r>
          </w:p>
        </w:tc>
      </w:tr>
      <w:tr w:rsidR="007A2398" w:rsidTr="0090781E">
        <w:tc>
          <w:tcPr>
            <w:tcW w:w="1843" w:type="dxa"/>
            <w:shd w:val="clear" w:color="auto" w:fill="F2F2F2"/>
          </w:tcPr>
          <w:p w:rsidR="007A2398" w:rsidRDefault="007A2398" w:rsidP="0090781E">
            <w:pPr>
              <w:jc w:val="left"/>
              <w:rPr>
                <w:b/>
                <w:color w:val="FF0000"/>
                <w:highlight w:val="yellow"/>
              </w:rPr>
            </w:pPr>
            <w:r>
              <w:rPr>
                <w:rFonts w:hint="eastAsia"/>
                <w:b/>
                <w:color w:val="FF0000"/>
                <w:highlight w:val="yellow"/>
              </w:rPr>
              <w:lastRenderedPageBreak/>
              <w:t>PageIndex</w:t>
            </w:r>
          </w:p>
        </w:tc>
        <w:tc>
          <w:tcPr>
            <w:tcW w:w="1559" w:type="dxa"/>
          </w:tcPr>
          <w:p w:rsidR="007A2398" w:rsidRDefault="007A2398"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7A2398" w:rsidRDefault="007A2398" w:rsidP="0090781E">
            <w:pPr>
              <w:rPr>
                <w:b/>
                <w:color w:val="FF0000"/>
                <w:highlight w:val="yellow"/>
              </w:rPr>
            </w:pPr>
            <w:r>
              <w:rPr>
                <w:rFonts w:hint="eastAsia"/>
                <w:b/>
                <w:color w:val="FF0000"/>
                <w:highlight w:val="yellow"/>
              </w:rPr>
              <w:t>否</w:t>
            </w:r>
          </w:p>
        </w:tc>
        <w:tc>
          <w:tcPr>
            <w:tcW w:w="1275" w:type="dxa"/>
          </w:tcPr>
          <w:p w:rsidR="007A2398" w:rsidRDefault="007A2398" w:rsidP="0090781E">
            <w:pPr>
              <w:rPr>
                <w:b/>
                <w:color w:val="FF0000"/>
                <w:highlight w:val="yellow"/>
              </w:rPr>
            </w:pPr>
          </w:p>
        </w:tc>
        <w:tc>
          <w:tcPr>
            <w:tcW w:w="2694" w:type="dxa"/>
          </w:tcPr>
          <w:p w:rsidR="007A2398" w:rsidRDefault="007A2398" w:rsidP="0090781E">
            <w:pPr>
              <w:rPr>
                <w:b/>
                <w:color w:val="FF0000"/>
                <w:highlight w:val="yellow"/>
              </w:rPr>
            </w:pPr>
            <w:r>
              <w:rPr>
                <w:rFonts w:hint="eastAsia"/>
                <w:b/>
                <w:color w:val="FF0000"/>
                <w:highlight w:val="yellow"/>
              </w:rPr>
              <w:t>第几页</w:t>
            </w:r>
          </w:p>
        </w:tc>
      </w:tr>
    </w:tbl>
    <w:p w:rsidR="007A2398" w:rsidRDefault="007A2398" w:rsidP="0090781E">
      <w:pPr>
        <w:pStyle w:val="5"/>
      </w:pPr>
      <w:r>
        <w:rPr>
          <w:rFonts w:hint="eastAsia"/>
        </w:rPr>
        <w:t>返回报文</w:t>
      </w:r>
    </w:p>
    <w:tbl>
      <w:tblPr>
        <w:tblW w:w="84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1696"/>
        <w:gridCol w:w="4830"/>
      </w:tblGrid>
      <w:tr w:rsidR="007A2398" w:rsidTr="0090781E">
        <w:tc>
          <w:tcPr>
            <w:tcW w:w="1888" w:type="dxa"/>
            <w:shd w:val="clear" w:color="auto" w:fill="BFBFBF"/>
          </w:tcPr>
          <w:p w:rsidR="007A2398" w:rsidRDefault="007A2398" w:rsidP="0090781E">
            <w:pPr>
              <w:rPr>
                <w:b/>
              </w:rPr>
            </w:pPr>
            <w:r>
              <w:rPr>
                <w:rFonts w:hint="eastAsia"/>
                <w:b/>
              </w:rPr>
              <w:t>Key</w:t>
            </w:r>
          </w:p>
        </w:tc>
        <w:tc>
          <w:tcPr>
            <w:tcW w:w="1696" w:type="dxa"/>
            <w:shd w:val="clear" w:color="auto" w:fill="BFBFBF"/>
          </w:tcPr>
          <w:p w:rsidR="007A2398" w:rsidRDefault="007A2398" w:rsidP="0090781E">
            <w:pPr>
              <w:rPr>
                <w:b/>
              </w:rPr>
            </w:pPr>
            <w:r>
              <w:rPr>
                <w:b/>
              </w:rPr>
              <w:t>类型</w:t>
            </w:r>
          </w:p>
        </w:tc>
        <w:tc>
          <w:tcPr>
            <w:tcW w:w="4830" w:type="dxa"/>
            <w:shd w:val="clear" w:color="auto" w:fill="BFBFBF"/>
          </w:tcPr>
          <w:p w:rsidR="007A2398" w:rsidRDefault="007A2398" w:rsidP="0090781E">
            <w:pPr>
              <w:rPr>
                <w:b/>
              </w:rPr>
            </w:pPr>
            <w:r>
              <w:rPr>
                <w:b/>
              </w:rPr>
              <w:t>注释</w:t>
            </w:r>
          </w:p>
        </w:tc>
      </w:tr>
      <w:tr w:rsidR="007A2398" w:rsidTr="0090781E">
        <w:tc>
          <w:tcPr>
            <w:tcW w:w="1888" w:type="dxa"/>
            <w:shd w:val="clear" w:color="auto" w:fill="F2F2F2"/>
          </w:tcPr>
          <w:p w:rsidR="007A2398" w:rsidRDefault="007A2398" w:rsidP="0090781E">
            <w:r>
              <w:rPr>
                <w:rFonts w:hint="eastAsia"/>
              </w:rPr>
              <w:t>resCode</w:t>
            </w:r>
          </w:p>
        </w:tc>
        <w:tc>
          <w:tcPr>
            <w:tcW w:w="1696" w:type="dxa"/>
          </w:tcPr>
          <w:p w:rsidR="007A2398" w:rsidRDefault="007A2398" w:rsidP="0090781E">
            <w:r>
              <w:rPr>
                <w:rFonts w:hint="eastAsia"/>
              </w:rPr>
              <w:t>Integer</w:t>
            </w:r>
          </w:p>
        </w:tc>
        <w:tc>
          <w:tcPr>
            <w:tcW w:w="4830" w:type="dxa"/>
          </w:tcPr>
          <w:p w:rsidR="007A2398" w:rsidRDefault="007A2398" w:rsidP="0090781E">
            <w:r>
              <w:rPr>
                <w:rFonts w:hint="eastAsia"/>
              </w:rPr>
              <w:t>结果码。</w:t>
            </w:r>
            <w:r>
              <w:rPr>
                <w:rFonts w:hint="eastAsia"/>
              </w:rPr>
              <w:t>200</w:t>
            </w:r>
            <w:r>
              <w:rPr>
                <w:rFonts w:hint="eastAsia"/>
              </w:rPr>
              <w:t>表示成功</w:t>
            </w:r>
          </w:p>
        </w:tc>
      </w:tr>
      <w:tr w:rsidR="007A2398" w:rsidTr="0090781E">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Default="007A2398" w:rsidP="0090781E">
            <w:r>
              <w:rPr>
                <w:rFonts w:hint="eastAsia"/>
              </w:rPr>
              <w:t>resInfo</w:t>
            </w:r>
          </w:p>
        </w:tc>
        <w:tc>
          <w:tcPr>
            <w:tcW w:w="1696"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List</w:t>
            </w:r>
          </w:p>
        </w:tc>
        <w:tc>
          <w:tcPr>
            <w:tcW w:w="4830" w:type="dxa"/>
            <w:tcBorders>
              <w:top w:val="single" w:sz="6" w:space="0" w:color="auto"/>
              <w:left w:val="single" w:sz="6" w:space="0" w:color="auto"/>
              <w:bottom w:val="single" w:sz="6" w:space="0" w:color="auto"/>
              <w:right w:val="single" w:sz="6" w:space="0" w:color="auto"/>
            </w:tcBorders>
          </w:tcPr>
          <w:p w:rsidR="007A2398" w:rsidRDefault="007A2398" w:rsidP="0090781E">
            <w:r>
              <w:rPr>
                <w:rFonts w:hint="eastAsia"/>
              </w:rPr>
              <w:t>列表信息</w:t>
            </w:r>
          </w:p>
        </w:tc>
      </w:tr>
      <w:tr w:rsidR="007A2398" w:rsidRPr="00FF6E96" w:rsidTr="0090781E">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Pr="00FF6E96" w:rsidRDefault="007A2398" w:rsidP="0090781E">
            <w:r w:rsidRPr="00FF6E96">
              <w:rPr>
                <w:rFonts w:hint="eastAsia"/>
              </w:rPr>
              <w:t>moreInfoUrl</w:t>
            </w:r>
          </w:p>
        </w:tc>
        <w:tc>
          <w:tcPr>
            <w:tcW w:w="1696" w:type="dxa"/>
            <w:tcBorders>
              <w:top w:val="single" w:sz="6" w:space="0" w:color="auto"/>
              <w:left w:val="single" w:sz="6" w:space="0" w:color="auto"/>
              <w:bottom w:val="single" w:sz="6" w:space="0" w:color="auto"/>
              <w:right w:val="single" w:sz="6" w:space="0" w:color="auto"/>
            </w:tcBorders>
          </w:tcPr>
          <w:p w:rsidR="007A2398" w:rsidRPr="00FF6E96" w:rsidRDefault="007A2398" w:rsidP="0090781E">
            <w:r w:rsidRPr="00FF6E96">
              <w:rPr>
                <w:rFonts w:hint="eastAsia"/>
              </w:rPr>
              <w:t>String</w:t>
            </w:r>
          </w:p>
        </w:tc>
        <w:tc>
          <w:tcPr>
            <w:tcW w:w="4830" w:type="dxa"/>
            <w:tcBorders>
              <w:top w:val="single" w:sz="6" w:space="0" w:color="auto"/>
              <w:left w:val="single" w:sz="6" w:space="0" w:color="auto"/>
              <w:bottom w:val="single" w:sz="6" w:space="0" w:color="auto"/>
              <w:right w:val="single" w:sz="6" w:space="0" w:color="auto"/>
            </w:tcBorders>
          </w:tcPr>
          <w:p w:rsidR="007A2398" w:rsidRPr="00FF6E96" w:rsidRDefault="007A2398" w:rsidP="0090781E">
            <w:r w:rsidRPr="00FF6E96">
              <w:rPr>
                <w:rFonts w:hint="eastAsia"/>
              </w:rPr>
              <w:t>景点更多的</w:t>
            </w:r>
            <w:r w:rsidRPr="00FF6E96">
              <w:rPr>
                <w:rFonts w:hint="eastAsia"/>
              </w:rPr>
              <w:t>url</w:t>
            </w:r>
            <w:r w:rsidRPr="00FF6E96">
              <w:rPr>
                <w:rFonts w:hint="eastAsia"/>
                <w:b/>
                <w:color w:val="FF0000"/>
                <w:highlight w:val="yellow"/>
              </w:rPr>
              <w:t>【</w:t>
            </w:r>
            <w:r w:rsidRPr="00AC3022">
              <w:rPr>
                <w:rFonts w:hint="eastAsia"/>
                <w:b/>
                <w:color w:val="FF0000"/>
                <w:highlight w:val="yellow"/>
              </w:rPr>
              <w:t>在城市名片接口中已返回，此处不用对此字段作处理</w:t>
            </w:r>
            <w:r>
              <w:rPr>
                <w:rFonts w:hint="eastAsia"/>
                <w:b/>
                <w:color w:val="FF0000"/>
              </w:rPr>
              <w:t>】</w:t>
            </w:r>
          </w:p>
        </w:tc>
      </w:tr>
      <w:tr w:rsidR="007A2398" w:rsidTr="0090781E">
        <w:tc>
          <w:tcPr>
            <w:tcW w:w="1888" w:type="dxa"/>
            <w:tcBorders>
              <w:top w:val="single" w:sz="6" w:space="0" w:color="auto"/>
              <w:left w:val="single" w:sz="6" w:space="0" w:color="auto"/>
              <w:bottom w:val="single" w:sz="6" w:space="0" w:color="auto"/>
              <w:right w:val="single" w:sz="6" w:space="0" w:color="auto"/>
            </w:tcBorders>
            <w:shd w:val="clear" w:color="auto" w:fill="F2F2F2"/>
          </w:tcPr>
          <w:p w:rsidR="007A2398" w:rsidRDefault="007A2398" w:rsidP="0090781E"/>
        </w:tc>
        <w:tc>
          <w:tcPr>
            <w:tcW w:w="1696" w:type="dxa"/>
            <w:tcBorders>
              <w:top w:val="single" w:sz="6" w:space="0" w:color="auto"/>
              <w:left w:val="single" w:sz="6" w:space="0" w:color="auto"/>
              <w:bottom w:val="single" w:sz="6" w:space="0" w:color="auto"/>
              <w:right w:val="single" w:sz="6" w:space="0" w:color="auto"/>
            </w:tcBorders>
          </w:tcPr>
          <w:p w:rsidR="007A2398" w:rsidRDefault="007A2398" w:rsidP="0090781E"/>
        </w:tc>
        <w:tc>
          <w:tcPr>
            <w:tcW w:w="4830" w:type="dxa"/>
            <w:tcBorders>
              <w:top w:val="single" w:sz="6" w:space="0" w:color="auto"/>
              <w:left w:val="single" w:sz="6" w:space="0" w:color="auto"/>
              <w:bottom w:val="single" w:sz="6" w:space="0" w:color="auto"/>
              <w:right w:val="single" w:sz="6" w:space="0" w:color="auto"/>
            </w:tcBorders>
          </w:tcPr>
          <w:p w:rsidR="007A2398" w:rsidRDefault="007A2398" w:rsidP="0090781E"/>
        </w:tc>
      </w:tr>
    </w:tbl>
    <w:p w:rsidR="007A2398" w:rsidRDefault="007A2398" w:rsidP="007A2398">
      <w:pPr>
        <w:widowControl/>
      </w:pPr>
      <w:r>
        <w:rPr>
          <w:rFonts w:hint="eastAsia"/>
        </w:rPr>
        <w:t>localProductList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1417"/>
        <w:gridCol w:w="993"/>
        <w:gridCol w:w="1275"/>
        <w:gridCol w:w="2694"/>
      </w:tblGrid>
      <w:tr w:rsidR="007A2398" w:rsidTr="0090781E">
        <w:tc>
          <w:tcPr>
            <w:tcW w:w="1985" w:type="dxa"/>
            <w:shd w:val="clear" w:color="auto" w:fill="BFBFBF"/>
          </w:tcPr>
          <w:p w:rsidR="007A2398" w:rsidRDefault="007A2398" w:rsidP="0090781E">
            <w:pPr>
              <w:rPr>
                <w:b/>
              </w:rPr>
            </w:pPr>
            <w:r>
              <w:rPr>
                <w:rFonts w:hint="eastAsia"/>
                <w:b/>
              </w:rPr>
              <w:t>Key</w:t>
            </w:r>
          </w:p>
        </w:tc>
        <w:tc>
          <w:tcPr>
            <w:tcW w:w="1417" w:type="dxa"/>
            <w:shd w:val="clear" w:color="auto" w:fill="BFBFBF"/>
          </w:tcPr>
          <w:p w:rsidR="007A2398" w:rsidRDefault="007A2398" w:rsidP="0090781E">
            <w:pPr>
              <w:rPr>
                <w:b/>
              </w:rPr>
            </w:pPr>
            <w:r>
              <w:rPr>
                <w:b/>
              </w:rPr>
              <w:t>类型</w:t>
            </w:r>
          </w:p>
        </w:tc>
        <w:tc>
          <w:tcPr>
            <w:tcW w:w="993" w:type="dxa"/>
            <w:shd w:val="clear" w:color="auto" w:fill="BFBFBF"/>
          </w:tcPr>
          <w:p w:rsidR="007A2398" w:rsidRDefault="007A2398" w:rsidP="0090781E">
            <w:pPr>
              <w:rPr>
                <w:b/>
              </w:rPr>
            </w:pPr>
            <w:r>
              <w:rPr>
                <w:rFonts w:hint="eastAsia"/>
                <w:b/>
              </w:rPr>
              <w:t>必须</w:t>
            </w:r>
          </w:p>
        </w:tc>
        <w:tc>
          <w:tcPr>
            <w:tcW w:w="1275" w:type="dxa"/>
            <w:shd w:val="clear" w:color="auto" w:fill="BFBFBF"/>
          </w:tcPr>
          <w:p w:rsidR="007A2398" w:rsidRDefault="007A2398" w:rsidP="007A2398">
            <w:pPr>
              <w:ind w:firstLineChars="50" w:firstLine="120"/>
              <w:rPr>
                <w:b/>
              </w:rPr>
            </w:pPr>
            <w:r>
              <w:rPr>
                <w:rFonts w:hint="eastAsia"/>
                <w:b/>
              </w:rPr>
              <w:t>长度</w:t>
            </w:r>
          </w:p>
        </w:tc>
        <w:tc>
          <w:tcPr>
            <w:tcW w:w="2694" w:type="dxa"/>
            <w:shd w:val="clear" w:color="auto" w:fill="BFBFBF"/>
          </w:tcPr>
          <w:p w:rsidR="007A2398" w:rsidRDefault="007A2398" w:rsidP="0090781E">
            <w:pPr>
              <w:rPr>
                <w:b/>
              </w:rPr>
            </w:pPr>
            <w:r>
              <w:rPr>
                <w:b/>
              </w:rPr>
              <w:t>注释</w:t>
            </w:r>
          </w:p>
        </w:tc>
      </w:tr>
      <w:tr w:rsidR="007A2398" w:rsidTr="0090781E">
        <w:tc>
          <w:tcPr>
            <w:tcW w:w="1985" w:type="dxa"/>
            <w:shd w:val="clear" w:color="auto" w:fill="F2F2F2"/>
          </w:tcPr>
          <w:p w:rsidR="007A2398" w:rsidRDefault="007A2398" w:rsidP="0090781E">
            <w:pPr>
              <w:jc w:val="left"/>
            </w:pPr>
            <w:r>
              <w:t>local</w:t>
            </w:r>
            <w:r>
              <w:rPr>
                <w:rFonts w:hint="eastAsia"/>
              </w:rPr>
              <w:t>ProductName</w:t>
            </w:r>
          </w:p>
        </w:tc>
        <w:tc>
          <w:tcPr>
            <w:tcW w:w="1417" w:type="dxa"/>
          </w:tcPr>
          <w:p w:rsidR="007A2398" w:rsidRDefault="007A2398" w:rsidP="0090781E">
            <w:r>
              <w:t>S</w:t>
            </w:r>
            <w:r>
              <w:rPr>
                <w:rFonts w:hint="eastAsia"/>
              </w:rPr>
              <w:t>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100</w:t>
            </w:r>
          </w:p>
        </w:tc>
        <w:tc>
          <w:tcPr>
            <w:tcW w:w="2694" w:type="dxa"/>
          </w:tcPr>
          <w:p w:rsidR="007A2398" w:rsidRDefault="007A2398" w:rsidP="0090781E">
            <w:r>
              <w:rPr>
                <w:rFonts w:hint="eastAsia"/>
              </w:rPr>
              <w:t>土特产名称</w:t>
            </w:r>
          </w:p>
        </w:tc>
      </w:tr>
      <w:tr w:rsidR="007A2398" w:rsidTr="0090781E">
        <w:tc>
          <w:tcPr>
            <w:tcW w:w="1985" w:type="dxa"/>
            <w:shd w:val="clear" w:color="auto" w:fill="F2F2F2"/>
          </w:tcPr>
          <w:p w:rsidR="007A2398" w:rsidRDefault="007A2398" w:rsidP="0090781E">
            <w:pPr>
              <w:jc w:val="left"/>
            </w:pPr>
            <w:r>
              <w:rPr>
                <w:rFonts w:hint="eastAsia"/>
              </w:rPr>
              <w:t>localProductImgUrl</w:t>
            </w:r>
          </w:p>
        </w:tc>
        <w:tc>
          <w:tcPr>
            <w:tcW w:w="1417"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土特产图片</w:t>
            </w:r>
            <w:r>
              <w:rPr>
                <w:rFonts w:hint="eastAsia"/>
              </w:rPr>
              <w:t>URL</w:t>
            </w:r>
          </w:p>
        </w:tc>
      </w:tr>
      <w:tr w:rsidR="007A2398" w:rsidTr="0090781E">
        <w:tc>
          <w:tcPr>
            <w:tcW w:w="1985" w:type="dxa"/>
            <w:shd w:val="clear" w:color="auto" w:fill="F2F2F2"/>
          </w:tcPr>
          <w:p w:rsidR="007A2398" w:rsidRDefault="007A2398" w:rsidP="0090781E">
            <w:pPr>
              <w:jc w:val="left"/>
            </w:pPr>
            <w:r>
              <w:rPr>
                <w:rFonts w:hint="eastAsia"/>
              </w:rPr>
              <w:t>localProductId</w:t>
            </w:r>
          </w:p>
        </w:tc>
        <w:tc>
          <w:tcPr>
            <w:tcW w:w="1417" w:type="dxa"/>
          </w:tcPr>
          <w:p w:rsidR="007A2398" w:rsidRPr="009A7BDA" w:rsidRDefault="007A2398" w:rsidP="0090781E">
            <w:pPr>
              <w:rPr>
                <w:b/>
                <w:color w:val="FF0000"/>
              </w:rPr>
            </w:pPr>
            <w:r w:rsidRPr="009A7BDA">
              <w:rPr>
                <w:rFonts w:hint="eastAsia"/>
                <w:b/>
                <w:color w:val="FF0000"/>
                <w:highlight w:val="yellow"/>
              </w:rPr>
              <w:t>Integer</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10</w:t>
            </w:r>
          </w:p>
        </w:tc>
        <w:tc>
          <w:tcPr>
            <w:tcW w:w="2694" w:type="dxa"/>
          </w:tcPr>
          <w:p w:rsidR="007A2398" w:rsidRDefault="007A2398" w:rsidP="0090781E">
            <w:r>
              <w:rPr>
                <w:rFonts w:hint="eastAsia"/>
              </w:rPr>
              <w:t>土特产</w:t>
            </w:r>
            <w:r>
              <w:rPr>
                <w:rFonts w:hint="eastAsia"/>
              </w:rPr>
              <w:t>Id</w:t>
            </w:r>
          </w:p>
        </w:tc>
      </w:tr>
      <w:tr w:rsidR="007A2398" w:rsidTr="0090781E">
        <w:tc>
          <w:tcPr>
            <w:tcW w:w="1985" w:type="dxa"/>
            <w:shd w:val="clear" w:color="auto" w:fill="F2F2F2"/>
          </w:tcPr>
          <w:p w:rsidR="007A2398" w:rsidRPr="00C147D0" w:rsidRDefault="007A2398" w:rsidP="0090781E">
            <w:pPr>
              <w:jc w:val="left"/>
            </w:pPr>
            <w:r w:rsidRPr="00C147D0">
              <w:rPr>
                <w:rFonts w:hint="eastAsia"/>
              </w:rPr>
              <w:t>localProductType</w:t>
            </w:r>
          </w:p>
        </w:tc>
        <w:tc>
          <w:tcPr>
            <w:tcW w:w="1417" w:type="dxa"/>
          </w:tcPr>
          <w:p w:rsidR="007A2398" w:rsidRPr="00C147D0" w:rsidRDefault="007A2398" w:rsidP="0090781E">
            <w:r w:rsidRPr="00C147D0">
              <w:rPr>
                <w:rFonts w:hint="eastAsia"/>
              </w:rPr>
              <w:t xml:space="preserve">String </w:t>
            </w:r>
          </w:p>
        </w:tc>
        <w:tc>
          <w:tcPr>
            <w:tcW w:w="993" w:type="dxa"/>
          </w:tcPr>
          <w:p w:rsidR="007A2398" w:rsidRPr="00C147D0" w:rsidRDefault="007A2398" w:rsidP="0090781E">
            <w:r w:rsidRPr="00C147D0">
              <w:rPr>
                <w:rFonts w:hint="eastAsia"/>
              </w:rPr>
              <w:t>是</w:t>
            </w:r>
          </w:p>
        </w:tc>
        <w:tc>
          <w:tcPr>
            <w:tcW w:w="1275" w:type="dxa"/>
          </w:tcPr>
          <w:p w:rsidR="007A2398" w:rsidRPr="00C147D0" w:rsidRDefault="007A2398" w:rsidP="0090781E">
            <w:r w:rsidRPr="00C147D0">
              <w:rPr>
                <w:rFonts w:hint="eastAsia"/>
              </w:rPr>
              <w:t>50</w:t>
            </w:r>
          </w:p>
        </w:tc>
        <w:tc>
          <w:tcPr>
            <w:tcW w:w="2694" w:type="dxa"/>
          </w:tcPr>
          <w:p w:rsidR="007A2398" w:rsidRPr="00C147D0" w:rsidRDefault="007A2398" w:rsidP="0090781E">
            <w:r w:rsidRPr="00C147D0">
              <w:rPr>
                <w:rFonts w:hint="eastAsia"/>
              </w:rPr>
              <w:t>土特产类别</w:t>
            </w:r>
          </w:p>
        </w:tc>
      </w:tr>
      <w:tr w:rsidR="007A2398" w:rsidTr="0090781E">
        <w:tc>
          <w:tcPr>
            <w:tcW w:w="1985" w:type="dxa"/>
            <w:shd w:val="clear" w:color="auto" w:fill="F2F2F2"/>
          </w:tcPr>
          <w:p w:rsidR="007A2398" w:rsidRDefault="007A2398" w:rsidP="0090781E">
            <w:pPr>
              <w:jc w:val="left"/>
            </w:pPr>
            <w:r>
              <w:rPr>
                <w:rFonts w:hint="eastAsia"/>
              </w:rPr>
              <w:t>localProductDetailUrl</w:t>
            </w:r>
          </w:p>
        </w:tc>
        <w:tc>
          <w:tcPr>
            <w:tcW w:w="1417"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200</w:t>
            </w:r>
          </w:p>
        </w:tc>
        <w:tc>
          <w:tcPr>
            <w:tcW w:w="2694" w:type="dxa"/>
          </w:tcPr>
          <w:p w:rsidR="007A2398" w:rsidRDefault="007A2398" w:rsidP="0090781E">
            <w:r>
              <w:rPr>
                <w:rFonts w:hint="eastAsia"/>
              </w:rPr>
              <w:t>土特产详情</w:t>
            </w:r>
            <w:r>
              <w:rPr>
                <w:rFonts w:hint="eastAsia"/>
              </w:rPr>
              <w:t>url</w:t>
            </w:r>
          </w:p>
        </w:tc>
      </w:tr>
      <w:tr w:rsidR="007A2398" w:rsidTr="0090781E">
        <w:tc>
          <w:tcPr>
            <w:tcW w:w="1985" w:type="dxa"/>
            <w:shd w:val="clear" w:color="auto" w:fill="F2F2F2"/>
          </w:tcPr>
          <w:p w:rsidR="007A2398" w:rsidRDefault="007A2398" w:rsidP="0090781E">
            <w:pPr>
              <w:jc w:val="left"/>
            </w:pPr>
            <w:r>
              <w:rPr>
                <w:rFonts w:hint="eastAsia"/>
              </w:rPr>
              <w:t>localProductScore</w:t>
            </w:r>
          </w:p>
        </w:tc>
        <w:tc>
          <w:tcPr>
            <w:tcW w:w="1417" w:type="dxa"/>
          </w:tcPr>
          <w:p w:rsidR="007A2398" w:rsidRDefault="007A2398" w:rsidP="0090781E">
            <w:r>
              <w:rPr>
                <w:rFonts w:hint="eastAsia"/>
              </w:rPr>
              <w:t>String</w:t>
            </w:r>
          </w:p>
        </w:tc>
        <w:tc>
          <w:tcPr>
            <w:tcW w:w="993" w:type="dxa"/>
          </w:tcPr>
          <w:p w:rsidR="007A2398" w:rsidRDefault="007A2398" w:rsidP="0090781E">
            <w:r>
              <w:rPr>
                <w:rFonts w:hint="eastAsia"/>
              </w:rPr>
              <w:t>是</w:t>
            </w:r>
          </w:p>
        </w:tc>
        <w:tc>
          <w:tcPr>
            <w:tcW w:w="1275" w:type="dxa"/>
          </w:tcPr>
          <w:p w:rsidR="007A2398" w:rsidRDefault="007A2398" w:rsidP="0090781E">
            <w:r>
              <w:rPr>
                <w:rFonts w:hint="eastAsia"/>
              </w:rPr>
              <w:t>20</w:t>
            </w:r>
          </w:p>
        </w:tc>
        <w:tc>
          <w:tcPr>
            <w:tcW w:w="2694" w:type="dxa"/>
          </w:tcPr>
          <w:p w:rsidR="007A2398" w:rsidRDefault="007A2398" w:rsidP="0090781E">
            <w:r>
              <w:rPr>
                <w:rFonts w:hint="eastAsia"/>
              </w:rPr>
              <w:t>土特产评分</w:t>
            </w:r>
          </w:p>
        </w:tc>
      </w:tr>
      <w:tr w:rsidR="007A2398" w:rsidRPr="00D27B6E" w:rsidTr="0090781E">
        <w:tc>
          <w:tcPr>
            <w:tcW w:w="1985" w:type="dxa"/>
            <w:shd w:val="clear" w:color="auto" w:fill="F2F2F2"/>
          </w:tcPr>
          <w:p w:rsidR="007A2398" w:rsidRPr="00D27B6E" w:rsidRDefault="007A2398" w:rsidP="0090781E">
            <w:pPr>
              <w:jc w:val="left"/>
              <w:rPr>
                <w:b/>
                <w:color w:val="FF0000"/>
                <w:highlight w:val="yellow"/>
              </w:rPr>
            </w:pPr>
            <w:r w:rsidRPr="00D27B6E">
              <w:rPr>
                <w:b/>
                <w:color w:val="FF0000"/>
                <w:highlight w:val="yellow"/>
              </w:rPr>
              <w:t>localProductCardId</w:t>
            </w:r>
          </w:p>
        </w:tc>
        <w:tc>
          <w:tcPr>
            <w:tcW w:w="1417" w:type="dxa"/>
          </w:tcPr>
          <w:p w:rsidR="007A2398" w:rsidRPr="00D27B6E" w:rsidRDefault="007A2398" w:rsidP="0090781E">
            <w:pPr>
              <w:rPr>
                <w:b/>
                <w:color w:val="FF0000"/>
                <w:highlight w:val="yellow"/>
              </w:rPr>
            </w:pPr>
            <w:r w:rsidRPr="00D27B6E">
              <w:rPr>
                <w:rFonts w:hint="eastAsia"/>
                <w:b/>
                <w:color w:val="FF0000"/>
                <w:highlight w:val="yellow"/>
              </w:rPr>
              <w:t>String</w:t>
            </w:r>
          </w:p>
        </w:tc>
        <w:tc>
          <w:tcPr>
            <w:tcW w:w="993" w:type="dxa"/>
          </w:tcPr>
          <w:p w:rsidR="007A2398" w:rsidRPr="00D27B6E" w:rsidRDefault="007A2398" w:rsidP="0090781E">
            <w:pPr>
              <w:rPr>
                <w:b/>
                <w:color w:val="FF0000"/>
                <w:highlight w:val="yellow"/>
              </w:rPr>
            </w:pPr>
            <w:r w:rsidRPr="00D27B6E">
              <w:rPr>
                <w:rFonts w:hint="eastAsia"/>
                <w:b/>
                <w:color w:val="FF0000"/>
                <w:highlight w:val="yellow"/>
              </w:rPr>
              <w:t>是</w:t>
            </w:r>
          </w:p>
        </w:tc>
        <w:tc>
          <w:tcPr>
            <w:tcW w:w="1275" w:type="dxa"/>
          </w:tcPr>
          <w:p w:rsidR="007A2398" w:rsidRPr="00D27B6E" w:rsidRDefault="007A2398" w:rsidP="0090781E">
            <w:pPr>
              <w:rPr>
                <w:b/>
                <w:color w:val="FF0000"/>
                <w:highlight w:val="yellow"/>
              </w:rPr>
            </w:pPr>
            <w:r w:rsidRPr="00D27B6E">
              <w:rPr>
                <w:rFonts w:hint="eastAsia"/>
                <w:b/>
                <w:color w:val="FF0000"/>
                <w:highlight w:val="yellow"/>
              </w:rPr>
              <w:t>10</w:t>
            </w:r>
          </w:p>
        </w:tc>
        <w:tc>
          <w:tcPr>
            <w:tcW w:w="2694" w:type="dxa"/>
          </w:tcPr>
          <w:p w:rsidR="007A2398" w:rsidRPr="00D27B6E" w:rsidRDefault="007A2398" w:rsidP="0090781E">
            <w:pPr>
              <w:rPr>
                <w:b/>
                <w:color w:val="FF0000"/>
              </w:rPr>
            </w:pPr>
            <w:r w:rsidRPr="00D27B6E">
              <w:rPr>
                <w:rFonts w:hint="eastAsia"/>
                <w:b/>
                <w:color w:val="FF0000"/>
                <w:highlight w:val="yellow"/>
              </w:rPr>
              <w:t>土特产名片</w:t>
            </w:r>
            <w:r w:rsidRPr="00D27B6E">
              <w:rPr>
                <w:rFonts w:hint="eastAsia"/>
                <w:b/>
                <w:color w:val="FF0000"/>
                <w:highlight w:val="yellow"/>
              </w:rPr>
              <w:t>ID</w:t>
            </w:r>
            <w:r>
              <w:rPr>
                <w:rFonts w:hint="eastAsia"/>
                <w:b/>
                <w:color w:val="FF0000"/>
              </w:rPr>
              <w:t>（由号百提供）</w:t>
            </w:r>
          </w:p>
        </w:tc>
      </w:tr>
    </w:tbl>
    <w:p w:rsidR="007A2398" w:rsidRPr="007A2398" w:rsidRDefault="007A2398" w:rsidP="007A2398"/>
    <w:p w:rsidR="00451CCF" w:rsidRDefault="00451CCF" w:rsidP="002B116C">
      <w:pPr>
        <w:pStyle w:val="30"/>
        <w:numPr>
          <w:ilvl w:val="0"/>
          <w:numId w:val="7"/>
        </w:numPr>
      </w:pPr>
      <w:bookmarkStart w:id="74" w:name="_Toc405551121"/>
      <w:r>
        <w:rPr>
          <w:rFonts w:hint="eastAsia"/>
        </w:rPr>
        <w:t>美食列表接口</w:t>
      </w:r>
      <w:bookmarkEnd w:id="74"/>
    </w:p>
    <w:p w:rsidR="0090781E" w:rsidRDefault="0090781E" w:rsidP="0090781E">
      <w:pPr>
        <w:pStyle w:val="5"/>
      </w:pPr>
      <w:r>
        <w:rPr>
          <w:rFonts w:hint="eastAsia"/>
        </w:rPr>
        <w:t>接口描述</w:t>
      </w:r>
    </w:p>
    <w:p w:rsidR="0090781E" w:rsidRDefault="0090781E" w:rsidP="0090781E">
      <w:r>
        <w:rPr>
          <w:rFonts w:hint="eastAsia"/>
          <w:b/>
        </w:rPr>
        <w:t>接口功能</w:t>
      </w:r>
      <w:r>
        <w:rPr>
          <w:rFonts w:hint="eastAsia"/>
        </w:rPr>
        <w:t>：请求内容管理平台</w:t>
      </w:r>
      <w:r>
        <w:rPr>
          <w:rFonts w:hint="eastAsia"/>
        </w:rPr>
        <w:t>,</w:t>
      </w:r>
      <w:r>
        <w:rPr>
          <w:rFonts w:hint="eastAsia"/>
        </w:rPr>
        <w:t>返回美食列表</w:t>
      </w:r>
    </w:p>
    <w:p w:rsidR="0090781E" w:rsidRDefault="0090781E" w:rsidP="0090781E">
      <w:r>
        <w:rPr>
          <w:rFonts w:hint="eastAsia"/>
          <w:b/>
        </w:rPr>
        <w:t>交互协议</w:t>
      </w:r>
      <w:r>
        <w:rPr>
          <w:rFonts w:hint="eastAsia"/>
        </w:rPr>
        <w:t>：</w:t>
      </w:r>
      <w:r>
        <w:rPr>
          <w:rFonts w:hint="eastAsia"/>
        </w:rPr>
        <w:t>HTTP/HTTPS</w:t>
      </w:r>
    </w:p>
    <w:p w:rsidR="0090781E" w:rsidRDefault="0090781E" w:rsidP="0090781E">
      <w:r>
        <w:rPr>
          <w:rFonts w:hint="eastAsia"/>
          <w:b/>
        </w:rPr>
        <w:t>数据格式</w:t>
      </w:r>
      <w:r>
        <w:rPr>
          <w:rFonts w:hint="eastAsia"/>
        </w:rPr>
        <w:t>：</w:t>
      </w:r>
      <w:r>
        <w:rPr>
          <w:rFonts w:hint="eastAsia"/>
        </w:rPr>
        <w:t>JSON</w:t>
      </w:r>
    </w:p>
    <w:p w:rsidR="0090781E" w:rsidRDefault="0090781E" w:rsidP="0090781E">
      <w:r>
        <w:rPr>
          <w:rFonts w:hint="eastAsia"/>
          <w:b/>
        </w:rPr>
        <w:lastRenderedPageBreak/>
        <w:t>接口方向</w:t>
      </w:r>
      <w:r>
        <w:rPr>
          <w:rFonts w:hint="eastAsia"/>
        </w:rPr>
        <w:t>：手机端</w:t>
      </w:r>
      <w:r>
        <w:sym w:font="Wingdings" w:char="F0E0"/>
      </w:r>
      <w:r>
        <w:rPr>
          <w:rFonts w:hint="eastAsia"/>
        </w:rPr>
        <w:t>内容管理平台</w:t>
      </w:r>
    </w:p>
    <w:p w:rsidR="0090781E" w:rsidRDefault="0090781E" w:rsidP="0090781E">
      <w:pPr>
        <w:jc w:val="left"/>
        <w:rPr>
          <w:rStyle w:val="af0"/>
        </w:rPr>
      </w:pPr>
      <w:r>
        <w:rPr>
          <w:rFonts w:hint="eastAsia"/>
          <w:b/>
        </w:rPr>
        <w:t>服务端地址</w:t>
      </w:r>
      <w:r>
        <w:rPr>
          <w:rFonts w:hint="eastAsia"/>
        </w:rPr>
        <w:t>：</w:t>
      </w:r>
      <w:hyperlink r:id="rId75" w:history="1">
        <w:r w:rsidRPr="0090781E">
          <w:rPr>
            <w:rStyle w:val="af0"/>
          </w:rPr>
          <w:t>http://101.95.48.96:8005</w:t>
        </w:r>
        <w:r w:rsidRPr="0090781E">
          <w:rPr>
            <w:rStyle w:val="af0"/>
            <w:rFonts w:hint="eastAsia"/>
          </w:rPr>
          <w:t>/public/sjkf/food/foodGather?cityName=</w:t>
        </w:r>
        <w:r w:rsidRPr="0090781E">
          <w:rPr>
            <w:rStyle w:val="af0"/>
            <w:rFonts w:hint="eastAsia"/>
          </w:rPr>
          <w:t>市</w:t>
        </w:r>
        <w:r w:rsidRPr="0090781E">
          <w:rPr>
            <w:rStyle w:val="af0"/>
            <w:rFonts w:hint="eastAsia"/>
          </w:rPr>
          <w:t>&amp;PageSize=10&amp;PageIndex=1</w:t>
        </w:r>
      </w:hyperlink>
    </w:p>
    <w:p w:rsidR="0090781E" w:rsidRDefault="0090781E" w:rsidP="0090781E">
      <w:pPr>
        <w:rPr>
          <w:rStyle w:val="af0"/>
        </w:rPr>
      </w:pPr>
      <w:r>
        <w:rPr>
          <w:rFonts w:hint="eastAsia"/>
          <w:b/>
        </w:rPr>
        <w:t>数据样板：</w:t>
      </w:r>
    </w:p>
    <w:p w:rsidR="0090781E" w:rsidRPr="0090781E" w:rsidRDefault="0090781E" w:rsidP="0090781E">
      <w:pPr>
        <w:ind w:firstLine="284"/>
        <w:rPr>
          <w:rStyle w:val="af0"/>
          <w:color w:val="auto"/>
          <w:u w:val="none"/>
        </w:rPr>
      </w:pPr>
      <w:r w:rsidRPr="0090781E">
        <w:rPr>
          <w:rStyle w:val="af0"/>
          <w:rFonts w:hint="eastAsia"/>
          <w:color w:val="auto"/>
          <w:u w:val="none"/>
        </w:rPr>
        <w:t>{"moreInfoUrl":"</w:t>
      </w:r>
      <w:r w:rsidRPr="0090781E">
        <w:rPr>
          <w:rStyle w:val="af0"/>
          <w:rFonts w:hint="eastAsia"/>
          <w:color w:val="auto"/>
          <w:u w:val="none"/>
        </w:rPr>
        <w:t>景点更多的</w:t>
      </w:r>
      <w:r w:rsidRPr="0090781E">
        <w:rPr>
          <w:rStyle w:val="af0"/>
          <w:rFonts w:hint="eastAsia"/>
          <w:color w:val="auto"/>
          <w:u w:val="none"/>
        </w:rPr>
        <w:t>url","resCode":200,"resInfo":[{"cateingDetailUrl":"</w:t>
      </w:r>
      <w:r w:rsidRPr="0090781E">
        <w:rPr>
          <w:rStyle w:val="af0"/>
          <w:rFonts w:hint="eastAsia"/>
          <w:color w:val="auto"/>
          <w:u w:val="none"/>
        </w:rPr>
        <w:t>号百详情</w:t>
      </w:r>
      <w:r w:rsidRPr="0090781E">
        <w:rPr>
          <w:rStyle w:val="af0"/>
          <w:rFonts w:hint="eastAsia"/>
          <w:color w:val="auto"/>
          <w:u w:val="none"/>
        </w:rPr>
        <w:t>","cateingId":1,"cateingScore":"100","cateingUrl":"img","cateingName":"</w:t>
      </w:r>
      <w:r w:rsidRPr="0090781E">
        <w:rPr>
          <w:rStyle w:val="af0"/>
          <w:rFonts w:hint="eastAsia"/>
          <w:color w:val="auto"/>
          <w:u w:val="none"/>
        </w:rPr>
        <w:t>美食名称</w:t>
      </w:r>
      <w:r w:rsidRPr="0090781E">
        <w:rPr>
          <w:rStyle w:val="af0"/>
          <w:rFonts w:hint="eastAsia"/>
          <w:color w:val="auto"/>
          <w:u w:val="none"/>
        </w:rPr>
        <w:t>","cateingType":"</w:t>
      </w:r>
      <w:r w:rsidRPr="0090781E">
        <w:rPr>
          <w:rStyle w:val="af0"/>
          <w:rFonts w:hint="eastAsia"/>
          <w:color w:val="auto"/>
          <w:u w:val="none"/>
        </w:rPr>
        <w:t>美食类别</w:t>
      </w:r>
      <w:r w:rsidRPr="0090781E">
        <w:rPr>
          <w:rStyle w:val="af0"/>
          <w:rFonts w:hint="eastAsia"/>
          <w:color w:val="auto"/>
          <w:u w:val="none"/>
        </w:rPr>
        <w:t>"}]}</w:t>
      </w:r>
    </w:p>
    <w:p w:rsidR="0090781E" w:rsidRDefault="0090781E" w:rsidP="0090781E">
      <w:pPr>
        <w:pStyle w:val="5"/>
      </w:pPr>
      <w:r>
        <w:rPr>
          <w:rFonts w:hint="eastAsia"/>
        </w:rPr>
        <w:t>请求报文</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90781E" w:rsidTr="0090781E">
        <w:tc>
          <w:tcPr>
            <w:tcW w:w="1843" w:type="dxa"/>
            <w:shd w:val="clear" w:color="auto" w:fill="BFBFBF"/>
          </w:tcPr>
          <w:p w:rsidR="0090781E" w:rsidRDefault="0090781E" w:rsidP="0090781E">
            <w:pPr>
              <w:rPr>
                <w:b/>
              </w:rPr>
            </w:pPr>
            <w:r>
              <w:rPr>
                <w:rFonts w:hint="eastAsia"/>
                <w:b/>
              </w:rPr>
              <w:t>Key</w:t>
            </w:r>
          </w:p>
        </w:tc>
        <w:tc>
          <w:tcPr>
            <w:tcW w:w="1559" w:type="dxa"/>
            <w:shd w:val="clear" w:color="auto" w:fill="BFBFBF"/>
          </w:tcPr>
          <w:p w:rsidR="0090781E" w:rsidRDefault="0090781E" w:rsidP="0090781E">
            <w:pPr>
              <w:rPr>
                <w:b/>
              </w:rPr>
            </w:pPr>
            <w:r>
              <w:rPr>
                <w:b/>
              </w:rPr>
              <w:t>类型</w:t>
            </w:r>
          </w:p>
        </w:tc>
        <w:tc>
          <w:tcPr>
            <w:tcW w:w="993" w:type="dxa"/>
            <w:shd w:val="clear" w:color="auto" w:fill="BFBFBF"/>
          </w:tcPr>
          <w:p w:rsidR="0090781E" w:rsidRDefault="0090781E" w:rsidP="0090781E">
            <w:pPr>
              <w:rPr>
                <w:b/>
              </w:rPr>
            </w:pPr>
            <w:r>
              <w:rPr>
                <w:rFonts w:hint="eastAsia"/>
                <w:b/>
              </w:rPr>
              <w:t>必须</w:t>
            </w:r>
          </w:p>
        </w:tc>
        <w:tc>
          <w:tcPr>
            <w:tcW w:w="1275" w:type="dxa"/>
            <w:shd w:val="clear" w:color="auto" w:fill="BFBFBF"/>
          </w:tcPr>
          <w:p w:rsidR="0090781E" w:rsidRDefault="0090781E" w:rsidP="0090781E">
            <w:pPr>
              <w:ind w:firstLineChars="50" w:firstLine="120"/>
              <w:rPr>
                <w:b/>
              </w:rPr>
            </w:pPr>
            <w:r>
              <w:rPr>
                <w:rFonts w:hint="eastAsia"/>
                <w:b/>
              </w:rPr>
              <w:t>长度</w:t>
            </w:r>
          </w:p>
        </w:tc>
        <w:tc>
          <w:tcPr>
            <w:tcW w:w="2694" w:type="dxa"/>
            <w:shd w:val="clear" w:color="auto" w:fill="BFBFBF"/>
          </w:tcPr>
          <w:p w:rsidR="0090781E" w:rsidRDefault="0090781E" w:rsidP="0090781E">
            <w:pPr>
              <w:rPr>
                <w:b/>
              </w:rPr>
            </w:pPr>
            <w:r>
              <w:rPr>
                <w:b/>
              </w:rPr>
              <w:t>注释</w:t>
            </w:r>
          </w:p>
        </w:tc>
      </w:tr>
      <w:tr w:rsidR="0090781E" w:rsidTr="0090781E">
        <w:tc>
          <w:tcPr>
            <w:tcW w:w="1843" w:type="dxa"/>
            <w:shd w:val="clear" w:color="auto" w:fill="F2F2F2"/>
          </w:tcPr>
          <w:p w:rsidR="0090781E" w:rsidRDefault="0090781E" w:rsidP="0090781E">
            <w:pPr>
              <w:jc w:val="left"/>
            </w:pPr>
            <w:r>
              <w:rPr>
                <w:rFonts w:hint="eastAsia"/>
              </w:rPr>
              <w:t>cityName</w:t>
            </w:r>
          </w:p>
        </w:tc>
        <w:tc>
          <w:tcPr>
            <w:tcW w:w="1559" w:type="dxa"/>
          </w:tcPr>
          <w:p w:rsidR="0090781E" w:rsidRDefault="0090781E" w:rsidP="0090781E">
            <w:r>
              <w:t>S</w:t>
            </w:r>
            <w:r>
              <w:rPr>
                <w:rFonts w:hint="eastAsia"/>
              </w:rPr>
              <w:t>tring</w:t>
            </w:r>
          </w:p>
        </w:tc>
        <w:tc>
          <w:tcPr>
            <w:tcW w:w="993" w:type="dxa"/>
          </w:tcPr>
          <w:p w:rsidR="0090781E" w:rsidRDefault="0090781E" w:rsidP="0090781E">
            <w:r>
              <w:rPr>
                <w:rFonts w:hint="eastAsia"/>
              </w:rPr>
              <w:t>是</w:t>
            </w:r>
          </w:p>
        </w:tc>
        <w:tc>
          <w:tcPr>
            <w:tcW w:w="1275" w:type="dxa"/>
          </w:tcPr>
          <w:p w:rsidR="0090781E" w:rsidRDefault="0090781E" w:rsidP="0090781E">
            <w:r>
              <w:rPr>
                <w:rFonts w:hint="eastAsia"/>
              </w:rPr>
              <w:t>20</w:t>
            </w:r>
          </w:p>
        </w:tc>
        <w:tc>
          <w:tcPr>
            <w:tcW w:w="2694" w:type="dxa"/>
          </w:tcPr>
          <w:p w:rsidR="0090781E" w:rsidRDefault="0090781E" w:rsidP="0090781E">
            <w:r>
              <w:rPr>
                <w:rFonts w:hint="eastAsia"/>
              </w:rPr>
              <w:t>城市名称</w:t>
            </w:r>
          </w:p>
        </w:tc>
      </w:tr>
      <w:tr w:rsidR="0090781E" w:rsidTr="0090781E">
        <w:tc>
          <w:tcPr>
            <w:tcW w:w="1843" w:type="dxa"/>
            <w:shd w:val="clear" w:color="auto" w:fill="F2F2F2"/>
          </w:tcPr>
          <w:p w:rsidR="0090781E" w:rsidRDefault="0090781E" w:rsidP="0090781E">
            <w:pPr>
              <w:jc w:val="left"/>
              <w:rPr>
                <w:b/>
                <w:color w:val="FF0000"/>
                <w:highlight w:val="yellow"/>
              </w:rPr>
            </w:pPr>
            <w:r>
              <w:rPr>
                <w:rFonts w:hint="eastAsia"/>
                <w:b/>
                <w:color w:val="FF0000"/>
                <w:highlight w:val="yellow"/>
              </w:rPr>
              <w:t>PageSize</w:t>
            </w:r>
          </w:p>
        </w:tc>
        <w:tc>
          <w:tcPr>
            <w:tcW w:w="1559" w:type="dxa"/>
          </w:tcPr>
          <w:p w:rsidR="0090781E" w:rsidRDefault="0090781E"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90781E" w:rsidRDefault="0090781E" w:rsidP="0090781E">
            <w:pPr>
              <w:rPr>
                <w:b/>
                <w:color w:val="FF0000"/>
                <w:highlight w:val="yellow"/>
              </w:rPr>
            </w:pPr>
            <w:r>
              <w:rPr>
                <w:rFonts w:hint="eastAsia"/>
                <w:b/>
                <w:color w:val="FF0000"/>
                <w:highlight w:val="yellow"/>
              </w:rPr>
              <w:t>否</w:t>
            </w:r>
          </w:p>
        </w:tc>
        <w:tc>
          <w:tcPr>
            <w:tcW w:w="1275" w:type="dxa"/>
          </w:tcPr>
          <w:p w:rsidR="0090781E" w:rsidRDefault="0090781E" w:rsidP="0090781E">
            <w:pPr>
              <w:rPr>
                <w:b/>
                <w:color w:val="FF0000"/>
                <w:highlight w:val="yellow"/>
              </w:rPr>
            </w:pPr>
          </w:p>
        </w:tc>
        <w:tc>
          <w:tcPr>
            <w:tcW w:w="2694" w:type="dxa"/>
          </w:tcPr>
          <w:p w:rsidR="0090781E" w:rsidRDefault="0090781E" w:rsidP="0090781E">
            <w:pPr>
              <w:rPr>
                <w:b/>
                <w:color w:val="FF0000"/>
                <w:highlight w:val="yellow"/>
              </w:rPr>
            </w:pPr>
            <w:r>
              <w:rPr>
                <w:rFonts w:hint="eastAsia"/>
                <w:b/>
                <w:color w:val="FF0000"/>
                <w:highlight w:val="yellow"/>
              </w:rPr>
              <w:t>每页显示多少条【默认第一页</w:t>
            </w:r>
            <w:r>
              <w:rPr>
                <w:rFonts w:hint="eastAsia"/>
                <w:b/>
                <w:color w:val="FF0000"/>
                <w:highlight w:val="yellow"/>
              </w:rPr>
              <w:t>10</w:t>
            </w:r>
            <w:r>
              <w:rPr>
                <w:rFonts w:hint="eastAsia"/>
                <w:b/>
                <w:color w:val="FF0000"/>
                <w:highlight w:val="yellow"/>
              </w:rPr>
              <w:t>条】</w:t>
            </w:r>
          </w:p>
        </w:tc>
      </w:tr>
      <w:tr w:rsidR="0090781E" w:rsidTr="0090781E">
        <w:tc>
          <w:tcPr>
            <w:tcW w:w="1843" w:type="dxa"/>
            <w:shd w:val="clear" w:color="auto" w:fill="F2F2F2"/>
          </w:tcPr>
          <w:p w:rsidR="0090781E" w:rsidRDefault="0090781E" w:rsidP="0090781E">
            <w:pPr>
              <w:jc w:val="left"/>
              <w:rPr>
                <w:b/>
                <w:color w:val="FF0000"/>
                <w:highlight w:val="yellow"/>
              </w:rPr>
            </w:pPr>
            <w:r>
              <w:rPr>
                <w:rFonts w:hint="eastAsia"/>
                <w:b/>
                <w:color w:val="FF0000"/>
                <w:highlight w:val="yellow"/>
              </w:rPr>
              <w:t>PageIndex</w:t>
            </w:r>
          </w:p>
        </w:tc>
        <w:tc>
          <w:tcPr>
            <w:tcW w:w="1559" w:type="dxa"/>
          </w:tcPr>
          <w:p w:rsidR="0090781E" w:rsidRDefault="0090781E" w:rsidP="0090781E">
            <w:pPr>
              <w:rPr>
                <w:b/>
                <w:color w:val="FF0000"/>
                <w:highlight w:val="yellow"/>
              </w:rPr>
            </w:pPr>
            <w:r>
              <w:rPr>
                <w:b/>
                <w:color w:val="FF0000"/>
                <w:highlight w:val="yellow"/>
              </w:rPr>
              <w:t>I</w:t>
            </w:r>
            <w:r>
              <w:rPr>
                <w:rFonts w:hint="eastAsia"/>
                <w:b/>
                <w:color w:val="FF0000"/>
                <w:highlight w:val="yellow"/>
              </w:rPr>
              <w:t>nt</w:t>
            </w:r>
          </w:p>
        </w:tc>
        <w:tc>
          <w:tcPr>
            <w:tcW w:w="993" w:type="dxa"/>
          </w:tcPr>
          <w:p w:rsidR="0090781E" w:rsidRDefault="0090781E" w:rsidP="0090781E">
            <w:pPr>
              <w:rPr>
                <w:b/>
                <w:color w:val="FF0000"/>
                <w:highlight w:val="yellow"/>
              </w:rPr>
            </w:pPr>
            <w:r>
              <w:rPr>
                <w:rFonts w:hint="eastAsia"/>
                <w:b/>
                <w:color w:val="FF0000"/>
                <w:highlight w:val="yellow"/>
              </w:rPr>
              <w:t>否</w:t>
            </w:r>
          </w:p>
        </w:tc>
        <w:tc>
          <w:tcPr>
            <w:tcW w:w="1275" w:type="dxa"/>
          </w:tcPr>
          <w:p w:rsidR="0090781E" w:rsidRDefault="0090781E" w:rsidP="0090781E">
            <w:pPr>
              <w:rPr>
                <w:b/>
                <w:color w:val="FF0000"/>
                <w:highlight w:val="yellow"/>
              </w:rPr>
            </w:pPr>
          </w:p>
        </w:tc>
        <w:tc>
          <w:tcPr>
            <w:tcW w:w="2694" w:type="dxa"/>
          </w:tcPr>
          <w:p w:rsidR="0090781E" w:rsidRDefault="0090781E" w:rsidP="0090781E">
            <w:pPr>
              <w:rPr>
                <w:b/>
                <w:color w:val="FF0000"/>
                <w:highlight w:val="yellow"/>
              </w:rPr>
            </w:pPr>
            <w:r>
              <w:rPr>
                <w:rFonts w:hint="eastAsia"/>
                <w:b/>
                <w:color w:val="FF0000"/>
                <w:highlight w:val="yellow"/>
              </w:rPr>
              <w:t>第几页</w:t>
            </w:r>
          </w:p>
        </w:tc>
      </w:tr>
    </w:tbl>
    <w:p w:rsidR="0090781E" w:rsidRDefault="0090781E" w:rsidP="0090781E">
      <w:pPr>
        <w:widowControl/>
      </w:pPr>
    </w:p>
    <w:p w:rsidR="0090781E" w:rsidRDefault="0090781E" w:rsidP="0090781E">
      <w:pPr>
        <w:pStyle w:val="5"/>
      </w:pPr>
      <w:r>
        <w:rPr>
          <w:rFonts w:hint="eastAsia"/>
        </w:rPr>
        <w:t>返回报文</w:t>
      </w:r>
    </w:p>
    <w:tbl>
      <w:tblPr>
        <w:tblW w:w="84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1696"/>
        <w:gridCol w:w="4830"/>
      </w:tblGrid>
      <w:tr w:rsidR="0090781E" w:rsidTr="0090781E">
        <w:tc>
          <w:tcPr>
            <w:tcW w:w="1888" w:type="dxa"/>
            <w:shd w:val="clear" w:color="auto" w:fill="BFBFBF"/>
          </w:tcPr>
          <w:p w:rsidR="0090781E" w:rsidRDefault="0090781E" w:rsidP="0090781E">
            <w:pPr>
              <w:rPr>
                <w:b/>
              </w:rPr>
            </w:pPr>
            <w:r>
              <w:rPr>
                <w:rFonts w:hint="eastAsia"/>
                <w:b/>
              </w:rPr>
              <w:t>Key</w:t>
            </w:r>
          </w:p>
        </w:tc>
        <w:tc>
          <w:tcPr>
            <w:tcW w:w="1696" w:type="dxa"/>
            <w:shd w:val="clear" w:color="auto" w:fill="BFBFBF"/>
          </w:tcPr>
          <w:p w:rsidR="0090781E" w:rsidRDefault="0090781E" w:rsidP="0090781E">
            <w:pPr>
              <w:rPr>
                <w:b/>
              </w:rPr>
            </w:pPr>
            <w:r>
              <w:rPr>
                <w:b/>
              </w:rPr>
              <w:t>类型</w:t>
            </w:r>
          </w:p>
        </w:tc>
        <w:tc>
          <w:tcPr>
            <w:tcW w:w="4830" w:type="dxa"/>
            <w:shd w:val="clear" w:color="auto" w:fill="BFBFBF"/>
          </w:tcPr>
          <w:p w:rsidR="0090781E" w:rsidRDefault="0090781E" w:rsidP="0090781E">
            <w:pPr>
              <w:rPr>
                <w:b/>
              </w:rPr>
            </w:pPr>
            <w:r>
              <w:rPr>
                <w:b/>
              </w:rPr>
              <w:t>注释</w:t>
            </w:r>
          </w:p>
        </w:tc>
      </w:tr>
      <w:tr w:rsidR="0090781E" w:rsidTr="0090781E">
        <w:tc>
          <w:tcPr>
            <w:tcW w:w="1888" w:type="dxa"/>
            <w:shd w:val="clear" w:color="auto" w:fill="F2F2F2"/>
          </w:tcPr>
          <w:p w:rsidR="0090781E" w:rsidRDefault="0090781E" w:rsidP="0090781E">
            <w:r>
              <w:rPr>
                <w:rFonts w:hint="eastAsia"/>
              </w:rPr>
              <w:t>resCode</w:t>
            </w:r>
          </w:p>
        </w:tc>
        <w:tc>
          <w:tcPr>
            <w:tcW w:w="1696" w:type="dxa"/>
          </w:tcPr>
          <w:p w:rsidR="0090781E" w:rsidRDefault="0090781E" w:rsidP="0090781E">
            <w:r>
              <w:rPr>
                <w:rFonts w:hint="eastAsia"/>
              </w:rPr>
              <w:t>Integer</w:t>
            </w:r>
          </w:p>
        </w:tc>
        <w:tc>
          <w:tcPr>
            <w:tcW w:w="4830" w:type="dxa"/>
          </w:tcPr>
          <w:p w:rsidR="0090781E" w:rsidRDefault="0090781E" w:rsidP="0090781E">
            <w:r>
              <w:rPr>
                <w:rFonts w:hint="eastAsia"/>
              </w:rPr>
              <w:t>结果码。</w:t>
            </w:r>
            <w:r>
              <w:rPr>
                <w:rFonts w:hint="eastAsia"/>
              </w:rPr>
              <w:t>200</w:t>
            </w:r>
            <w:r>
              <w:rPr>
                <w:rFonts w:hint="eastAsia"/>
              </w:rPr>
              <w:t>表示成功</w:t>
            </w:r>
          </w:p>
        </w:tc>
      </w:tr>
      <w:tr w:rsidR="0090781E" w:rsidTr="0090781E">
        <w:tc>
          <w:tcPr>
            <w:tcW w:w="1888" w:type="dxa"/>
            <w:tcBorders>
              <w:top w:val="single" w:sz="6" w:space="0" w:color="auto"/>
              <w:left w:val="single" w:sz="6" w:space="0" w:color="auto"/>
              <w:bottom w:val="single" w:sz="6" w:space="0" w:color="auto"/>
              <w:right w:val="single" w:sz="6" w:space="0" w:color="auto"/>
            </w:tcBorders>
            <w:shd w:val="clear" w:color="auto" w:fill="F2F2F2"/>
          </w:tcPr>
          <w:p w:rsidR="0090781E" w:rsidRDefault="0090781E" w:rsidP="0090781E">
            <w:r>
              <w:rPr>
                <w:rFonts w:hint="eastAsia"/>
              </w:rPr>
              <w:t>resInfo</w:t>
            </w:r>
          </w:p>
        </w:tc>
        <w:tc>
          <w:tcPr>
            <w:tcW w:w="1696" w:type="dxa"/>
            <w:tcBorders>
              <w:top w:val="single" w:sz="6" w:space="0" w:color="auto"/>
              <w:left w:val="single" w:sz="6" w:space="0" w:color="auto"/>
              <w:bottom w:val="single" w:sz="6" w:space="0" w:color="auto"/>
              <w:right w:val="single" w:sz="6" w:space="0" w:color="auto"/>
            </w:tcBorders>
          </w:tcPr>
          <w:p w:rsidR="0090781E" w:rsidRDefault="0090781E" w:rsidP="0090781E">
            <w:r>
              <w:rPr>
                <w:rFonts w:hint="eastAsia"/>
              </w:rPr>
              <w:t>List</w:t>
            </w:r>
          </w:p>
        </w:tc>
        <w:tc>
          <w:tcPr>
            <w:tcW w:w="4830" w:type="dxa"/>
            <w:tcBorders>
              <w:top w:val="single" w:sz="6" w:space="0" w:color="auto"/>
              <w:left w:val="single" w:sz="6" w:space="0" w:color="auto"/>
              <w:bottom w:val="single" w:sz="6" w:space="0" w:color="auto"/>
              <w:right w:val="single" w:sz="6" w:space="0" w:color="auto"/>
            </w:tcBorders>
          </w:tcPr>
          <w:p w:rsidR="0090781E" w:rsidRDefault="0090781E" w:rsidP="0090781E">
            <w:r>
              <w:rPr>
                <w:rFonts w:hint="eastAsia"/>
              </w:rPr>
              <w:t>列表信息</w:t>
            </w:r>
          </w:p>
        </w:tc>
      </w:tr>
      <w:tr w:rsidR="0090781E" w:rsidTr="0090781E">
        <w:tc>
          <w:tcPr>
            <w:tcW w:w="1888" w:type="dxa"/>
            <w:tcBorders>
              <w:top w:val="single" w:sz="6" w:space="0" w:color="auto"/>
              <w:left w:val="single" w:sz="6" w:space="0" w:color="auto"/>
              <w:bottom w:val="single" w:sz="6" w:space="0" w:color="auto"/>
              <w:right w:val="single" w:sz="6" w:space="0" w:color="auto"/>
            </w:tcBorders>
            <w:shd w:val="clear" w:color="auto" w:fill="F2F2F2"/>
          </w:tcPr>
          <w:p w:rsidR="0090781E" w:rsidRDefault="0090781E" w:rsidP="0090781E">
            <w:r>
              <w:rPr>
                <w:rFonts w:hint="eastAsia"/>
              </w:rPr>
              <w:t>moreInfoUrl</w:t>
            </w:r>
          </w:p>
        </w:tc>
        <w:tc>
          <w:tcPr>
            <w:tcW w:w="1696" w:type="dxa"/>
            <w:tcBorders>
              <w:top w:val="single" w:sz="6" w:space="0" w:color="auto"/>
              <w:left w:val="single" w:sz="6" w:space="0" w:color="auto"/>
              <w:bottom w:val="single" w:sz="6" w:space="0" w:color="auto"/>
              <w:right w:val="single" w:sz="6" w:space="0" w:color="auto"/>
            </w:tcBorders>
          </w:tcPr>
          <w:p w:rsidR="0090781E" w:rsidRDefault="0090781E" w:rsidP="0090781E">
            <w:r>
              <w:rPr>
                <w:rFonts w:hint="eastAsia"/>
              </w:rPr>
              <w:t>String</w:t>
            </w:r>
          </w:p>
        </w:tc>
        <w:tc>
          <w:tcPr>
            <w:tcW w:w="4830" w:type="dxa"/>
            <w:tcBorders>
              <w:top w:val="single" w:sz="6" w:space="0" w:color="auto"/>
              <w:left w:val="single" w:sz="6" w:space="0" w:color="auto"/>
              <w:bottom w:val="single" w:sz="6" w:space="0" w:color="auto"/>
              <w:right w:val="single" w:sz="6" w:space="0" w:color="auto"/>
            </w:tcBorders>
          </w:tcPr>
          <w:p w:rsidR="0090781E" w:rsidRDefault="0090781E" w:rsidP="0090781E">
            <w:r>
              <w:rPr>
                <w:rFonts w:hint="eastAsia"/>
              </w:rPr>
              <w:t>景点更多的</w:t>
            </w:r>
            <w:r>
              <w:rPr>
                <w:rFonts w:hint="eastAsia"/>
              </w:rPr>
              <w:t>url</w:t>
            </w:r>
            <w:r w:rsidRPr="00FF6E96">
              <w:rPr>
                <w:rFonts w:hint="eastAsia"/>
                <w:b/>
                <w:color w:val="FF0000"/>
                <w:highlight w:val="yellow"/>
              </w:rPr>
              <w:t>【</w:t>
            </w:r>
            <w:r w:rsidRPr="00AC3022">
              <w:rPr>
                <w:rFonts w:hint="eastAsia"/>
                <w:b/>
                <w:color w:val="FF0000"/>
                <w:highlight w:val="yellow"/>
              </w:rPr>
              <w:t>在城市名片接口中已返回，此处不用对此字段作处理</w:t>
            </w:r>
            <w:r w:rsidRPr="00FF6E96">
              <w:rPr>
                <w:rFonts w:hint="eastAsia"/>
                <w:b/>
                <w:color w:val="FF0000"/>
                <w:highlight w:val="yellow"/>
              </w:rPr>
              <w:t>】</w:t>
            </w:r>
          </w:p>
        </w:tc>
      </w:tr>
      <w:tr w:rsidR="0090781E" w:rsidTr="0090781E">
        <w:tc>
          <w:tcPr>
            <w:tcW w:w="1888" w:type="dxa"/>
            <w:tcBorders>
              <w:top w:val="single" w:sz="6" w:space="0" w:color="auto"/>
              <w:left w:val="single" w:sz="6" w:space="0" w:color="auto"/>
              <w:bottom w:val="single" w:sz="6" w:space="0" w:color="auto"/>
              <w:right w:val="single" w:sz="6" w:space="0" w:color="auto"/>
            </w:tcBorders>
            <w:shd w:val="clear" w:color="auto" w:fill="F2F2F2"/>
          </w:tcPr>
          <w:p w:rsidR="0090781E" w:rsidRDefault="0090781E" w:rsidP="0090781E"/>
        </w:tc>
        <w:tc>
          <w:tcPr>
            <w:tcW w:w="1696" w:type="dxa"/>
            <w:tcBorders>
              <w:top w:val="single" w:sz="6" w:space="0" w:color="auto"/>
              <w:left w:val="single" w:sz="6" w:space="0" w:color="auto"/>
              <w:bottom w:val="single" w:sz="6" w:space="0" w:color="auto"/>
              <w:right w:val="single" w:sz="6" w:space="0" w:color="auto"/>
            </w:tcBorders>
          </w:tcPr>
          <w:p w:rsidR="0090781E" w:rsidRDefault="0090781E" w:rsidP="0090781E"/>
        </w:tc>
        <w:tc>
          <w:tcPr>
            <w:tcW w:w="4830" w:type="dxa"/>
            <w:tcBorders>
              <w:top w:val="single" w:sz="6" w:space="0" w:color="auto"/>
              <w:left w:val="single" w:sz="6" w:space="0" w:color="auto"/>
              <w:bottom w:val="single" w:sz="6" w:space="0" w:color="auto"/>
              <w:right w:val="single" w:sz="6" w:space="0" w:color="auto"/>
            </w:tcBorders>
          </w:tcPr>
          <w:p w:rsidR="0090781E" w:rsidRDefault="0090781E" w:rsidP="0090781E"/>
        </w:tc>
      </w:tr>
    </w:tbl>
    <w:p w:rsidR="0090781E" w:rsidRDefault="0090781E" w:rsidP="0090781E">
      <w:pPr>
        <w:widowControl/>
      </w:pPr>
      <w:r>
        <w:rPr>
          <w:rFonts w:hint="eastAsia"/>
        </w:rPr>
        <w:t>cateringList</w:t>
      </w:r>
    </w:p>
    <w:tbl>
      <w:tblPr>
        <w:tblW w:w="836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1275"/>
        <w:gridCol w:w="2694"/>
      </w:tblGrid>
      <w:tr w:rsidR="0090781E" w:rsidTr="0090781E">
        <w:tc>
          <w:tcPr>
            <w:tcW w:w="1843" w:type="dxa"/>
            <w:shd w:val="clear" w:color="auto" w:fill="BFBFBF"/>
          </w:tcPr>
          <w:p w:rsidR="0090781E" w:rsidRDefault="0090781E" w:rsidP="0090781E">
            <w:pPr>
              <w:rPr>
                <w:b/>
              </w:rPr>
            </w:pPr>
            <w:r>
              <w:rPr>
                <w:rFonts w:hint="eastAsia"/>
                <w:b/>
              </w:rPr>
              <w:t>Key</w:t>
            </w:r>
          </w:p>
        </w:tc>
        <w:tc>
          <w:tcPr>
            <w:tcW w:w="1559" w:type="dxa"/>
            <w:shd w:val="clear" w:color="auto" w:fill="BFBFBF"/>
          </w:tcPr>
          <w:p w:rsidR="0090781E" w:rsidRDefault="0090781E" w:rsidP="0090781E">
            <w:pPr>
              <w:rPr>
                <w:b/>
              </w:rPr>
            </w:pPr>
            <w:r>
              <w:rPr>
                <w:b/>
              </w:rPr>
              <w:t>类型</w:t>
            </w:r>
          </w:p>
        </w:tc>
        <w:tc>
          <w:tcPr>
            <w:tcW w:w="993" w:type="dxa"/>
            <w:shd w:val="clear" w:color="auto" w:fill="BFBFBF"/>
          </w:tcPr>
          <w:p w:rsidR="0090781E" w:rsidRDefault="0090781E" w:rsidP="0090781E">
            <w:pPr>
              <w:rPr>
                <w:b/>
              </w:rPr>
            </w:pPr>
            <w:r>
              <w:rPr>
                <w:rFonts w:hint="eastAsia"/>
                <w:b/>
              </w:rPr>
              <w:t>必须</w:t>
            </w:r>
          </w:p>
        </w:tc>
        <w:tc>
          <w:tcPr>
            <w:tcW w:w="1275" w:type="dxa"/>
            <w:shd w:val="clear" w:color="auto" w:fill="BFBFBF"/>
          </w:tcPr>
          <w:p w:rsidR="0090781E" w:rsidRDefault="0090781E" w:rsidP="0090781E">
            <w:pPr>
              <w:ind w:firstLineChars="50" w:firstLine="120"/>
              <w:rPr>
                <w:b/>
              </w:rPr>
            </w:pPr>
            <w:r>
              <w:rPr>
                <w:rFonts w:hint="eastAsia"/>
                <w:b/>
              </w:rPr>
              <w:t>长度</w:t>
            </w:r>
          </w:p>
        </w:tc>
        <w:tc>
          <w:tcPr>
            <w:tcW w:w="2694" w:type="dxa"/>
            <w:shd w:val="clear" w:color="auto" w:fill="BFBFBF"/>
          </w:tcPr>
          <w:p w:rsidR="0090781E" w:rsidRDefault="0090781E" w:rsidP="0090781E">
            <w:pPr>
              <w:rPr>
                <w:b/>
              </w:rPr>
            </w:pPr>
            <w:r>
              <w:rPr>
                <w:b/>
              </w:rPr>
              <w:t>注释</w:t>
            </w:r>
          </w:p>
        </w:tc>
      </w:tr>
      <w:tr w:rsidR="0090781E" w:rsidTr="0090781E">
        <w:tc>
          <w:tcPr>
            <w:tcW w:w="1843" w:type="dxa"/>
            <w:shd w:val="clear" w:color="auto" w:fill="F2F2F2"/>
          </w:tcPr>
          <w:p w:rsidR="0090781E" w:rsidRDefault="0090781E" w:rsidP="0090781E">
            <w:pPr>
              <w:jc w:val="left"/>
            </w:pPr>
            <w:r>
              <w:rPr>
                <w:rFonts w:hint="eastAsia"/>
              </w:rPr>
              <w:t>cateingUrl</w:t>
            </w:r>
          </w:p>
        </w:tc>
        <w:tc>
          <w:tcPr>
            <w:tcW w:w="1559" w:type="dxa"/>
          </w:tcPr>
          <w:p w:rsidR="0090781E" w:rsidRDefault="0090781E" w:rsidP="0090781E">
            <w:r>
              <w:t>S</w:t>
            </w:r>
            <w:r>
              <w:rPr>
                <w:rFonts w:hint="eastAsia"/>
              </w:rPr>
              <w:t>tring</w:t>
            </w:r>
          </w:p>
        </w:tc>
        <w:tc>
          <w:tcPr>
            <w:tcW w:w="993" w:type="dxa"/>
          </w:tcPr>
          <w:p w:rsidR="0090781E" w:rsidRDefault="0090781E" w:rsidP="0090781E">
            <w:r>
              <w:rPr>
                <w:rFonts w:hint="eastAsia"/>
              </w:rPr>
              <w:t>是</w:t>
            </w:r>
          </w:p>
        </w:tc>
        <w:tc>
          <w:tcPr>
            <w:tcW w:w="1275" w:type="dxa"/>
          </w:tcPr>
          <w:p w:rsidR="0090781E" w:rsidRDefault="0090781E" w:rsidP="0090781E">
            <w:r>
              <w:rPr>
                <w:rFonts w:hint="eastAsia"/>
              </w:rPr>
              <w:t>200</w:t>
            </w:r>
          </w:p>
        </w:tc>
        <w:tc>
          <w:tcPr>
            <w:tcW w:w="2694" w:type="dxa"/>
          </w:tcPr>
          <w:p w:rsidR="0090781E" w:rsidRDefault="0090781E" w:rsidP="0090781E">
            <w:r>
              <w:rPr>
                <w:rFonts w:hint="eastAsia"/>
              </w:rPr>
              <w:t>美食图片</w:t>
            </w:r>
            <w:r>
              <w:rPr>
                <w:rFonts w:hint="eastAsia"/>
              </w:rPr>
              <w:t>URL</w:t>
            </w:r>
          </w:p>
        </w:tc>
      </w:tr>
      <w:tr w:rsidR="0090781E" w:rsidTr="0090781E">
        <w:tc>
          <w:tcPr>
            <w:tcW w:w="1843" w:type="dxa"/>
            <w:shd w:val="clear" w:color="auto" w:fill="F2F2F2"/>
          </w:tcPr>
          <w:p w:rsidR="0090781E" w:rsidRDefault="0090781E" w:rsidP="0090781E">
            <w:pPr>
              <w:jc w:val="left"/>
            </w:pPr>
            <w:r>
              <w:rPr>
                <w:rFonts w:hint="eastAsia"/>
              </w:rPr>
              <w:t>cateingName</w:t>
            </w:r>
          </w:p>
        </w:tc>
        <w:tc>
          <w:tcPr>
            <w:tcW w:w="1559" w:type="dxa"/>
          </w:tcPr>
          <w:p w:rsidR="0090781E" w:rsidRDefault="0090781E" w:rsidP="0090781E">
            <w:r>
              <w:rPr>
                <w:rFonts w:hint="eastAsia"/>
              </w:rPr>
              <w:t>String</w:t>
            </w:r>
          </w:p>
        </w:tc>
        <w:tc>
          <w:tcPr>
            <w:tcW w:w="993" w:type="dxa"/>
          </w:tcPr>
          <w:p w:rsidR="0090781E" w:rsidRDefault="0090781E" w:rsidP="0090781E">
            <w:r>
              <w:rPr>
                <w:rFonts w:hint="eastAsia"/>
              </w:rPr>
              <w:t>是</w:t>
            </w:r>
          </w:p>
        </w:tc>
        <w:tc>
          <w:tcPr>
            <w:tcW w:w="1275" w:type="dxa"/>
          </w:tcPr>
          <w:p w:rsidR="0090781E" w:rsidRDefault="0090781E" w:rsidP="0090781E">
            <w:r>
              <w:rPr>
                <w:rFonts w:hint="eastAsia"/>
              </w:rPr>
              <w:t>100</w:t>
            </w:r>
          </w:p>
        </w:tc>
        <w:tc>
          <w:tcPr>
            <w:tcW w:w="2694" w:type="dxa"/>
          </w:tcPr>
          <w:p w:rsidR="0090781E" w:rsidRDefault="0090781E" w:rsidP="0090781E">
            <w:r>
              <w:rPr>
                <w:rFonts w:hint="eastAsia"/>
              </w:rPr>
              <w:t>美食名称</w:t>
            </w:r>
          </w:p>
        </w:tc>
      </w:tr>
      <w:tr w:rsidR="0090781E" w:rsidTr="0090781E">
        <w:tc>
          <w:tcPr>
            <w:tcW w:w="1843" w:type="dxa"/>
            <w:shd w:val="clear" w:color="auto" w:fill="F2F2F2"/>
          </w:tcPr>
          <w:p w:rsidR="0090781E" w:rsidRDefault="0090781E" w:rsidP="0090781E">
            <w:pPr>
              <w:jc w:val="left"/>
            </w:pPr>
            <w:r>
              <w:rPr>
                <w:rFonts w:hint="eastAsia"/>
              </w:rPr>
              <w:t>cateingId</w:t>
            </w:r>
          </w:p>
        </w:tc>
        <w:tc>
          <w:tcPr>
            <w:tcW w:w="1559" w:type="dxa"/>
          </w:tcPr>
          <w:p w:rsidR="0090781E" w:rsidRPr="009A7BDA" w:rsidRDefault="0090781E" w:rsidP="0090781E">
            <w:pPr>
              <w:rPr>
                <w:b/>
                <w:color w:val="FF0000"/>
              </w:rPr>
            </w:pPr>
            <w:r w:rsidRPr="009A7BDA">
              <w:rPr>
                <w:rFonts w:hint="eastAsia"/>
                <w:b/>
                <w:color w:val="FF0000"/>
                <w:highlight w:val="yellow"/>
              </w:rPr>
              <w:t>Integer</w:t>
            </w:r>
          </w:p>
        </w:tc>
        <w:tc>
          <w:tcPr>
            <w:tcW w:w="993" w:type="dxa"/>
          </w:tcPr>
          <w:p w:rsidR="0090781E" w:rsidRDefault="0090781E" w:rsidP="0090781E">
            <w:r>
              <w:rPr>
                <w:rFonts w:hint="eastAsia"/>
              </w:rPr>
              <w:t>是</w:t>
            </w:r>
          </w:p>
        </w:tc>
        <w:tc>
          <w:tcPr>
            <w:tcW w:w="1275" w:type="dxa"/>
          </w:tcPr>
          <w:p w:rsidR="0090781E" w:rsidRDefault="0090781E" w:rsidP="0090781E">
            <w:r>
              <w:rPr>
                <w:rFonts w:hint="eastAsia"/>
              </w:rPr>
              <w:t>10</w:t>
            </w:r>
          </w:p>
        </w:tc>
        <w:tc>
          <w:tcPr>
            <w:tcW w:w="2694" w:type="dxa"/>
          </w:tcPr>
          <w:p w:rsidR="0090781E" w:rsidRDefault="0090781E" w:rsidP="0090781E">
            <w:r>
              <w:rPr>
                <w:rFonts w:hint="eastAsia"/>
              </w:rPr>
              <w:t>美食</w:t>
            </w:r>
            <w:r>
              <w:rPr>
                <w:rFonts w:hint="eastAsia"/>
              </w:rPr>
              <w:t>ID</w:t>
            </w:r>
          </w:p>
        </w:tc>
      </w:tr>
      <w:tr w:rsidR="0090781E" w:rsidTr="0090781E">
        <w:tc>
          <w:tcPr>
            <w:tcW w:w="1843" w:type="dxa"/>
            <w:shd w:val="clear" w:color="auto" w:fill="F2F2F2"/>
          </w:tcPr>
          <w:p w:rsidR="0090781E" w:rsidRPr="00C147D0" w:rsidRDefault="0090781E" w:rsidP="0090781E">
            <w:pPr>
              <w:jc w:val="left"/>
            </w:pPr>
            <w:r w:rsidRPr="00C147D0">
              <w:t>cate</w:t>
            </w:r>
            <w:r w:rsidRPr="00C147D0">
              <w:rPr>
                <w:rFonts w:hint="eastAsia"/>
              </w:rPr>
              <w:t>ingType</w:t>
            </w:r>
          </w:p>
        </w:tc>
        <w:tc>
          <w:tcPr>
            <w:tcW w:w="1559" w:type="dxa"/>
          </w:tcPr>
          <w:p w:rsidR="0090781E" w:rsidRPr="00C147D0" w:rsidRDefault="0090781E" w:rsidP="0090781E">
            <w:r w:rsidRPr="00C147D0">
              <w:rPr>
                <w:rFonts w:hint="eastAsia"/>
              </w:rPr>
              <w:t>String</w:t>
            </w:r>
          </w:p>
        </w:tc>
        <w:tc>
          <w:tcPr>
            <w:tcW w:w="993" w:type="dxa"/>
          </w:tcPr>
          <w:p w:rsidR="0090781E" w:rsidRPr="00C147D0" w:rsidRDefault="0090781E" w:rsidP="0090781E">
            <w:r w:rsidRPr="00C147D0">
              <w:rPr>
                <w:rFonts w:hint="eastAsia"/>
              </w:rPr>
              <w:t>是</w:t>
            </w:r>
          </w:p>
        </w:tc>
        <w:tc>
          <w:tcPr>
            <w:tcW w:w="1275" w:type="dxa"/>
          </w:tcPr>
          <w:p w:rsidR="0090781E" w:rsidRPr="00C147D0" w:rsidRDefault="0090781E" w:rsidP="0090781E">
            <w:r w:rsidRPr="00C147D0">
              <w:rPr>
                <w:rFonts w:hint="eastAsia"/>
              </w:rPr>
              <w:t>50</w:t>
            </w:r>
          </w:p>
        </w:tc>
        <w:tc>
          <w:tcPr>
            <w:tcW w:w="2694" w:type="dxa"/>
          </w:tcPr>
          <w:p w:rsidR="0090781E" w:rsidRPr="00C147D0" w:rsidRDefault="0090781E" w:rsidP="0090781E">
            <w:r w:rsidRPr="00C147D0">
              <w:rPr>
                <w:rFonts w:hint="eastAsia"/>
              </w:rPr>
              <w:t>美食类别</w:t>
            </w:r>
          </w:p>
        </w:tc>
      </w:tr>
      <w:tr w:rsidR="0090781E" w:rsidTr="0090781E">
        <w:tc>
          <w:tcPr>
            <w:tcW w:w="1843" w:type="dxa"/>
            <w:shd w:val="clear" w:color="auto" w:fill="F2F2F2"/>
          </w:tcPr>
          <w:p w:rsidR="0090781E" w:rsidRDefault="0090781E" w:rsidP="0090781E">
            <w:pPr>
              <w:jc w:val="left"/>
            </w:pPr>
            <w:r>
              <w:rPr>
                <w:rFonts w:hint="eastAsia"/>
              </w:rPr>
              <w:t>cateingDetailUrl</w:t>
            </w:r>
          </w:p>
        </w:tc>
        <w:tc>
          <w:tcPr>
            <w:tcW w:w="1559" w:type="dxa"/>
          </w:tcPr>
          <w:p w:rsidR="0090781E" w:rsidRDefault="0090781E" w:rsidP="0090781E">
            <w:r>
              <w:rPr>
                <w:rFonts w:hint="eastAsia"/>
              </w:rPr>
              <w:t>String</w:t>
            </w:r>
          </w:p>
        </w:tc>
        <w:tc>
          <w:tcPr>
            <w:tcW w:w="993" w:type="dxa"/>
          </w:tcPr>
          <w:p w:rsidR="0090781E" w:rsidRDefault="0090781E" w:rsidP="0090781E">
            <w:r>
              <w:rPr>
                <w:rFonts w:hint="eastAsia"/>
              </w:rPr>
              <w:t>是</w:t>
            </w:r>
          </w:p>
        </w:tc>
        <w:tc>
          <w:tcPr>
            <w:tcW w:w="1275" w:type="dxa"/>
          </w:tcPr>
          <w:p w:rsidR="0090781E" w:rsidRDefault="0090781E" w:rsidP="0090781E">
            <w:r>
              <w:rPr>
                <w:rFonts w:hint="eastAsia"/>
              </w:rPr>
              <w:t>200</w:t>
            </w:r>
          </w:p>
        </w:tc>
        <w:tc>
          <w:tcPr>
            <w:tcW w:w="2694" w:type="dxa"/>
          </w:tcPr>
          <w:p w:rsidR="0090781E" w:rsidRDefault="0090781E" w:rsidP="0090781E">
            <w:r>
              <w:rPr>
                <w:rFonts w:hint="eastAsia"/>
              </w:rPr>
              <w:t>美食详情</w:t>
            </w:r>
            <w:r>
              <w:rPr>
                <w:rFonts w:hint="eastAsia"/>
              </w:rPr>
              <w:t>url</w:t>
            </w:r>
          </w:p>
        </w:tc>
      </w:tr>
      <w:tr w:rsidR="0090781E" w:rsidTr="0090781E">
        <w:tc>
          <w:tcPr>
            <w:tcW w:w="1843" w:type="dxa"/>
            <w:shd w:val="clear" w:color="auto" w:fill="F2F2F2"/>
          </w:tcPr>
          <w:p w:rsidR="0090781E" w:rsidRDefault="0090781E" w:rsidP="0090781E">
            <w:pPr>
              <w:jc w:val="left"/>
            </w:pPr>
            <w:r>
              <w:rPr>
                <w:rFonts w:hint="eastAsia"/>
              </w:rPr>
              <w:t>cateingScore</w:t>
            </w:r>
          </w:p>
        </w:tc>
        <w:tc>
          <w:tcPr>
            <w:tcW w:w="1559" w:type="dxa"/>
          </w:tcPr>
          <w:p w:rsidR="0090781E" w:rsidRDefault="0090781E" w:rsidP="0090781E">
            <w:r>
              <w:rPr>
                <w:rFonts w:hint="eastAsia"/>
              </w:rPr>
              <w:t>String</w:t>
            </w:r>
          </w:p>
        </w:tc>
        <w:tc>
          <w:tcPr>
            <w:tcW w:w="993" w:type="dxa"/>
          </w:tcPr>
          <w:p w:rsidR="0090781E" w:rsidRDefault="0090781E" w:rsidP="0090781E">
            <w:r>
              <w:rPr>
                <w:rFonts w:hint="eastAsia"/>
              </w:rPr>
              <w:t>是</w:t>
            </w:r>
          </w:p>
        </w:tc>
        <w:tc>
          <w:tcPr>
            <w:tcW w:w="1275" w:type="dxa"/>
          </w:tcPr>
          <w:p w:rsidR="0090781E" w:rsidRDefault="0090781E" w:rsidP="0090781E">
            <w:r>
              <w:rPr>
                <w:rFonts w:hint="eastAsia"/>
              </w:rPr>
              <w:t>10</w:t>
            </w:r>
          </w:p>
        </w:tc>
        <w:tc>
          <w:tcPr>
            <w:tcW w:w="2694" w:type="dxa"/>
          </w:tcPr>
          <w:p w:rsidR="0090781E" w:rsidRDefault="0090781E" w:rsidP="0090781E">
            <w:r>
              <w:rPr>
                <w:rFonts w:hint="eastAsia"/>
              </w:rPr>
              <w:t>美食评分</w:t>
            </w:r>
          </w:p>
        </w:tc>
      </w:tr>
      <w:tr w:rsidR="0090781E" w:rsidRPr="00D27B6E" w:rsidTr="0090781E">
        <w:tc>
          <w:tcPr>
            <w:tcW w:w="1843" w:type="dxa"/>
            <w:shd w:val="clear" w:color="auto" w:fill="F2F2F2"/>
          </w:tcPr>
          <w:p w:rsidR="0090781E" w:rsidRPr="00D27B6E" w:rsidRDefault="0090781E" w:rsidP="0090781E">
            <w:pPr>
              <w:jc w:val="left"/>
              <w:rPr>
                <w:b/>
                <w:color w:val="FF0000"/>
                <w:highlight w:val="yellow"/>
              </w:rPr>
            </w:pPr>
            <w:r w:rsidRPr="00D27B6E">
              <w:rPr>
                <w:b/>
                <w:color w:val="FF0000"/>
                <w:highlight w:val="yellow"/>
              </w:rPr>
              <w:lastRenderedPageBreak/>
              <w:t>cateingCardId</w:t>
            </w:r>
          </w:p>
        </w:tc>
        <w:tc>
          <w:tcPr>
            <w:tcW w:w="1559" w:type="dxa"/>
          </w:tcPr>
          <w:p w:rsidR="0090781E" w:rsidRPr="00D27B6E" w:rsidRDefault="0090781E" w:rsidP="0090781E">
            <w:pPr>
              <w:rPr>
                <w:b/>
                <w:color w:val="FF0000"/>
                <w:highlight w:val="yellow"/>
              </w:rPr>
            </w:pPr>
            <w:r w:rsidRPr="00D27B6E">
              <w:rPr>
                <w:rFonts w:hint="eastAsia"/>
                <w:b/>
                <w:color w:val="FF0000"/>
                <w:highlight w:val="yellow"/>
              </w:rPr>
              <w:t>String</w:t>
            </w:r>
          </w:p>
        </w:tc>
        <w:tc>
          <w:tcPr>
            <w:tcW w:w="993" w:type="dxa"/>
          </w:tcPr>
          <w:p w:rsidR="0090781E" w:rsidRPr="00D27B6E" w:rsidRDefault="0090781E" w:rsidP="0090781E">
            <w:pPr>
              <w:rPr>
                <w:b/>
                <w:color w:val="FF0000"/>
                <w:highlight w:val="yellow"/>
              </w:rPr>
            </w:pPr>
            <w:r w:rsidRPr="00D27B6E">
              <w:rPr>
                <w:rFonts w:hint="eastAsia"/>
                <w:b/>
                <w:color w:val="FF0000"/>
                <w:highlight w:val="yellow"/>
              </w:rPr>
              <w:t>是</w:t>
            </w:r>
          </w:p>
        </w:tc>
        <w:tc>
          <w:tcPr>
            <w:tcW w:w="1275" w:type="dxa"/>
          </w:tcPr>
          <w:p w:rsidR="0090781E" w:rsidRPr="00D27B6E" w:rsidRDefault="0090781E" w:rsidP="0090781E">
            <w:pPr>
              <w:rPr>
                <w:b/>
                <w:color w:val="FF0000"/>
                <w:highlight w:val="yellow"/>
              </w:rPr>
            </w:pPr>
            <w:r w:rsidRPr="00D27B6E">
              <w:rPr>
                <w:rFonts w:hint="eastAsia"/>
                <w:b/>
                <w:color w:val="FF0000"/>
                <w:highlight w:val="yellow"/>
              </w:rPr>
              <w:t>10</w:t>
            </w:r>
          </w:p>
        </w:tc>
        <w:tc>
          <w:tcPr>
            <w:tcW w:w="2694" w:type="dxa"/>
          </w:tcPr>
          <w:p w:rsidR="0090781E" w:rsidRPr="00D27B6E" w:rsidRDefault="0090781E" w:rsidP="0090781E">
            <w:pPr>
              <w:rPr>
                <w:b/>
                <w:color w:val="FF0000"/>
              </w:rPr>
            </w:pPr>
            <w:r w:rsidRPr="00D27B6E">
              <w:rPr>
                <w:rFonts w:hint="eastAsia"/>
                <w:b/>
                <w:color w:val="FF0000"/>
                <w:highlight w:val="yellow"/>
              </w:rPr>
              <w:t>美食名片</w:t>
            </w:r>
            <w:r w:rsidRPr="00D27B6E">
              <w:rPr>
                <w:rFonts w:hint="eastAsia"/>
                <w:b/>
                <w:color w:val="FF0000"/>
                <w:highlight w:val="yellow"/>
              </w:rPr>
              <w:t>ID</w:t>
            </w:r>
            <w:r>
              <w:rPr>
                <w:rFonts w:hint="eastAsia"/>
                <w:b/>
                <w:color w:val="FF0000"/>
              </w:rPr>
              <w:t>（由号百提供）</w:t>
            </w:r>
          </w:p>
        </w:tc>
      </w:tr>
    </w:tbl>
    <w:p w:rsidR="0090781E" w:rsidRPr="0090781E" w:rsidRDefault="0090781E" w:rsidP="0090781E"/>
    <w:p w:rsidR="007B0D7A" w:rsidRDefault="007B0D7A" w:rsidP="007B0D7A">
      <w:pPr>
        <w:pStyle w:val="2"/>
        <w:numPr>
          <w:ilvl w:val="0"/>
          <w:numId w:val="1"/>
        </w:numPr>
      </w:pPr>
      <w:bookmarkStart w:id="75" w:name="_Toc405551122"/>
      <w:r>
        <w:rPr>
          <w:rFonts w:hint="eastAsia"/>
        </w:rPr>
        <w:t>服务热线</w:t>
      </w:r>
      <w:bookmarkEnd w:id="75"/>
    </w:p>
    <w:p w:rsidR="0090781E" w:rsidRDefault="0090781E" w:rsidP="002B116C">
      <w:pPr>
        <w:pStyle w:val="30"/>
        <w:numPr>
          <w:ilvl w:val="0"/>
          <w:numId w:val="8"/>
        </w:numPr>
      </w:pPr>
      <w:bookmarkStart w:id="76" w:name="_Toc405551123"/>
      <w:r>
        <w:rPr>
          <w:rFonts w:hint="eastAsia"/>
        </w:rPr>
        <w:t>服务热线列表</w:t>
      </w:r>
      <w:bookmarkEnd w:id="76"/>
    </w:p>
    <w:p w:rsidR="0090781E" w:rsidRDefault="0090781E" w:rsidP="0090781E">
      <w:pPr>
        <w:pStyle w:val="5"/>
      </w:pPr>
      <w:r>
        <w:t>接口描述</w:t>
      </w:r>
    </w:p>
    <w:p w:rsidR="0090781E" w:rsidRDefault="0090781E" w:rsidP="0090781E">
      <w:r w:rsidRPr="0090781E">
        <w:rPr>
          <w:rFonts w:hAnsi="宋体"/>
          <w:b/>
        </w:rPr>
        <w:t>接口功能</w:t>
      </w:r>
      <w:r>
        <w:rPr>
          <w:rFonts w:hAnsi="宋体"/>
        </w:rPr>
        <w:t>：获取服务热线列表</w:t>
      </w:r>
    </w:p>
    <w:p w:rsidR="0090781E" w:rsidRDefault="0090781E" w:rsidP="0090781E">
      <w:r w:rsidRPr="0090781E">
        <w:rPr>
          <w:rFonts w:hAnsi="宋体"/>
          <w:b/>
        </w:rPr>
        <w:t>交互协议</w:t>
      </w:r>
      <w:r>
        <w:rPr>
          <w:rFonts w:hAnsi="宋体"/>
        </w:rPr>
        <w:t>：</w:t>
      </w:r>
      <w:r>
        <w:t>HTTP</w:t>
      </w:r>
    </w:p>
    <w:p w:rsidR="0090781E" w:rsidRDefault="0090781E" w:rsidP="0090781E">
      <w:r w:rsidRPr="0090781E">
        <w:rPr>
          <w:rFonts w:hAnsi="宋体"/>
          <w:b/>
        </w:rPr>
        <w:t>请求方式</w:t>
      </w:r>
      <w:r>
        <w:t>:POST</w:t>
      </w:r>
    </w:p>
    <w:p w:rsidR="0090781E" w:rsidRDefault="0090781E" w:rsidP="0090781E">
      <w:r w:rsidRPr="0090781E">
        <w:rPr>
          <w:rFonts w:hAnsi="宋体"/>
          <w:b/>
        </w:rPr>
        <w:t>数据格式</w:t>
      </w:r>
      <w:r>
        <w:rPr>
          <w:rFonts w:hAnsi="宋体"/>
        </w:rPr>
        <w:t>：</w:t>
      </w:r>
      <w:r>
        <w:t>JSON</w:t>
      </w:r>
    </w:p>
    <w:p w:rsidR="0090781E" w:rsidRDefault="0090781E" w:rsidP="00594C7F">
      <w:pPr>
        <w:jc w:val="left"/>
      </w:pPr>
      <w:r w:rsidRPr="0090781E">
        <w:rPr>
          <w:rFonts w:hAnsi="宋体"/>
          <w:b/>
        </w:rPr>
        <w:t>服务端地址：</w:t>
      </w:r>
      <w:hyperlink r:id="rId76" w:history="1">
        <w:r>
          <w:rPr>
            <w:rStyle w:val="af0"/>
          </w:rPr>
          <w:t>http://101.95.48.96:8005/public/sjkf/line/hotLineList?Type=1&amp;Brand=0&amp;PageSize=1&amp;PageIndex=1</w:t>
        </w:r>
      </w:hyperlink>
    </w:p>
    <w:p w:rsidR="0090781E" w:rsidRDefault="0090781E" w:rsidP="0090781E">
      <w:r w:rsidRPr="0090781E">
        <w:rPr>
          <w:rFonts w:hAnsi="宋体"/>
          <w:b/>
        </w:rPr>
        <w:t>返回数据示例</w:t>
      </w:r>
      <w:r>
        <w:t>:</w:t>
      </w:r>
    </w:p>
    <w:p w:rsidR="0090781E" w:rsidRDefault="0090781E" w:rsidP="0090781E">
      <w:r>
        <w:t>[{"resCode":"200","lineList":[{"hotlineNum":"18918910000","useRange":"efeasfea","hotlineIcon":"/res/aa.jpg","hotlineId":1,"hotlineSort":"2101","callCharge":"</w:t>
      </w:r>
      <w:r>
        <w:rPr>
          <w:rFonts w:hAnsi="宋体"/>
        </w:rPr>
        <w:t>手机拨打免费</w:t>
      </w:r>
      <w:r>
        <w:t>","isNeedComment":"</w:t>
      </w:r>
      <w:r>
        <w:rPr>
          <w:rFonts w:hAnsi="宋体"/>
        </w:rPr>
        <w:t>是</w:t>
      </w:r>
      <w:r>
        <w:t>","manageUnit":"</w:t>
      </w:r>
      <w:r>
        <w:rPr>
          <w:rFonts w:hAnsi="宋体"/>
        </w:rPr>
        <w:t>视讯基地</w:t>
      </w:r>
      <w:r>
        <w:t>","hotlineState":"</w:t>
      </w:r>
      <w:r>
        <w:rPr>
          <w:rFonts w:hAnsi="宋体"/>
        </w:rPr>
        <w:t>可用</w:t>
      </w:r>
      <w:r>
        <w:t>","brandId":0,"brandName":"","typeName":"","SIsdeleted":0,"hotlineName":"</w:t>
      </w:r>
      <w:r>
        <w:rPr>
          <w:rFonts w:hAnsi="宋体"/>
        </w:rPr>
        <w:t>国际漫游客服热线</w:t>
      </w:r>
      <w:r>
        <w:t xml:space="preserve">","SName":"","SModifydate":null,"SIstop":0,"serviceTime":"9:00~20:00 </w:t>
      </w:r>
      <w:r>
        <w:rPr>
          <w:rFonts w:hAnsi="宋体"/>
        </w:rPr>
        <w:t>周一至周日</w:t>
      </w:r>
      <w:r>
        <w:t>","SAdddate":null,"serviceRange":"feasfsaefesafeasfesa","typeId":0},{"hotlineNum":"safesa","useRange":"fesa","hotlineIcon":"E:\\Workspaces\\10years\\JACMS_ORCLE\\WebRoot\\cms_sites\\juxin\\res\\upload\\interface\\hotline20130321142114373.jpg","hotlineId":21,"hotlineSort":"fesafesa","callCharge":"fesa","isNeedComment":"safesa","manageUnit":"fesaf","hotlineState":"esaf","brandId":0,"brandName":"","typeName":"","SIsdeleted":0,"hotlineName":"feas","SName":"","SModifydate":null,"SIstop":0,"serviceTime":"fesa","SAdddate":null,"serviceRange":"esafesa","typeId":0}]}]</w:t>
      </w:r>
    </w:p>
    <w:p w:rsidR="0090781E" w:rsidRDefault="0090781E" w:rsidP="001A3F56">
      <w:pPr>
        <w:pStyle w:val="5"/>
      </w:pPr>
      <w: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993"/>
        <w:gridCol w:w="3932"/>
      </w:tblGrid>
      <w:tr w:rsidR="001A3F56" w:rsidTr="001A3F56">
        <w:tc>
          <w:tcPr>
            <w:tcW w:w="1843" w:type="dxa"/>
            <w:shd w:val="clear" w:color="auto" w:fill="BFBFBF"/>
          </w:tcPr>
          <w:p w:rsidR="001A3F56" w:rsidRDefault="001A3F56" w:rsidP="0090781E">
            <w:r>
              <w:t>Key</w:t>
            </w:r>
          </w:p>
        </w:tc>
        <w:tc>
          <w:tcPr>
            <w:tcW w:w="1559" w:type="dxa"/>
            <w:shd w:val="clear" w:color="auto" w:fill="BFBFBF"/>
          </w:tcPr>
          <w:p w:rsidR="001A3F56" w:rsidRDefault="001A3F56" w:rsidP="0090781E">
            <w:r>
              <w:rPr>
                <w:rFonts w:hAnsi="宋体"/>
              </w:rPr>
              <w:t>类型</w:t>
            </w:r>
          </w:p>
        </w:tc>
        <w:tc>
          <w:tcPr>
            <w:tcW w:w="993" w:type="dxa"/>
            <w:shd w:val="clear" w:color="auto" w:fill="BFBFBF"/>
          </w:tcPr>
          <w:p w:rsidR="001A3F56" w:rsidRDefault="001A3F56" w:rsidP="0090781E">
            <w:r>
              <w:rPr>
                <w:rFonts w:hAnsi="宋体"/>
              </w:rPr>
              <w:t>必须</w:t>
            </w:r>
          </w:p>
        </w:tc>
        <w:tc>
          <w:tcPr>
            <w:tcW w:w="3932" w:type="dxa"/>
            <w:shd w:val="clear" w:color="auto" w:fill="BFBFBF"/>
          </w:tcPr>
          <w:p w:rsidR="001A3F56" w:rsidRDefault="001A3F56" w:rsidP="0090781E">
            <w:r>
              <w:rPr>
                <w:rFonts w:hAnsi="宋体"/>
              </w:rPr>
              <w:t>注释</w:t>
            </w:r>
          </w:p>
        </w:tc>
      </w:tr>
      <w:tr w:rsidR="001A3F56" w:rsidTr="001A3F56">
        <w:tc>
          <w:tcPr>
            <w:tcW w:w="1843" w:type="dxa"/>
            <w:shd w:val="clear" w:color="auto" w:fill="F2F2F2"/>
          </w:tcPr>
          <w:p w:rsidR="001A3F56" w:rsidRDefault="001A3F56" w:rsidP="0090781E">
            <w:r>
              <w:t>Serial</w:t>
            </w:r>
          </w:p>
        </w:tc>
        <w:tc>
          <w:tcPr>
            <w:tcW w:w="1559" w:type="dxa"/>
          </w:tcPr>
          <w:p w:rsidR="001A3F56" w:rsidRDefault="001A3F56" w:rsidP="0090781E">
            <w:r>
              <w:t>String</w:t>
            </w:r>
          </w:p>
        </w:tc>
        <w:tc>
          <w:tcPr>
            <w:tcW w:w="993" w:type="dxa"/>
          </w:tcPr>
          <w:p w:rsidR="001A3F56" w:rsidRDefault="001A3F56" w:rsidP="0090781E">
            <w:r>
              <w:rPr>
                <w:rFonts w:hAnsi="宋体"/>
              </w:rPr>
              <w:t>否</w:t>
            </w:r>
          </w:p>
        </w:tc>
        <w:tc>
          <w:tcPr>
            <w:tcW w:w="3932" w:type="dxa"/>
          </w:tcPr>
          <w:p w:rsidR="001A3F56" w:rsidRDefault="001A3F56" w:rsidP="0090781E">
            <w:r>
              <w:rPr>
                <w:rFonts w:hAnsi="宋体"/>
              </w:rPr>
              <w:t>序列号</w:t>
            </w:r>
          </w:p>
        </w:tc>
      </w:tr>
      <w:tr w:rsidR="001A3F56" w:rsidTr="001A3F56">
        <w:tc>
          <w:tcPr>
            <w:tcW w:w="1843" w:type="dxa"/>
            <w:shd w:val="clear" w:color="auto" w:fill="F2F2F2"/>
          </w:tcPr>
          <w:p w:rsidR="001A3F56" w:rsidRDefault="001A3F56" w:rsidP="0090781E">
            <w:r>
              <w:t>Type</w:t>
            </w:r>
          </w:p>
        </w:tc>
        <w:tc>
          <w:tcPr>
            <w:tcW w:w="1559" w:type="dxa"/>
          </w:tcPr>
          <w:p w:rsidR="001A3F56" w:rsidRDefault="001A3F56" w:rsidP="0090781E">
            <w:r>
              <w:t>String</w:t>
            </w:r>
          </w:p>
        </w:tc>
        <w:tc>
          <w:tcPr>
            <w:tcW w:w="993" w:type="dxa"/>
          </w:tcPr>
          <w:p w:rsidR="001A3F56" w:rsidRDefault="001A3F56" w:rsidP="0090781E">
            <w:r>
              <w:rPr>
                <w:rFonts w:hAnsi="宋体"/>
              </w:rPr>
              <w:t>是</w:t>
            </w:r>
          </w:p>
        </w:tc>
        <w:tc>
          <w:tcPr>
            <w:tcW w:w="3932" w:type="dxa"/>
          </w:tcPr>
          <w:p w:rsidR="001A3F56" w:rsidRDefault="001A3F56" w:rsidP="0090781E">
            <w:r>
              <w:t>1</w:t>
            </w:r>
            <w:r>
              <w:rPr>
                <w:rFonts w:hAnsi="宋体"/>
              </w:rPr>
              <w:t>代表电信热线、</w:t>
            </w:r>
            <w:r>
              <w:t>2</w:t>
            </w:r>
            <w:r>
              <w:rPr>
                <w:rFonts w:hAnsi="宋体"/>
              </w:rPr>
              <w:t>代表厂商热线</w:t>
            </w:r>
          </w:p>
        </w:tc>
      </w:tr>
      <w:tr w:rsidR="001A3F56" w:rsidTr="001A3F56">
        <w:tc>
          <w:tcPr>
            <w:tcW w:w="1843" w:type="dxa"/>
            <w:shd w:val="clear" w:color="auto" w:fill="F2F2F2"/>
          </w:tcPr>
          <w:p w:rsidR="001A3F56" w:rsidRDefault="00B50774" w:rsidP="0090781E">
            <w:hyperlink r:id="rId77" w:history="1">
              <w:r w:rsidR="001A3F56">
                <w:t>Brand</w:t>
              </w:r>
            </w:hyperlink>
          </w:p>
        </w:tc>
        <w:tc>
          <w:tcPr>
            <w:tcW w:w="1559" w:type="dxa"/>
          </w:tcPr>
          <w:p w:rsidR="001A3F56" w:rsidRDefault="001A3F56" w:rsidP="0090781E">
            <w:r>
              <w:t>String</w:t>
            </w:r>
          </w:p>
        </w:tc>
        <w:tc>
          <w:tcPr>
            <w:tcW w:w="993" w:type="dxa"/>
          </w:tcPr>
          <w:p w:rsidR="001A3F56" w:rsidRDefault="001A3F56" w:rsidP="0090781E">
            <w:r>
              <w:rPr>
                <w:rFonts w:hAnsi="宋体"/>
              </w:rPr>
              <w:t>是</w:t>
            </w:r>
          </w:p>
        </w:tc>
        <w:tc>
          <w:tcPr>
            <w:tcW w:w="3932" w:type="dxa"/>
          </w:tcPr>
          <w:p w:rsidR="001A3F56" w:rsidRDefault="001A3F56" w:rsidP="0090781E">
            <w:r>
              <w:t>1.</w:t>
            </w:r>
            <w:r>
              <w:rPr>
                <w:rFonts w:hAnsi="宋体"/>
              </w:rPr>
              <w:t>电信热线：固定为中国电信【值固定传</w:t>
            </w:r>
            <w:r>
              <w:t>0</w:t>
            </w:r>
            <w:r>
              <w:rPr>
                <w:rFonts w:hAnsi="宋体"/>
              </w:rPr>
              <w:t>】</w:t>
            </w:r>
          </w:p>
          <w:p w:rsidR="001A3F56" w:rsidRDefault="001A3F56" w:rsidP="0090781E">
            <w:r>
              <w:t>2.</w:t>
            </w:r>
            <w:r>
              <w:rPr>
                <w:rFonts w:hAnsi="宋体"/>
              </w:rPr>
              <w:t>厂商热线：取自厂商列表【</w:t>
            </w:r>
            <w:r>
              <w:t>-1</w:t>
            </w:r>
            <w:r>
              <w:rPr>
                <w:rFonts w:hAnsi="宋体"/>
              </w:rPr>
              <w:t>代表所有厂商，传其他的品牌</w:t>
            </w:r>
            <w:r>
              <w:t>id</w:t>
            </w:r>
            <w:r>
              <w:rPr>
                <w:rFonts w:hAnsi="宋体"/>
              </w:rPr>
              <w:t>，返回对应的品牌列表】</w:t>
            </w:r>
          </w:p>
        </w:tc>
      </w:tr>
      <w:tr w:rsidR="001A3F56" w:rsidTr="001A3F56">
        <w:tc>
          <w:tcPr>
            <w:tcW w:w="1843" w:type="dxa"/>
            <w:shd w:val="clear" w:color="auto" w:fill="F2F2F2"/>
          </w:tcPr>
          <w:p w:rsidR="001A3F56" w:rsidRDefault="001A3F56" w:rsidP="0090781E">
            <w:r>
              <w:t>PageSize</w:t>
            </w:r>
          </w:p>
        </w:tc>
        <w:tc>
          <w:tcPr>
            <w:tcW w:w="1559" w:type="dxa"/>
          </w:tcPr>
          <w:p w:rsidR="001A3F56" w:rsidRDefault="001A3F56" w:rsidP="0090781E">
            <w:r>
              <w:t>String</w:t>
            </w:r>
          </w:p>
        </w:tc>
        <w:tc>
          <w:tcPr>
            <w:tcW w:w="993" w:type="dxa"/>
          </w:tcPr>
          <w:p w:rsidR="001A3F56" w:rsidRDefault="001A3F56" w:rsidP="0090781E">
            <w:r>
              <w:rPr>
                <w:rFonts w:hAnsi="宋体"/>
              </w:rPr>
              <w:t>是</w:t>
            </w:r>
          </w:p>
        </w:tc>
        <w:tc>
          <w:tcPr>
            <w:tcW w:w="3932" w:type="dxa"/>
          </w:tcPr>
          <w:p w:rsidR="001A3F56" w:rsidRDefault="001A3F56" w:rsidP="0090781E">
            <w:r>
              <w:rPr>
                <w:rFonts w:hAnsi="宋体"/>
              </w:rPr>
              <w:t>每页数量</w:t>
            </w:r>
          </w:p>
        </w:tc>
      </w:tr>
      <w:tr w:rsidR="001A3F56" w:rsidTr="001A3F56">
        <w:tc>
          <w:tcPr>
            <w:tcW w:w="1843" w:type="dxa"/>
            <w:shd w:val="clear" w:color="auto" w:fill="F2F2F2"/>
          </w:tcPr>
          <w:p w:rsidR="001A3F56" w:rsidRDefault="001A3F56" w:rsidP="0090781E">
            <w:r>
              <w:t>PageIndex</w:t>
            </w:r>
          </w:p>
        </w:tc>
        <w:tc>
          <w:tcPr>
            <w:tcW w:w="1559" w:type="dxa"/>
          </w:tcPr>
          <w:p w:rsidR="001A3F56" w:rsidRDefault="001A3F56" w:rsidP="0090781E">
            <w:r>
              <w:t>String</w:t>
            </w:r>
          </w:p>
        </w:tc>
        <w:tc>
          <w:tcPr>
            <w:tcW w:w="993" w:type="dxa"/>
          </w:tcPr>
          <w:p w:rsidR="001A3F56" w:rsidRDefault="001A3F56" w:rsidP="0090781E">
            <w:r>
              <w:rPr>
                <w:rFonts w:hAnsi="宋体"/>
              </w:rPr>
              <w:t>是</w:t>
            </w:r>
          </w:p>
        </w:tc>
        <w:tc>
          <w:tcPr>
            <w:tcW w:w="3932" w:type="dxa"/>
          </w:tcPr>
          <w:p w:rsidR="001A3F56" w:rsidRDefault="001A3F56" w:rsidP="0090781E">
            <w:r>
              <w:rPr>
                <w:rFonts w:hAnsi="宋体"/>
              </w:rPr>
              <w:t>页码</w:t>
            </w:r>
          </w:p>
        </w:tc>
      </w:tr>
    </w:tbl>
    <w:p w:rsidR="0090781E" w:rsidRDefault="0090781E" w:rsidP="0090781E"/>
    <w:p w:rsidR="0090781E" w:rsidRDefault="0090781E" w:rsidP="001A3F56">
      <w:pPr>
        <w:pStyle w:val="5"/>
      </w:pPr>
      <w: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0781E" w:rsidTr="0090781E">
        <w:tc>
          <w:tcPr>
            <w:tcW w:w="1996" w:type="dxa"/>
            <w:shd w:val="clear" w:color="auto" w:fill="BFBFBF"/>
          </w:tcPr>
          <w:p w:rsidR="0090781E" w:rsidRDefault="0090781E" w:rsidP="0090781E">
            <w:r>
              <w:t>Key</w:t>
            </w:r>
          </w:p>
        </w:tc>
        <w:tc>
          <w:tcPr>
            <w:tcW w:w="1696" w:type="dxa"/>
            <w:shd w:val="clear" w:color="auto" w:fill="BFBFBF"/>
          </w:tcPr>
          <w:p w:rsidR="0090781E" w:rsidRDefault="0090781E" w:rsidP="0090781E">
            <w:r>
              <w:rPr>
                <w:rFonts w:hAnsi="宋体"/>
              </w:rPr>
              <w:t>类型</w:t>
            </w:r>
          </w:p>
        </w:tc>
        <w:tc>
          <w:tcPr>
            <w:tcW w:w="4830" w:type="dxa"/>
            <w:shd w:val="clear" w:color="auto" w:fill="BFBFBF"/>
          </w:tcPr>
          <w:p w:rsidR="0090781E" w:rsidRDefault="0090781E" w:rsidP="0090781E">
            <w:r>
              <w:rPr>
                <w:rFonts w:hAnsi="宋体"/>
              </w:rPr>
              <w:t>注释</w:t>
            </w:r>
          </w:p>
        </w:tc>
      </w:tr>
      <w:tr w:rsidR="0090781E" w:rsidTr="0090781E">
        <w:tc>
          <w:tcPr>
            <w:tcW w:w="1996" w:type="dxa"/>
            <w:shd w:val="clear" w:color="auto" w:fill="F2F2F2"/>
          </w:tcPr>
          <w:p w:rsidR="0090781E" w:rsidRDefault="0090781E" w:rsidP="0090781E">
            <w:r>
              <w:t>resCode</w:t>
            </w:r>
          </w:p>
        </w:tc>
        <w:tc>
          <w:tcPr>
            <w:tcW w:w="1696" w:type="dxa"/>
          </w:tcPr>
          <w:p w:rsidR="0090781E" w:rsidRDefault="0090781E" w:rsidP="0090781E">
            <w:r>
              <w:t>Integer</w:t>
            </w:r>
          </w:p>
        </w:tc>
        <w:tc>
          <w:tcPr>
            <w:tcW w:w="4830" w:type="dxa"/>
          </w:tcPr>
          <w:p w:rsidR="0090781E" w:rsidRDefault="0090781E" w:rsidP="0090781E">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90781E" w:rsidTr="0090781E">
        <w:tc>
          <w:tcPr>
            <w:tcW w:w="1996" w:type="dxa"/>
            <w:shd w:val="clear" w:color="auto" w:fill="F2F2F2"/>
          </w:tcPr>
          <w:p w:rsidR="0090781E" w:rsidRDefault="0090781E" w:rsidP="0090781E">
            <w:r>
              <w:t>resDesc</w:t>
            </w:r>
          </w:p>
        </w:tc>
        <w:tc>
          <w:tcPr>
            <w:tcW w:w="1696" w:type="dxa"/>
          </w:tcPr>
          <w:p w:rsidR="0090781E" w:rsidRDefault="0090781E" w:rsidP="0090781E">
            <w:r>
              <w:t>String</w:t>
            </w:r>
          </w:p>
        </w:tc>
        <w:tc>
          <w:tcPr>
            <w:tcW w:w="4830" w:type="dxa"/>
          </w:tcPr>
          <w:p w:rsidR="0090781E" w:rsidRDefault="0090781E" w:rsidP="0090781E">
            <w:r>
              <w:rPr>
                <w:rFonts w:hAnsi="宋体"/>
              </w:rPr>
              <w:t>错误描述</w:t>
            </w:r>
          </w:p>
        </w:tc>
      </w:tr>
      <w:tr w:rsidR="0090781E" w:rsidTr="0090781E">
        <w:tc>
          <w:tcPr>
            <w:tcW w:w="1996" w:type="dxa"/>
            <w:shd w:val="clear" w:color="auto" w:fill="F2F2F2"/>
          </w:tcPr>
          <w:p w:rsidR="0090781E" w:rsidRDefault="0090781E" w:rsidP="0090781E">
            <w:r>
              <w:t>totalCount</w:t>
            </w:r>
          </w:p>
        </w:tc>
        <w:tc>
          <w:tcPr>
            <w:tcW w:w="1696" w:type="dxa"/>
          </w:tcPr>
          <w:p w:rsidR="0090781E" w:rsidRDefault="0090781E" w:rsidP="0090781E">
            <w:r>
              <w:t>String</w:t>
            </w:r>
          </w:p>
        </w:tc>
        <w:tc>
          <w:tcPr>
            <w:tcW w:w="4830" w:type="dxa"/>
          </w:tcPr>
          <w:p w:rsidR="0090781E" w:rsidRDefault="0090781E" w:rsidP="0090781E">
            <w:r>
              <w:rPr>
                <w:rFonts w:hAnsi="宋体"/>
              </w:rPr>
              <w:t>总条目数</w:t>
            </w:r>
          </w:p>
        </w:tc>
      </w:tr>
      <w:tr w:rsidR="0090781E" w:rsidTr="0090781E">
        <w:tc>
          <w:tcPr>
            <w:tcW w:w="1996" w:type="dxa"/>
            <w:shd w:val="clear" w:color="auto" w:fill="F2F2F2"/>
          </w:tcPr>
          <w:p w:rsidR="0090781E" w:rsidRDefault="0090781E" w:rsidP="0090781E">
            <w:r>
              <w:rPr>
                <w:sz w:val="27"/>
                <w:szCs w:val="27"/>
              </w:rPr>
              <w:t>lineList</w:t>
            </w:r>
          </w:p>
        </w:tc>
        <w:tc>
          <w:tcPr>
            <w:tcW w:w="1696" w:type="dxa"/>
          </w:tcPr>
          <w:p w:rsidR="0090781E" w:rsidRDefault="0090781E" w:rsidP="0090781E">
            <w:r>
              <w:t>JSONArray</w:t>
            </w:r>
          </w:p>
        </w:tc>
        <w:tc>
          <w:tcPr>
            <w:tcW w:w="4830" w:type="dxa"/>
          </w:tcPr>
          <w:p w:rsidR="0090781E" w:rsidRDefault="0090781E" w:rsidP="0090781E">
            <w:r>
              <w:rPr>
                <w:rFonts w:hAnsi="宋体"/>
              </w:rPr>
              <w:t>热线列表</w:t>
            </w:r>
          </w:p>
        </w:tc>
      </w:tr>
    </w:tbl>
    <w:p w:rsidR="0090781E" w:rsidRPr="001A3F56" w:rsidRDefault="0090781E" w:rsidP="0090781E">
      <w:pPr>
        <w:rPr>
          <w:rFonts w:asciiTheme="minorEastAsia" w:eastAsiaTheme="minorEastAsia" w:hAnsiTheme="minorEastAsia"/>
        </w:rPr>
      </w:pPr>
      <w:r w:rsidRPr="001A3F56">
        <w:rPr>
          <w:rFonts w:asciiTheme="minorEastAsia" w:eastAsiaTheme="minorEastAsia" w:hAnsiTheme="minorEastAsia"/>
        </w:rPr>
        <w:t>LineList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90781E" w:rsidTr="0090781E">
        <w:tc>
          <w:tcPr>
            <w:tcW w:w="1996" w:type="dxa"/>
            <w:shd w:val="clear" w:color="auto" w:fill="BFBFBF"/>
          </w:tcPr>
          <w:p w:rsidR="0090781E" w:rsidRDefault="0090781E" w:rsidP="0090781E">
            <w:r>
              <w:t>Key</w:t>
            </w:r>
          </w:p>
        </w:tc>
        <w:tc>
          <w:tcPr>
            <w:tcW w:w="1696" w:type="dxa"/>
            <w:shd w:val="clear" w:color="auto" w:fill="BFBFBF"/>
          </w:tcPr>
          <w:p w:rsidR="0090781E" w:rsidRDefault="0090781E" w:rsidP="0090781E">
            <w:r>
              <w:rPr>
                <w:rFonts w:hAnsi="宋体"/>
              </w:rPr>
              <w:t>类型</w:t>
            </w:r>
          </w:p>
        </w:tc>
        <w:tc>
          <w:tcPr>
            <w:tcW w:w="4830" w:type="dxa"/>
            <w:shd w:val="clear" w:color="auto" w:fill="BFBFBF"/>
          </w:tcPr>
          <w:p w:rsidR="0090781E" w:rsidRDefault="0090781E" w:rsidP="0090781E">
            <w:r>
              <w:rPr>
                <w:rFonts w:hAnsi="宋体"/>
              </w:rPr>
              <w:t>注释</w:t>
            </w:r>
          </w:p>
        </w:tc>
      </w:tr>
      <w:tr w:rsidR="0090781E" w:rsidTr="0090781E">
        <w:tc>
          <w:tcPr>
            <w:tcW w:w="1996" w:type="dxa"/>
            <w:shd w:val="clear" w:color="auto" w:fill="F2F2F2"/>
          </w:tcPr>
          <w:p w:rsidR="0090781E" w:rsidRDefault="0090781E" w:rsidP="0090781E">
            <w:r>
              <w:rPr>
                <w:sz w:val="27"/>
                <w:szCs w:val="27"/>
              </w:rPr>
              <w:t>hotlineIcon</w:t>
            </w:r>
          </w:p>
        </w:tc>
        <w:tc>
          <w:tcPr>
            <w:tcW w:w="1696" w:type="dxa"/>
          </w:tcPr>
          <w:p w:rsidR="0090781E" w:rsidRDefault="0090781E" w:rsidP="0090781E">
            <w:r>
              <w:rPr>
                <w:rFonts w:hAnsi="宋体"/>
              </w:rPr>
              <w:t>保留</w:t>
            </w:r>
          </w:p>
        </w:tc>
        <w:tc>
          <w:tcPr>
            <w:tcW w:w="4830" w:type="dxa"/>
          </w:tcPr>
          <w:p w:rsidR="0090781E" w:rsidRDefault="0090781E" w:rsidP="0090781E">
            <w:r>
              <w:rPr>
                <w:rFonts w:hAnsi="宋体"/>
              </w:rPr>
              <w:t>热线</w:t>
            </w:r>
            <w:r>
              <w:t>LOGO</w:t>
            </w:r>
          </w:p>
        </w:tc>
      </w:tr>
      <w:tr w:rsidR="0090781E" w:rsidTr="0090781E">
        <w:tc>
          <w:tcPr>
            <w:tcW w:w="1996" w:type="dxa"/>
            <w:shd w:val="clear" w:color="auto" w:fill="F2F2F2"/>
          </w:tcPr>
          <w:p w:rsidR="0090781E" w:rsidRDefault="0090781E" w:rsidP="0090781E">
            <w:r>
              <w:rPr>
                <w:sz w:val="27"/>
                <w:szCs w:val="27"/>
              </w:rPr>
              <w:t>hotlineId</w:t>
            </w:r>
          </w:p>
        </w:tc>
        <w:tc>
          <w:tcPr>
            <w:tcW w:w="1696" w:type="dxa"/>
          </w:tcPr>
          <w:p w:rsidR="0090781E" w:rsidRDefault="0090781E" w:rsidP="0090781E">
            <w:r>
              <w:t>String</w:t>
            </w:r>
          </w:p>
        </w:tc>
        <w:tc>
          <w:tcPr>
            <w:tcW w:w="4830" w:type="dxa"/>
          </w:tcPr>
          <w:p w:rsidR="0090781E" w:rsidRDefault="0090781E" w:rsidP="0090781E">
            <w:r>
              <w:rPr>
                <w:rFonts w:hAnsi="宋体"/>
              </w:rPr>
              <w:t>热线</w:t>
            </w:r>
            <w:r>
              <w:t>ID</w:t>
            </w:r>
          </w:p>
        </w:tc>
      </w:tr>
      <w:tr w:rsidR="0090781E" w:rsidTr="0090781E">
        <w:tc>
          <w:tcPr>
            <w:tcW w:w="1996" w:type="dxa"/>
            <w:shd w:val="clear" w:color="auto" w:fill="F2F2F2"/>
          </w:tcPr>
          <w:p w:rsidR="0090781E" w:rsidRDefault="0090781E" w:rsidP="0090781E">
            <w:r>
              <w:rPr>
                <w:sz w:val="27"/>
                <w:szCs w:val="27"/>
              </w:rPr>
              <w:t>hotlineName</w:t>
            </w:r>
          </w:p>
        </w:tc>
        <w:tc>
          <w:tcPr>
            <w:tcW w:w="1696" w:type="dxa"/>
          </w:tcPr>
          <w:p w:rsidR="0090781E" w:rsidRDefault="0090781E" w:rsidP="0090781E">
            <w:r>
              <w:t>String</w:t>
            </w:r>
          </w:p>
        </w:tc>
        <w:tc>
          <w:tcPr>
            <w:tcW w:w="4830" w:type="dxa"/>
          </w:tcPr>
          <w:p w:rsidR="0090781E" w:rsidRDefault="0090781E" w:rsidP="0090781E">
            <w:r>
              <w:rPr>
                <w:rFonts w:hAnsi="宋体"/>
              </w:rPr>
              <w:t>热线名称</w:t>
            </w:r>
          </w:p>
        </w:tc>
      </w:tr>
      <w:tr w:rsidR="0090781E" w:rsidTr="0090781E">
        <w:tc>
          <w:tcPr>
            <w:tcW w:w="1996" w:type="dxa"/>
            <w:shd w:val="clear" w:color="auto" w:fill="F2F2F2"/>
          </w:tcPr>
          <w:p w:rsidR="0090781E" w:rsidRDefault="0090781E" w:rsidP="0090781E">
            <w:r>
              <w:rPr>
                <w:sz w:val="27"/>
                <w:szCs w:val="27"/>
              </w:rPr>
              <w:t>hotlineNum</w:t>
            </w:r>
          </w:p>
        </w:tc>
        <w:tc>
          <w:tcPr>
            <w:tcW w:w="1696" w:type="dxa"/>
          </w:tcPr>
          <w:p w:rsidR="0090781E" w:rsidRDefault="0090781E" w:rsidP="0090781E">
            <w:r>
              <w:t>String</w:t>
            </w:r>
          </w:p>
        </w:tc>
        <w:tc>
          <w:tcPr>
            <w:tcW w:w="4830" w:type="dxa"/>
          </w:tcPr>
          <w:p w:rsidR="0090781E" w:rsidRDefault="0090781E" w:rsidP="0090781E">
            <w:r>
              <w:rPr>
                <w:rFonts w:hAnsi="宋体"/>
              </w:rPr>
              <w:t>热线号码</w:t>
            </w:r>
          </w:p>
        </w:tc>
      </w:tr>
      <w:tr w:rsidR="0090781E" w:rsidTr="0090781E">
        <w:tc>
          <w:tcPr>
            <w:tcW w:w="1996" w:type="dxa"/>
            <w:shd w:val="clear" w:color="auto" w:fill="F2F2F2"/>
          </w:tcPr>
          <w:p w:rsidR="0090781E" w:rsidRDefault="0090781E" w:rsidP="0090781E">
            <w:r>
              <w:rPr>
                <w:sz w:val="27"/>
                <w:szCs w:val="27"/>
              </w:rPr>
              <w:t>callCharge</w:t>
            </w:r>
          </w:p>
        </w:tc>
        <w:tc>
          <w:tcPr>
            <w:tcW w:w="1696" w:type="dxa"/>
          </w:tcPr>
          <w:p w:rsidR="0090781E" w:rsidRDefault="0090781E" w:rsidP="0090781E">
            <w:r>
              <w:t>String</w:t>
            </w:r>
          </w:p>
        </w:tc>
        <w:tc>
          <w:tcPr>
            <w:tcW w:w="4830" w:type="dxa"/>
          </w:tcPr>
          <w:p w:rsidR="0090781E" w:rsidRDefault="0090781E" w:rsidP="0090781E">
            <w:r>
              <w:rPr>
                <w:rFonts w:hAnsi="宋体"/>
              </w:rPr>
              <w:t>拨打费用</w:t>
            </w:r>
          </w:p>
        </w:tc>
      </w:tr>
      <w:tr w:rsidR="0090781E" w:rsidTr="0090781E">
        <w:tc>
          <w:tcPr>
            <w:tcW w:w="1996" w:type="dxa"/>
            <w:shd w:val="clear" w:color="auto" w:fill="F2F2F2"/>
          </w:tcPr>
          <w:p w:rsidR="0090781E" w:rsidRDefault="0090781E" w:rsidP="0090781E">
            <w:r>
              <w:rPr>
                <w:sz w:val="27"/>
                <w:szCs w:val="27"/>
              </w:rPr>
              <w:t>serviceTime</w:t>
            </w:r>
          </w:p>
        </w:tc>
        <w:tc>
          <w:tcPr>
            <w:tcW w:w="1696" w:type="dxa"/>
          </w:tcPr>
          <w:p w:rsidR="0090781E" w:rsidRDefault="0090781E" w:rsidP="0090781E">
            <w:r>
              <w:t>String</w:t>
            </w:r>
          </w:p>
        </w:tc>
        <w:tc>
          <w:tcPr>
            <w:tcW w:w="4830" w:type="dxa"/>
          </w:tcPr>
          <w:p w:rsidR="0090781E" w:rsidRDefault="0090781E" w:rsidP="0090781E">
            <w:r>
              <w:rPr>
                <w:rFonts w:hAnsi="宋体"/>
              </w:rPr>
              <w:t>服务时间</w:t>
            </w:r>
          </w:p>
        </w:tc>
      </w:tr>
    </w:tbl>
    <w:p w:rsidR="0090781E" w:rsidRPr="0090781E" w:rsidRDefault="0090781E" w:rsidP="0090781E"/>
    <w:p w:rsidR="0090781E" w:rsidRDefault="0090781E" w:rsidP="002B116C">
      <w:pPr>
        <w:pStyle w:val="30"/>
        <w:numPr>
          <w:ilvl w:val="0"/>
          <w:numId w:val="8"/>
        </w:numPr>
      </w:pPr>
      <w:bookmarkStart w:id="77" w:name="_Toc405551124"/>
      <w:r>
        <w:rPr>
          <w:rFonts w:hint="eastAsia"/>
        </w:rPr>
        <w:lastRenderedPageBreak/>
        <w:t>服务热线详情</w:t>
      </w:r>
      <w:bookmarkEnd w:id="77"/>
    </w:p>
    <w:p w:rsidR="001A3F56" w:rsidRDefault="001A3F56" w:rsidP="001A3F56">
      <w:pPr>
        <w:pStyle w:val="5"/>
      </w:pPr>
      <w:r>
        <w:t>接口描述</w:t>
      </w:r>
    </w:p>
    <w:p w:rsidR="001A3F56" w:rsidRDefault="001A3F56" w:rsidP="001A3F56">
      <w:r w:rsidRPr="001A3F56">
        <w:rPr>
          <w:rFonts w:hAnsi="宋体"/>
          <w:b/>
        </w:rPr>
        <w:t>接口功能</w:t>
      </w:r>
      <w:r>
        <w:rPr>
          <w:rFonts w:hAnsi="宋体"/>
        </w:rPr>
        <w:t>：获取服务热线列表</w:t>
      </w:r>
    </w:p>
    <w:p w:rsidR="001A3F56" w:rsidRDefault="001A3F56" w:rsidP="001A3F56">
      <w:r w:rsidRPr="001A3F56">
        <w:rPr>
          <w:rFonts w:hAnsi="宋体"/>
          <w:b/>
        </w:rPr>
        <w:t>交互协议</w:t>
      </w:r>
      <w:r>
        <w:rPr>
          <w:rFonts w:hAnsi="宋体"/>
        </w:rPr>
        <w:t>：</w:t>
      </w:r>
      <w:r>
        <w:t>HTTP</w:t>
      </w:r>
    </w:p>
    <w:p w:rsidR="001A3F56" w:rsidRDefault="001A3F56" w:rsidP="001A3F56">
      <w:r w:rsidRPr="001A3F56">
        <w:rPr>
          <w:rFonts w:hAnsi="宋体"/>
          <w:b/>
        </w:rPr>
        <w:t>请求方式</w:t>
      </w:r>
      <w:r>
        <w:t>:POST</w:t>
      </w:r>
    </w:p>
    <w:p w:rsidR="001A3F56" w:rsidRDefault="001A3F56" w:rsidP="001A3F56">
      <w:r w:rsidRPr="001A3F56">
        <w:rPr>
          <w:rFonts w:hAnsi="宋体"/>
          <w:b/>
        </w:rPr>
        <w:t>数据格式</w:t>
      </w:r>
      <w:r>
        <w:rPr>
          <w:rFonts w:hAnsi="宋体"/>
        </w:rPr>
        <w:t>：</w:t>
      </w:r>
      <w:r>
        <w:t>JSON</w:t>
      </w:r>
    </w:p>
    <w:p w:rsidR="001A3F56" w:rsidRDefault="001A3F56" w:rsidP="001A3F56">
      <w:r w:rsidRPr="001A3F56">
        <w:rPr>
          <w:rFonts w:hAnsi="宋体"/>
          <w:b/>
        </w:rPr>
        <w:t>服务端地址</w:t>
      </w:r>
      <w:r>
        <w:rPr>
          <w:rFonts w:hAnsi="宋体"/>
        </w:rPr>
        <w:t>：</w:t>
      </w:r>
      <w:hyperlink r:id="rId78" w:history="1">
        <w:r>
          <w:rPr>
            <w:rStyle w:val="af0"/>
          </w:rPr>
          <w:t>http://101.95.48.96:8005/public/sjkf/line/hotLineInfo?HotlineId=101</w:t>
        </w:r>
      </w:hyperlink>
      <w:r>
        <w:t xml:space="preserve"> [{"resCode":"200","resInfo":{"hotlineNum":"18918910000","useRange":"efeasfea","hotlineIcon":"/res/aa.jpg","hotlineId":1,"hotlineSort":"2101","callCharge":"</w:t>
      </w:r>
      <w:r>
        <w:rPr>
          <w:rFonts w:hAnsi="宋体"/>
        </w:rPr>
        <w:t>手机拨打免费</w:t>
      </w:r>
      <w:r>
        <w:t>","isNeedComment":"</w:t>
      </w:r>
      <w:r>
        <w:rPr>
          <w:rFonts w:hAnsi="宋体"/>
        </w:rPr>
        <w:t>是</w:t>
      </w:r>
      <w:r>
        <w:t>","manageUnit":"</w:t>
      </w:r>
      <w:r>
        <w:rPr>
          <w:rFonts w:hAnsi="宋体"/>
        </w:rPr>
        <w:t>视讯基地</w:t>
      </w:r>
      <w:r>
        <w:t>","hotlineState":"</w:t>
      </w:r>
      <w:r>
        <w:rPr>
          <w:rFonts w:hAnsi="宋体"/>
        </w:rPr>
        <w:t>可用</w:t>
      </w:r>
      <w:r>
        <w:t>","brandId":0,"brandName":"","typeName":"","SIsdeleted":0,"SName":"","hotlineName":"</w:t>
      </w:r>
      <w:r>
        <w:rPr>
          <w:rFonts w:hAnsi="宋体"/>
        </w:rPr>
        <w:t>国际漫游客服热线</w:t>
      </w:r>
      <w:r>
        <w:t xml:space="preserve">","SIstop":0,"SModifydate":null,"serviceTime":"9:00~20:00 </w:t>
      </w:r>
      <w:r>
        <w:rPr>
          <w:rFonts w:hAnsi="宋体"/>
        </w:rPr>
        <w:t>周一至周日</w:t>
      </w:r>
      <w:r>
        <w:t>","SAdddate":null,"serviceRange":"feasfsaefesafeasfesa","typeId":0}}]</w:t>
      </w:r>
    </w:p>
    <w:p w:rsidR="001A3F56" w:rsidRDefault="001A3F56" w:rsidP="001A3F56">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1A3F56" w:rsidTr="0019304A">
        <w:tc>
          <w:tcPr>
            <w:tcW w:w="1843" w:type="dxa"/>
            <w:shd w:val="clear" w:color="auto" w:fill="BFBFBF"/>
          </w:tcPr>
          <w:p w:rsidR="001A3F56" w:rsidRDefault="001A3F56" w:rsidP="0019304A">
            <w:r>
              <w:t>Key</w:t>
            </w:r>
          </w:p>
        </w:tc>
        <w:tc>
          <w:tcPr>
            <w:tcW w:w="1559" w:type="dxa"/>
            <w:shd w:val="clear" w:color="auto" w:fill="BFBFBF"/>
          </w:tcPr>
          <w:p w:rsidR="001A3F56" w:rsidRDefault="001A3F56" w:rsidP="0019304A">
            <w:r>
              <w:rPr>
                <w:rFonts w:hAnsi="宋体"/>
              </w:rPr>
              <w:t>类型</w:t>
            </w:r>
          </w:p>
        </w:tc>
        <w:tc>
          <w:tcPr>
            <w:tcW w:w="709" w:type="dxa"/>
            <w:shd w:val="clear" w:color="auto" w:fill="BFBFBF"/>
          </w:tcPr>
          <w:p w:rsidR="001A3F56" w:rsidRDefault="001A3F56" w:rsidP="0019304A">
            <w:r>
              <w:rPr>
                <w:rFonts w:hAnsi="宋体"/>
              </w:rPr>
              <w:t>必须</w:t>
            </w:r>
          </w:p>
        </w:tc>
        <w:tc>
          <w:tcPr>
            <w:tcW w:w="4111" w:type="dxa"/>
            <w:shd w:val="clear" w:color="auto" w:fill="BFBFBF"/>
          </w:tcPr>
          <w:p w:rsidR="001A3F56" w:rsidRDefault="001A3F56" w:rsidP="0019304A">
            <w:r>
              <w:rPr>
                <w:rFonts w:hAnsi="宋体"/>
              </w:rPr>
              <w:t>注释</w:t>
            </w:r>
          </w:p>
        </w:tc>
      </w:tr>
      <w:tr w:rsidR="001A3F56" w:rsidTr="0019304A">
        <w:tc>
          <w:tcPr>
            <w:tcW w:w="1843" w:type="dxa"/>
            <w:shd w:val="clear" w:color="auto" w:fill="F2F2F2"/>
          </w:tcPr>
          <w:p w:rsidR="001A3F56" w:rsidRDefault="001A3F56" w:rsidP="0019304A">
            <w:r>
              <w:t>HotlineId</w:t>
            </w:r>
          </w:p>
        </w:tc>
        <w:tc>
          <w:tcPr>
            <w:tcW w:w="1559" w:type="dxa"/>
          </w:tcPr>
          <w:p w:rsidR="001A3F56" w:rsidRDefault="001A3F56" w:rsidP="0019304A">
            <w:r>
              <w:t>String</w:t>
            </w:r>
          </w:p>
        </w:tc>
        <w:tc>
          <w:tcPr>
            <w:tcW w:w="709" w:type="dxa"/>
          </w:tcPr>
          <w:p w:rsidR="001A3F56" w:rsidRDefault="001A3F56" w:rsidP="0019304A">
            <w:r>
              <w:rPr>
                <w:rFonts w:hAnsi="宋体"/>
              </w:rPr>
              <w:t>是</w:t>
            </w:r>
          </w:p>
        </w:tc>
        <w:tc>
          <w:tcPr>
            <w:tcW w:w="4111" w:type="dxa"/>
          </w:tcPr>
          <w:p w:rsidR="001A3F56" w:rsidRDefault="001A3F56" w:rsidP="0019304A">
            <w:r>
              <w:rPr>
                <w:rFonts w:hAnsi="宋体"/>
              </w:rPr>
              <w:t>热线</w:t>
            </w:r>
            <w:r>
              <w:t>ID</w:t>
            </w:r>
          </w:p>
        </w:tc>
      </w:tr>
      <w:tr w:rsidR="001A3F56" w:rsidTr="0019304A">
        <w:tc>
          <w:tcPr>
            <w:tcW w:w="1843" w:type="dxa"/>
            <w:shd w:val="clear" w:color="auto" w:fill="F2F2F2"/>
          </w:tcPr>
          <w:p w:rsidR="001A3F56" w:rsidRDefault="001A3F56" w:rsidP="0019304A">
            <w:r>
              <w:t>HotlineName</w:t>
            </w:r>
          </w:p>
        </w:tc>
        <w:tc>
          <w:tcPr>
            <w:tcW w:w="1559" w:type="dxa"/>
          </w:tcPr>
          <w:p w:rsidR="001A3F56" w:rsidRDefault="001A3F56" w:rsidP="0019304A">
            <w:r>
              <w:t>String</w:t>
            </w:r>
          </w:p>
        </w:tc>
        <w:tc>
          <w:tcPr>
            <w:tcW w:w="709" w:type="dxa"/>
          </w:tcPr>
          <w:p w:rsidR="001A3F56" w:rsidRDefault="001A3F56" w:rsidP="0019304A">
            <w:r>
              <w:rPr>
                <w:rFonts w:hAnsi="宋体"/>
              </w:rPr>
              <w:t>否</w:t>
            </w:r>
          </w:p>
        </w:tc>
        <w:tc>
          <w:tcPr>
            <w:tcW w:w="4111" w:type="dxa"/>
          </w:tcPr>
          <w:p w:rsidR="001A3F56" w:rsidRDefault="001A3F56" w:rsidP="0019304A">
            <w:r>
              <w:rPr>
                <w:rFonts w:hAnsi="宋体"/>
              </w:rPr>
              <w:t>热线名称</w:t>
            </w:r>
          </w:p>
        </w:tc>
      </w:tr>
    </w:tbl>
    <w:p w:rsidR="001A3F56" w:rsidRDefault="001A3F56" w:rsidP="001A3F56">
      <w:pPr>
        <w:pStyle w:val="5"/>
      </w:pPr>
      <w: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1696"/>
        <w:gridCol w:w="4830"/>
      </w:tblGrid>
      <w:tr w:rsidR="001A3F56" w:rsidTr="001A3F56">
        <w:tc>
          <w:tcPr>
            <w:tcW w:w="1888" w:type="dxa"/>
            <w:shd w:val="clear" w:color="auto" w:fill="BFBFBF"/>
          </w:tcPr>
          <w:p w:rsidR="001A3F56" w:rsidRDefault="001A3F56" w:rsidP="0019304A">
            <w:r>
              <w:t>Key</w:t>
            </w:r>
          </w:p>
        </w:tc>
        <w:tc>
          <w:tcPr>
            <w:tcW w:w="1696" w:type="dxa"/>
            <w:shd w:val="clear" w:color="auto" w:fill="BFBFBF"/>
          </w:tcPr>
          <w:p w:rsidR="001A3F56" w:rsidRDefault="001A3F56" w:rsidP="0019304A">
            <w:r>
              <w:rPr>
                <w:rFonts w:hAnsi="宋体"/>
              </w:rPr>
              <w:t>类型</w:t>
            </w:r>
          </w:p>
        </w:tc>
        <w:tc>
          <w:tcPr>
            <w:tcW w:w="4830" w:type="dxa"/>
            <w:shd w:val="clear" w:color="auto" w:fill="BFBFBF"/>
          </w:tcPr>
          <w:p w:rsidR="001A3F56" w:rsidRDefault="001A3F56" w:rsidP="0019304A">
            <w:r>
              <w:rPr>
                <w:rFonts w:hAnsi="宋体"/>
              </w:rPr>
              <w:t>注释</w:t>
            </w:r>
          </w:p>
        </w:tc>
      </w:tr>
      <w:tr w:rsidR="001A3F56" w:rsidTr="001A3F56">
        <w:tc>
          <w:tcPr>
            <w:tcW w:w="1888" w:type="dxa"/>
            <w:shd w:val="clear" w:color="auto" w:fill="F2F2F2"/>
          </w:tcPr>
          <w:p w:rsidR="001A3F56" w:rsidRDefault="001A3F56" w:rsidP="0019304A">
            <w:r>
              <w:t>resCode</w:t>
            </w:r>
          </w:p>
        </w:tc>
        <w:tc>
          <w:tcPr>
            <w:tcW w:w="1696" w:type="dxa"/>
          </w:tcPr>
          <w:p w:rsidR="001A3F56" w:rsidRDefault="001A3F56" w:rsidP="0019304A">
            <w:r>
              <w:t>Integer</w:t>
            </w:r>
          </w:p>
        </w:tc>
        <w:tc>
          <w:tcPr>
            <w:tcW w:w="4830" w:type="dxa"/>
          </w:tcPr>
          <w:p w:rsidR="001A3F56" w:rsidRDefault="001A3F56" w:rsidP="0019304A">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1A3F56" w:rsidTr="001A3F56">
        <w:tc>
          <w:tcPr>
            <w:tcW w:w="1888" w:type="dxa"/>
            <w:shd w:val="clear" w:color="auto" w:fill="F2F2F2"/>
          </w:tcPr>
          <w:p w:rsidR="001A3F56" w:rsidRDefault="001A3F56" w:rsidP="0019304A">
            <w:r>
              <w:t>resDesc</w:t>
            </w:r>
          </w:p>
        </w:tc>
        <w:tc>
          <w:tcPr>
            <w:tcW w:w="1696" w:type="dxa"/>
          </w:tcPr>
          <w:p w:rsidR="001A3F56" w:rsidRDefault="001A3F56" w:rsidP="0019304A">
            <w:r>
              <w:t>String</w:t>
            </w:r>
          </w:p>
        </w:tc>
        <w:tc>
          <w:tcPr>
            <w:tcW w:w="4830" w:type="dxa"/>
          </w:tcPr>
          <w:p w:rsidR="001A3F56" w:rsidRDefault="001A3F56" w:rsidP="0019304A">
            <w:r>
              <w:rPr>
                <w:rFonts w:hAnsi="宋体"/>
              </w:rPr>
              <w:t>错误描述</w:t>
            </w:r>
          </w:p>
        </w:tc>
      </w:tr>
      <w:tr w:rsidR="001A3F56" w:rsidTr="001A3F56">
        <w:tc>
          <w:tcPr>
            <w:tcW w:w="1888" w:type="dxa"/>
            <w:shd w:val="clear" w:color="auto" w:fill="F2F2F2"/>
          </w:tcPr>
          <w:p w:rsidR="001A3F56" w:rsidRDefault="001A3F56" w:rsidP="0019304A">
            <w:r>
              <w:t>ResInfo</w:t>
            </w:r>
          </w:p>
        </w:tc>
        <w:tc>
          <w:tcPr>
            <w:tcW w:w="1696" w:type="dxa"/>
          </w:tcPr>
          <w:p w:rsidR="001A3F56" w:rsidRDefault="001A3F56" w:rsidP="0019304A">
            <w:r>
              <w:t>JSONArray</w:t>
            </w:r>
          </w:p>
        </w:tc>
        <w:tc>
          <w:tcPr>
            <w:tcW w:w="4830" w:type="dxa"/>
          </w:tcPr>
          <w:p w:rsidR="001A3F56" w:rsidRDefault="001A3F56" w:rsidP="0019304A">
            <w:r>
              <w:rPr>
                <w:rFonts w:hAnsi="宋体"/>
              </w:rPr>
              <w:t>热线详情</w:t>
            </w:r>
          </w:p>
        </w:tc>
      </w:tr>
    </w:tbl>
    <w:p w:rsidR="001A3F56" w:rsidRDefault="001A3F56" w:rsidP="001A3F56"/>
    <w:p w:rsidR="001A3F56" w:rsidRDefault="001A3F56" w:rsidP="001A3F56">
      <w:r>
        <w:t>ResInfo</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88"/>
        <w:gridCol w:w="1696"/>
        <w:gridCol w:w="4830"/>
      </w:tblGrid>
      <w:tr w:rsidR="001A3F56" w:rsidTr="001A3F56">
        <w:tc>
          <w:tcPr>
            <w:tcW w:w="1888" w:type="dxa"/>
            <w:shd w:val="clear" w:color="auto" w:fill="BFBFBF"/>
          </w:tcPr>
          <w:p w:rsidR="001A3F56" w:rsidRDefault="001A3F56" w:rsidP="0019304A">
            <w:r>
              <w:t>Key</w:t>
            </w:r>
          </w:p>
        </w:tc>
        <w:tc>
          <w:tcPr>
            <w:tcW w:w="1696" w:type="dxa"/>
            <w:shd w:val="clear" w:color="auto" w:fill="BFBFBF"/>
          </w:tcPr>
          <w:p w:rsidR="001A3F56" w:rsidRDefault="001A3F56" w:rsidP="0019304A">
            <w:r>
              <w:rPr>
                <w:rFonts w:hAnsi="宋体"/>
              </w:rPr>
              <w:t>类型</w:t>
            </w:r>
          </w:p>
        </w:tc>
        <w:tc>
          <w:tcPr>
            <w:tcW w:w="4830" w:type="dxa"/>
            <w:shd w:val="clear" w:color="auto" w:fill="BFBFBF"/>
          </w:tcPr>
          <w:p w:rsidR="001A3F56" w:rsidRDefault="001A3F56" w:rsidP="0019304A">
            <w:r>
              <w:rPr>
                <w:rFonts w:hAnsi="宋体"/>
              </w:rPr>
              <w:t>注释</w:t>
            </w:r>
          </w:p>
        </w:tc>
      </w:tr>
      <w:tr w:rsidR="001A3F56" w:rsidTr="001A3F56">
        <w:tc>
          <w:tcPr>
            <w:tcW w:w="1888" w:type="dxa"/>
            <w:shd w:val="clear" w:color="auto" w:fill="F2F2F2"/>
          </w:tcPr>
          <w:p w:rsidR="001A3F56" w:rsidRDefault="001A3F56" w:rsidP="0019304A">
            <w:r>
              <w:rPr>
                <w:sz w:val="27"/>
                <w:szCs w:val="27"/>
              </w:rPr>
              <w:t>hotlineIcon</w:t>
            </w:r>
          </w:p>
        </w:tc>
        <w:tc>
          <w:tcPr>
            <w:tcW w:w="1696" w:type="dxa"/>
          </w:tcPr>
          <w:p w:rsidR="001A3F56" w:rsidRDefault="001A3F56" w:rsidP="0019304A">
            <w:r>
              <w:rPr>
                <w:rFonts w:hAnsi="宋体"/>
              </w:rPr>
              <w:t>保留</w:t>
            </w:r>
          </w:p>
        </w:tc>
        <w:tc>
          <w:tcPr>
            <w:tcW w:w="4830" w:type="dxa"/>
          </w:tcPr>
          <w:p w:rsidR="001A3F56" w:rsidRDefault="001A3F56" w:rsidP="0019304A">
            <w:r>
              <w:rPr>
                <w:rFonts w:hAnsi="宋体"/>
              </w:rPr>
              <w:t>热线</w:t>
            </w:r>
            <w:r>
              <w:t>LOGO</w:t>
            </w:r>
          </w:p>
        </w:tc>
      </w:tr>
      <w:tr w:rsidR="001A3F56" w:rsidTr="001A3F56">
        <w:tc>
          <w:tcPr>
            <w:tcW w:w="1888" w:type="dxa"/>
            <w:shd w:val="clear" w:color="auto" w:fill="F2F2F2"/>
          </w:tcPr>
          <w:p w:rsidR="001A3F56" w:rsidRDefault="001A3F56" w:rsidP="0019304A">
            <w:r>
              <w:rPr>
                <w:sz w:val="27"/>
                <w:szCs w:val="27"/>
              </w:rPr>
              <w:lastRenderedPageBreak/>
              <w:t>hotlineSort</w:t>
            </w:r>
          </w:p>
        </w:tc>
        <w:tc>
          <w:tcPr>
            <w:tcW w:w="1696" w:type="dxa"/>
          </w:tcPr>
          <w:p w:rsidR="001A3F56" w:rsidRDefault="001A3F56" w:rsidP="0019304A">
            <w:r>
              <w:t>String</w:t>
            </w:r>
          </w:p>
        </w:tc>
        <w:tc>
          <w:tcPr>
            <w:tcW w:w="4830" w:type="dxa"/>
          </w:tcPr>
          <w:p w:rsidR="001A3F56" w:rsidRDefault="001A3F56" w:rsidP="0019304A">
            <w:r>
              <w:rPr>
                <w:rFonts w:hAnsi="宋体"/>
              </w:rPr>
              <w:t>热线排序</w:t>
            </w:r>
          </w:p>
        </w:tc>
      </w:tr>
      <w:tr w:rsidR="001A3F56" w:rsidTr="001A3F56">
        <w:tc>
          <w:tcPr>
            <w:tcW w:w="1888" w:type="dxa"/>
            <w:shd w:val="clear" w:color="auto" w:fill="F2F2F2"/>
          </w:tcPr>
          <w:p w:rsidR="001A3F56" w:rsidRDefault="001A3F56" w:rsidP="0019304A">
            <w:r>
              <w:rPr>
                <w:sz w:val="27"/>
                <w:szCs w:val="27"/>
              </w:rPr>
              <w:t>hotlineNum</w:t>
            </w:r>
          </w:p>
        </w:tc>
        <w:tc>
          <w:tcPr>
            <w:tcW w:w="1696" w:type="dxa"/>
          </w:tcPr>
          <w:p w:rsidR="001A3F56" w:rsidRDefault="001A3F56" w:rsidP="0019304A">
            <w:r>
              <w:t>String</w:t>
            </w:r>
          </w:p>
        </w:tc>
        <w:tc>
          <w:tcPr>
            <w:tcW w:w="4830" w:type="dxa"/>
          </w:tcPr>
          <w:p w:rsidR="001A3F56" w:rsidRDefault="001A3F56" w:rsidP="0019304A">
            <w:r>
              <w:rPr>
                <w:rFonts w:hAnsi="宋体"/>
              </w:rPr>
              <w:t>热线号码</w:t>
            </w:r>
          </w:p>
        </w:tc>
      </w:tr>
      <w:tr w:rsidR="001A3F56" w:rsidTr="001A3F56">
        <w:tc>
          <w:tcPr>
            <w:tcW w:w="1888" w:type="dxa"/>
            <w:shd w:val="clear" w:color="auto" w:fill="F2F2F2"/>
          </w:tcPr>
          <w:p w:rsidR="001A3F56" w:rsidRDefault="001A3F56" w:rsidP="0019304A">
            <w:r>
              <w:t>serviceTime</w:t>
            </w:r>
          </w:p>
        </w:tc>
        <w:tc>
          <w:tcPr>
            <w:tcW w:w="1696" w:type="dxa"/>
          </w:tcPr>
          <w:p w:rsidR="001A3F56" w:rsidRDefault="001A3F56" w:rsidP="0019304A">
            <w:r>
              <w:t>String</w:t>
            </w:r>
          </w:p>
        </w:tc>
        <w:tc>
          <w:tcPr>
            <w:tcW w:w="4830" w:type="dxa"/>
          </w:tcPr>
          <w:p w:rsidR="001A3F56" w:rsidRDefault="001A3F56" w:rsidP="0019304A">
            <w:r>
              <w:rPr>
                <w:rFonts w:hAnsi="宋体"/>
              </w:rPr>
              <w:t>服务时间</w:t>
            </w:r>
          </w:p>
        </w:tc>
      </w:tr>
      <w:tr w:rsidR="001A3F56" w:rsidTr="001A3F56">
        <w:tc>
          <w:tcPr>
            <w:tcW w:w="1888" w:type="dxa"/>
            <w:shd w:val="clear" w:color="auto" w:fill="F2F2F2"/>
          </w:tcPr>
          <w:p w:rsidR="001A3F56" w:rsidRDefault="001A3F56" w:rsidP="0019304A">
            <w:r>
              <w:t>callCharge</w:t>
            </w:r>
          </w:p>
        </w:tc>
        <w:tc>
          <w:tcPr>
            <w:tcW w:w="1696" w:type="dxa"/>
          </w:tcPr>
          <w:p w:rsidR="001A3F56" w:rsidRDefault="001A3F56" w:rsidP="0019304A">
            <w:r>
              <w:t>String</w:t>
            </w:r>
          </w:p>
        </w:tc>
        <w:tc>
          <w:tcPr>
            <w:tcW w:w="4830" w:type="dxa"/>
          </w:tcPr>
          <w:p w:rsidR="001A3F56" w:rsidRDefault="001A3F56" w:rsidP="0019304A">
            <w:r>
              <w:rPr>
                <w:rFonts w:hAnsi="宋体"/>
              </w:rPr>
              <w:t>拨打费用</w:t>
            </w:r>
          </w:p>
        </w:tc>
      </w:tr>
      <w:tr w:rsidR="001A3F56" w:rsidTr="001A3F56">
        <w:tc>
          <w:tcPr>
            <w:tcW w:w="1888" w:type="dxa"/>
            <w:shd w:val="clear" w:color="auto" w:fill="F2F2F2"/>
          </w:tcPr>
          <w:p w:rsidR="001A3F56" w:rsidRDefault="001A3F56" w:rsidP="0019304A">
            <w:r>
              <w:t>useRange</w:t>
            </w:r>
          </w:p>
        </w:tc>
        <w:tc>
          <w:tcPr>
            <w:tcW w:w="1696" w:type="dxa"/>
          </w:tcPr>
          <w:p w:rsidR="001A3F56" w:rsidRDefault="001A3F56" w:rsidP="0019304A">
            <w:r>
              <w:t>String</w:t>
            </w:r>
          </w:p>
        </w:tc>
        <w:tc>
          <w:tcPr>
            <w:tcW w:w="4830" w:type="dxa"/>
          </w:tcPr>
          <w:p w:rsidR="001A3F56" w:rsidRDefault="001A3F56" w:rsidP="0019304A">
            <w:r>
              <w:rPr>
                <w:rFonts w:hAnsi="宋体"/>
              </w:rPr>
              <w:t>开通范围</w:t>
            </w:r>
          </w:p>
        </w:tc>
      </w:tr>
      <w:tr w:rsidR="001A3F56" w:rsidTr="001A3F56">
        <w:tc>
          <w:tcPr>
            <w:tcW w:w="1888" w:type="dxa"/>
            <w:shd w:val="clear" w:color="auto" w:fill="F2F2F2"/>
          </w:tcPr>
          <w:p w:rsidR="001A3F56" w:rsidRDefault="001A3F56" w:rsidP="0019304A">
            <w:r>
              <w:t>manageUnit</w:t>
            </w:r>
          </w:p>
        </w:tc>
        <w:tc>
          <w:tcPr>
            <w:tcW w:w="1696" w:type="dxa"/>
          </w:tcPr>
          <w:p w:rsidR="001A3F56" w:rsidRDefault="001A3F56" w:rsidP="0019304A">
            <w:r>
              <w:t>String</w:t>
            </w:r>
          </w:p>
        </w:tc>
        <w:tc>
          <w:tcPr>
            <w:tcW w:w="4830" w:type="dxa"/>
          </w:tcPr>
          <w:p w:rsidR="001A3F56" w:rsidRDefault="001A3F56" w:rsidP="0019304A">
            <w:r>
              <w:rPr>
                <w:rFonts w:hAnsi="宋体"/>
              </w:rPr>
              <w:t>管理单位</w:t>
            </w:r>
          </w:p>
        </w:tc>
      </w:tr>
      <w:tr w:rsidR="001A3F56" w:rsidTr="001A3F56">
        <w:tc>
          <w:tcPr>
            <w:tcW w:w="1888" w:type="dxa"/>
            <w:shd w:val="clear" w:color="auto" w:fill="F2F2F2"/>
          </w:tcPr>
          <w:p w:rsidR="001A3F56" w:rsidRDefault="001A3F56" w:rsidP="0019304A">
            <w:r>
              <w:t>serviceRange</w:t>
            </w:r>
          </w:p>
        </w:tc>
        <w:tc>
          <w:tcPr>
            <w:tcW w:w="1696" w:type="dxa"/>
          </w:tcPr>
          <w:p w:rsidR="001A3F56" w:rsidRDefault="001A3F56" w:rsidP="0019304A">
            <w:r>
              <w:t>String</w:t>
            </w:r>
          </w:p>
        </w:tc>
        <w:tc>
          <w:tcPr>
            <w:tcW w:w="4830" w:type="dxa"/>
          </w:tcPr>
          <w:p w:rsidR="001A3F56" w:rsidRDefault="001A3F56" w:rsidP="0019304A">
            <w:r>
              <w:rPr>
                <w:rFonts w:hAnsi="宋体"/>
              </w:rPr>
              <w:t>服务范围</w:t>
            </w:r>
          </w:p>
        </w:tc>
      </w:tr>
      <w:tr w:rsidR="001A3F56" w:rsidTr="001A3F56">
        <w:tc>
          <w:tcPr>
            <w:tcW w:w="1888" w:type="dxa"/>
            <w:shd w:val="clear" w:color="auto" w:fill="F2F2F2"/>
          </w:tcPr>
          <w:p w:rsidR="001A3F56" w:rsidRDefault="001A3F56" w:rsidP="0019304A">
            <w:r>
              <w:t>isNeedComment</w:t>
            </w:r>
          </w:p>
        </w:tc>
        <w:tc>
          <w:tcPr>
            <w:tcW w:w="1696" w:type="dxa"/>
          </w:tcPr>
          <w:p w:rsidR="001A3F56" w:rsidRDefault="001A3F56" w:rsidP="0019304A">
            <w:r>
              <w:t>Boolean</w:t>
            </w:r>
          </w:p>
        </w:tc>
        <w:tc>
          <w:tcPr>
            <w:tcW w:w="4830" w:type="dxa"/>
          </w:tcPr>
          <w:p w:rsidR="001A3F56" w:rsidRDefault="001A3F56" w:rsidP="0019304A">
            <w:r>
              <w:rPr>
                <w:rFonts w:hAnsi="宋体"/>
              </w:rPr>
              <w:t>是否需要客户端评价</w:t>
            </w:r>
          </w:p>
        </w:tc>
      </w:tr>
      <w:tr w:rsidR="001A3F56" w:rsidTr="001A3F56">
        <w:tc>
          <w:tcPr>
            <w:tcW w:w="1888" w:type="dxa"/>
            <w:shd w:val="clear" w:color="auto" w:fill="F2F2F2"/>
          </w:tcPr>
          <w:p w:rsidR="001A3F56" w:rsidRDefault="001A3F56" w:rsidP="0019304A">
            <w:r>
              <w:t>hotlineState</w:t>
            </w:r>
          </w:p>
        </w:tc>
        <w:tc>
          <w:tcPr>
            <w:tcW w:w="1696" w:type="dxa"/>
          </w:tcPr>
          <w:p w:rsidR="001A3F56" w:rsidRDefault="001A3F56" w:rsidP="0019304A">
            <w:r>
              <w:t>String</w:t>
            </w:r>
          </w:p>
        </w:tc>
        <w:tc>
          <w:tcPr>
            <w:tcW w:w="4830" w:type="dxa"/>
          </w:tcPr>
          <w:p w:rsidR="001A3F56" w:rsidRDefault="001A3F56" w:rsidP="0019304A">
            <w:r>
              <w:rPr>
                <w:rFonts w:hAnsi="宋体"/>
              </w:rPr>
              <w:t>目前状态</w:t>
            </w:r>
          </w:p>
        </w:tc>
      </w:tr>
      <w:tr w:rsidR="001A3F56" w:rsidTr="001A3F56">
        <w:tc>
          <w:tcPr>
            <w:tcW w:w="1888" w:type="dxa"/>
            <w:shd w:val="clear" w:color="auto" w:fill="F2F2F2"/>
          </w:tcPr>
          <w:p w:rsidR="001A3F56" w:rsidRDefault="001A3F56" w:rsidP="0019304A">
            <w:r>
              <w:t>introduce</w:t>
            </w:r>
          </w:p>
        </w:tc>
        <w:tc>
          <w:tcPr>
            <w:tcW w:w="1696" w:type="dxa"/>
          </w:tcPr>
          <w:p w:rsidR="001A3F56" w:rsidRDefault="001A3F56" w:rsidP="0019304A">
            <w:r>
              <w:t>String</w:t>
            </w:r>
          </w:p>
        </w:tc>
        <w:tc>
          <w:tcPr>
            <w:tcW w:w="4830" w:type="dxa"/>
          </w:tcPr>
          <w:p w:rsidR="001A3F56" w:rsidRDefault="001A3F56" w:rsidP="0019304A">
            <w:r>
              <w:rPr>
                <w:rFonts w:hAnsi="宋体"/>
              </w:rPr>
              <w:t>服务热线介绍</w:t>
            </w:r>
          </w:p>
        </w:tc>
      </w:tr>
      <w:tr w:rsidR="001A3F56" w:rsidTr="001A3F56">
        <w:tc>
          <w:tcPr>
            <w:tcW w:w="1888" w:type="dxa"/>
            <w:shd w:val="clear" w:color="auto" w:fill="F2F2F2"/>
          </w:tcPr>
          <w:p w:rsidR="001A3F56" w:rsidRDefault="001A3F56" w:rsidP="0019304A">
            <w:r>
              <w:t>callChargeIntroduce</w:t>
            </w:r>
          </w:p>
        </w:tc>
        <w:tc>
          <w:tcPr>
            <w:tcW w:w="1696" w:type="dxa"/>
          </w:tcPr>
          <w:p w:rsidR="001A3F56" w:rsidRDefault="001A3F56" w:rsidP="0019304A">
            <w:r>
              <w:t>String</w:t>
            </w:r>
          </w:p>
        </w:tc>
        <w:tc>
          <w:tcPr>
            <w:tcW w:w="4830" w:type="dxa"/>
          </w:tcPr>
          <w:p w:rsidR="001A3F56" w:rsidRDefault="001A3F56" w:rsidP="0019304A">
            <w:r>
              <w:rPr>
                <w:rFonts w:hAnsi="宋体"/>
              </w:rPr>
              <w:t>资费说明</w:t>
            </w:r>
          </w:p>
        </w:tc>
      </w:tr>
      <w:tr w:rsidR="001A3F56" w:rsidTr="001A3F56">
        <w:tc>
          <w:tcPr>
            <w:tcW w:w="1888" w:type="dxa"/>
            <w:shd w:val="clear" w:color="auto" w:fill="F2F2F2"/>
          </w:tcPr>
          <w:p w:rsidR="001A3F56" w:rsidRDefault="001A3F56" w:rsidP="0019304A">
            <w:r>
              <w:t>hotlineName</w:t>
            </w:r>
          </w:p>
        </w:tc>
        <w:tc>
          <w:tcPr>
            <w:tcW w:w="1696" w:type="dxa"/>
          </w:tcPr>
          <w:p w:rsidR="001A3F56" w:rsidRDefault="001A3F56" w:rsidP="0019304A">
            <w:r>
              <w:t>String</w:t>
            </w:r>
          </w:p>
        </w:tc>
        <w:tc>
          <w:tcPr>
            <w:tcW w:w="4830" w:type="dxa"/>
          </w:tcPr>
          <w:p w:rsidR="001A3F56" w:rsidRDefault="001A3F56" w:rsidP="0019304A">
            <w:r>
              <w:rPr>
                <w:rFonts w:hAnsi="宋体"/>
              </w:rPr>
              <w:t>服务名称</w:t>
            </w:r>
          </w:p>
        </w:tc>
      </w:tr>
    </w:tbl>
    <w:p w:rsidR="001A3F56" w:rsidRPr="001A3F56" w:rsidRDefault="001A3F56" w:rsidP="001A3F56"/>
    <w:p w:rsidR="0090781E" w:rsidRDefault="0090781E" w:rsidP="002B116C">
      <w:pPr>
        <w:pStyle w:val="30"/>
        <w:numPr>
          <w:ilvl w:val="0"/>
          <w:numId w:val="8"/>
        </w:numPr>
      </w:pPr>
      <w:bookmarkStart w:id="78" w:name="_Toc405551125"/>
      <w:r>
        <w:rPr>
          <w:rFonts w:hint="eastAsia"/>
        </w:rPr>
        <w:t>根据品牌获取网址和电话</w:t>
      </w:r>
      <w:bookmarkEnd w:id="78"/>
    </w:p>
    <w:p w:rsidR="00015B33" w:rsidRDefault="00015B33" w:rsidP="00015B33">
      <w:pPr>
        <w:pStyle w:val="5"/>
      </w:pPr>
      <w:r>
        <w:t>接口描述</w:t>
      </w:r>
    </w:p>
    <w:p w:rsidR="00015B33" w:rsidRDefault="00015B33" w:rsidP="00015B33">
      <w:r>
        <w:rPr>
          <w:rFonts w:hint="eastAsia"/>
        </w:rPr>
        <w:t>根据品牌获取厂商热线地址和电话</w:t>
      </w:r>
    </w:p>
    <w:p w:rsidR="00015B33" w:rsidRDefault="00B50774" w:rsidP="00015B33">
      <w:hyperlink r:id="rId79" w:history="1">
        <w:r w:rsidR="00015B33">
          <w:rPr>
            <w:rStyle w:val="af0"/>
          </w:rPr>
          <w:t>http://101.95.48.97:8005/public/sjkf/line/getHotlineService?brandName=HUAWEi</w:t>
        </w:r>
      </w:hyperlink>
    </w:p>
    <w:p w:rsidR="00015B33" w:rsidRDefault="00015B33" w:rsidP="00015B33">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015B33" w:rsidTr="0019304A">
        <w:tc>
          <w:tcPr>
            <w:tcW w:w="1843" w:type="dxa"/>
            <w:shd w:val="clear" w:color="auto" w:fill="BFBFBF"/>
          </w:tcPr>
          <w:p w:rsidR="00015B33" w:rsidRDefault="00015B33" w:rsidP="0019304A">
            <w:r>
              <w:t>Key</w:t>
            </w:r>
          </w:p>
        </w:tc>
        <w:tc>
          <w:tcPr>
            <w:tcW w:w="1559" w:type="dxa"/>
            <w:shd w:val="clear" w:color="auto" w:fill="BFBFBF"/>
          </w:tcPr>
          <w:p w:rsidR="00015B33" w:rsidRDefault="00015B33" w:rsidP="0019304A">
            <w:r>
              <w:rPr>
                <w:rFonts w:hAnsi="宋体"/>
              </w:rPr>
              <w:t>类型</w:t>
            </w:r>
          </w:p>
        </w:tc>
        <w:tc>
          <w:tcPr>
            <w:tcW w:w="709" w:type="dxa"/>
            <w:shd w:val="clear" w:color="auto" w:fill="BFBFBF"/>
          </w:tcPr>
          <w:p w:rsidR="00015B33" w:rsidRDefault="00015B33" w:rsidP="0019304A">
            <w:r>
              <w:rPr>
                <w:rFonts w:hAnsi="宋体"/>
              </w:rPr>
              <w:t>必须</w:t>
            </w:r>
          </w:p>
        </w:tc>
        <w:tc>
          <w:tcPr>
            <w:tcW w:w="1559" w:type="dxa"/>
            <w:shd w:val="clear" w:color="auto" w:fill="BFBFBF"/>
          </w:tcPr>
          <w:p w:rsidR="00015B33" w:rsidRDefault="00015B33" w:rsidP="0019304A">
            <w:pPr>
              <w:ind w:firstLineChars="50" w:firstLine="120"/>
            </w:pPr>
            <w:r>
              <w:rPr>
                <w:rFonts w:hAnsi="宋体"/>
              </w:rPr>
              <w:t>的长度</w:t>
            </w:r>
          </w:p>
        </w:tc>
        <w:tc>
          <w:tcPr>
            <w:tcW w:w="4111" w:type="dxa"/>
            <w:shd w:val="clear" w:color="auto" w:fill="BFBFBF"/>
          </w:tcPr>
          <w:p w:rsidR="00015B33" w:rsidRDefault="00015B33" w:rsidP="0019304A">
            <w:r>
              <w:rPr>
                <w:rFonts w:hAnsi="宋体"/>
              </w:rPr>
              <w:t>注释</w:t>
            </w:r>
          </w:p>
        </w:tc>
      </w:tr>
      <w:tr w:rsidR="00015B33" w:rsidTr="0019304A">
        <w:tc>
          <w:tcPr>
            <w:tcW w:w="1843" w:type="dxa"/>
            <w:shd w:val="clear" w:color="auto" w:fill="F2F2F2"/>
          </w:tcPr>
          <w:p w:rsidR="00015B33" w:rsidRDefault="00015B33" w:rsidP="0019304A">
            <w:r w:rsidRPr="00351657">
              <w:rPr>
                <w:rFonts w:hAnsi="宋体"/>
              </w:rPr>
              <w:t>brandName</w:t>
            </w:r>
          </w:p>
        </w:tc>
        <w:tc>
          <w:tcPr>
            <w:tcW w:w="1559" w:type="dxa"/>
          </w:tcPr>
          <w:p w:rsidR="00015B33" w:rsidRDefault="00015B33" w:rsidP="0019304A">
            <w:r>
              <w:rPr>
                <w:rFonts w:hint="eastAsia"/>
              </w:rPr>
              <w:t>String</w:t>
            </w:r>
          </w:p>
        </w:tc>
        <w:tc>
          <w:tcPr>
            <w:tcW w:w="709" w:type="dxa"/>
          </w:tcPr>
          <w:p w:rsidR="00015B33" w:rsidRDefault="00015B33" w:rsidP="0019304A">
            <w:r>
              <w:rPr>
                <w:rFonts w:hint="eastAsia"/>
              </w:rPr>
              <w:t>是</w:t>
            </w:r>
          </w:p>
        </w:tc>
        <w:tc>
          <w:tcPr>
            <w:tcW w:w="1559" w:type="dxa"/>
          </w:tcPr>
          <w:p w:rsidR="00015B33" w:rsidRDefault="00015B33" w:rsidP="0019304A"/>
        </w:tc>
        <w:tc>
          <w:tcPr>
            <w:tcW w:w="4111" w:type="dxa"/>
          </w:tcPr>
          <w:p w:rsidR="00015B33" w:rsidRDefault="00015B33" w:rsidP="0019304A">
            <w:r>
              <w:rPr>
                <w:rFonts w:hint="eastAsia"/>
              </w:rPr>
              <w:t>品牌名称</w:t>
            </w:r>
          </w:p>
        </w:tc>
      </w:tr>
    </w:tbl>
    <w:p w:rsidR="00015B33" w:rsidRPr="00351657" w:rsidRDefault="00015B33" w:rsidP="00015B33"/>
    <w:p w:rsidR="00015B33" w:rsidRDefault="00015B33" w:rsidP="00015B33">
      <w:pPr>
        <w:pStyle w:val="5"/>
      </w:pPr>
      <w:r>
        <w:rPr>
          <w:rFonts w:hint="eastAsia"/>
        </w:rP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830"/>
      </w:tblGrid>
      <w:tr w:rsidR="00015B33" w:rsidTr="0019304A">
        <w:tc>
          <w:tcPr>
            <w:tcW w:w="1996" w:type="dxa"/>
            <w:shd w:val="clear" w:color="auto" w:fill="BFBFBF"/>
          </w:tcPr>
          <w:p w:rsidR="00015B33" w:rsidRDefault="00015B33" w:rsidP="0019304A">
            <w:r>
              <w:t>Key</w:t>
            </w:r>
          </w:p>
        </w:tc>
        <w:tc>
          <w:tcPr>
            <w:tcW w:w="1696" w:type="dxa"/>
            <w:shd w:val="clear" w:color="auto" w:fill="BFBFBF"/>
          </w:tcPr>
          <w:p w:rsidR="00015B33" w:rsidRDefault="00015B33" w:rsidP="0019304A">
            <w:r>
              <w:rPr>
                <w:rFonts w:hAnsi="宋体"/>
              </w:rPr>
              <w:t>类型</w:t>
            </w:r>
          </w:p>
        </w:tc>
        <w:tc>
          <w:tcPr>
            <w:tcW w:w="4830" w:type="dxa"/>
            <w:shd w:val="clear" w:color="auto" w:fill="BFBFBF"/>
          </w:tcPr>
          <w:p w:rsidR="00015B33" w:rsidRDefault="00015B33" w:rsidP="0019304A">
            <w:r>
              <w:rPr>
                <w:rFonts w:hAnsi="宋体"/>
              </w:rPr>
              <w:t>注释</w:t>
            </w:r>
          </w:p>
        </w:tc>
      </w:tr>
      <w:tr w:rsidR="00015B33" w:rsidTr="0019304A">
        <w:tc>
          <w:tcPr>
            <w:tcW w:w="1996" w:type="dxa"/>
            <w:shd w:val="clear" w:color="auto" w:fill="F2F2F2"/>
          </w:tcPr>
          <w:p w:rsidR="00015B33" w:rsidRDefault="00015B33" w:rsidP="0019304A">
            <w:r>
              <w:t>resCode</w:t>
            </w:r>
          </w:p>
        </w:tc>
        <w:tc>
          <w:tcPr>
            <w:tcW w:w="1696" w:type="dxa"/>
          </w:tcPr>
          <w:p w:rsidR="00015B33" w:rsidRDefault="00015B33" w:rsidP="0019304A">
            <w:r>
              <w:t>String</w:t>
            </w:r>
          </w:p>
        </w:tc>
        <w:tc>
          <w:tcPr>
            <w:tcW w:w="4830" w:type="dxa"/>
          </w:tcPr>
          <w:p w:rsidR="00015B33" w:rsidRDefault="00015B33" w:rsidP="0019304A">
            <w:r>
              <w:rPr>
                <w:rFonts w:hAnsi="宋体"/>
              </w:rPr>
              <w:t>结果码。</w:t>
            </w:r>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015B33" w:rsidTr="0019304A">
        <w:tc>
          <w:tcPr>
            <w:tcW w:w="1996" w:type="dxa"/>
            <w:shd w:val="clear" w:color="auto" w:fill="F2F2F2"/>
          </w:tcPr>
          <w:p w:rsidR="00015B33" w:rsidRDefault="00015B33" w:rsidP="0019304A">
            <w:r>
              <w:lastRenderedPageBreak/>
              <w:t>resDesc</w:t>
            </w:r>
          </w:p>
        </w:tc>
        <w:tc>
          <w:tcPr>
            <w:tcW w:w="1696" w:type="dxa"/>
          </w:tcPr>
          <w:p w:rsidR="00015B33" w:rsidRDefault="00015B33" w:rsidP="0019304A">
            <w:r>
              <w:t>String</w:t>
            </w:r>
          </w:p>
        </w:tc>
        <w:tc>
          <w:tcPr>
            <w:tcW w:w="4830" w:type="dxa"/>
          </w:tcPr>
          <w:p w:rsidR="00015B33" w:rsidRDefault="00015B33" w:rsidP="0019304A">
            <w:r>
              <w:rPr>
                <w:rFonts w:hAnsi="宋体"/>
              </w:rPr>
              <w:t>信息返回</w:t>
            </w:r>
          </w:p>
        </w:tc>
      </w:tr>
      <w:tr w:rsidR="00015B33" w:rsidTr="0019304A">
        <w:tc>
          <w:tcPr>
            <w:tcW w:w="1996" w:type="dxa"/>
            <w:shd w:val="clear" w:color="auto" w:fill="F2F2F2"/>
          </w:tcPr>
          <w:p w:rsidR="00015B33" w:rsidRDefault="00015B33" w:rsidP="0019304A">
            <w:r w:rsidRPr="009A1189">
              <w:t>serviceTEL</w:t>
            </w:r>
          </w:p>
        </w:tc>
        <w:tc>
          <w:tcPr>
            <w:tcW w:w="1696" w:type="dxa"/>
          </w:tcPr>
          <w:p w:rsidR="00015B33" w:rsidRDefault="00015B33" w:rsidP="0019304A">
            <w:r>
              <w:rPr>
                <w:rFonts w:hint="eastAsia"/>
              </w:rPr>
              <w:t>String</w:t>
            </w:r>
          </w:p>
        </w:tc>
        <w:tc>
          <w:tcPr>
            <w:tcW w:w="4830" w:type="dxa"/>
          </w:tcPr>
          <w:p w:rsidR="00015B33" w:rsidRDefault="00015B33" w:rsidP="0019304A">
            <w:r>
              <w:rPr>
                <w:rFonts w:hint="eastAsia"/>
              </w:rPr>
              <w:t>厂商电话</w:t>
            </w:r>
          </w:p>
        </w:tc>
      </w:tr>
      <w:tr w:rsidR="00015B33" w:rsidTr="0019304A">
        <w:tc>
          <w:tcPr>
            <w:tcW w:w="1996" w:type="dxa"/>
            <w:shd w:val="clear" w:color="auto" w:fill="F2F2F2"/>
          </w:tcPr>
          <w:p w:rsidR="00015B33" w:rsidRDefault="00015B33" w:rsidP="0019304A">
            <w:r w:rsidRPr="009A1189">
              <w:t>serviceURL</w:t>
            </w:r>
          </w:p>
        </w:tc>
        <w:tc>
          <w:tcPr>
            <w:tcW w:w="1696" w:type="dxa"/>
          </w:tcPr>
          <w:p w:rsidR="00015B33" w:rsidRDefault="00015B33" w:rsidP="0019304A">
            <w:r>
              <w:rPr>
                <w:rFonts w:hint="eastAsia"/>
              </w:rPr>
              <w:t>String</w:t>
            </w:r>
          </w:p>
        </w:tc>
        <w:tc>
          <w:tcPr>
            <w:tcW w:w="4830" w:type="dxa"/>
          </w:tcPr>
          <w:p w:rsidR="00015B33" w:rsidRDefault="00015B33" w:rsidP="0019304A">
            <w:r>
              <w:rPr>
                <w:rFonts w:hint="eastAsia"/>
              </w:rPr>
              <w:t>厂商地址</w:t>
            </w:r>
          </w:p>
        </w:tc>
      </w:tr>
    </w:tbl>
    <w:p w:rsidR="00015B33" w:rsidRPr="00015B33" w:rsidRDefault="00015B33" w:rsidP="00015B33"/>
    <w:p w:rsidR="007B0D7A" w:rsidRDefault="007B0D7A" w:rsidP="007B0D7A">
      <w:pPr>
        <w:pStyle w:val="2"/>
        <w:numPr>
          <w:ilvl w:val="0"/>
          <w:numId w:val="1"/>
        </w:numPr>
      </w:pPr>
      <w:bookmarkStart w:id="79" w:name="_Toc405551126"/>
      <w:r>
        <w:rPr>
          <w:rFonts w:hint="eastAsia"/>
        </w:rPr>
        <w:t>短信平台</w:t>
      </w:r>
      <w:bookmarkEnd w:id="79"/>
    </w:p>
    <w:p w:rsidR="00015B33" w:rsidRDefault="00594C7F" w:rsidP="002B116C">
      <w:pPr>
        <w:pStyle w:val="30"/>
        <w:numPr>
          <w:ilvl w:val="0"/>
          <w:numId w:val="9"/>
        </w:numPr>
      </w:pPr>
      <w:bookmarkStart w:id="80" w:name="_Toc405551127"/>
      <w:r>
        <w:rPr>
          <w:rFonts w:hint="eastAsia"/>
        </w:rPr>
        <w:t>短信指令获取</w:t>
      </w:r>
      <w:bookmarkEnd w:id="80"/>
    </w:p>
    <w:p w:rsidR="00594C7F" w:rsidRDefault="00594C7F" w:rsidP="00594C7F">
      <w:pPr>
        <w:pStyle w:val="5"/>
      </w:pPr>
      <w:r>
        <w:t>接口描述</w:t>
      </w:r>
    </w:p>
    <w:p w:rsidR="00594C7F" w:rsidRDefault="00594C7F" w:rsidP="00594C7F">
      <w:r>
        <w:rPr>
          <w:rFonts w:hAnsi="宋体"/>
        </w:rPr>
        <w:t>以列表方式展现集团统一规范的短信代码集</w:t>
      </w:r>
    </w:p>
    <w:p w:rsidR="00594C7F" w:rsidRDefault="00594C7F" w:rsidP="00594C7F">
      <w:r w:rsidRPr="00594C7F">
        <w:rPr>
          <w:rFonts w:hAnsi="宋体"/>
          <w:b/>
        </w:rPr>
        <w:t>交互协议</w:t>
      </w:r>
      <w:r>
        <w:rPr>
          <w:rFonts w:hAnsi="宋体"/>
        </w:rPr>
        <w:t>：</w:t>
      </w:r>
      <w:r>
        <w:t>http/https</w:t>
      </w:r>
    </w:p>
    <w:p w:rsidR="00594C7F" w:rsidRDefault="00594C7F" w:rsidP="00594C7F">
      <w:r w:rsidRPr="00594C7F">
        <w:rPr>
          <w:rFonts w:hAnsi="宋体"/>
          <w:b/>
        </w:rPr>
        <w:t>数据格式</w:t>
      </w:r>
      <w:r>
        <w:rPr>
          <w:rFonts w:hAnsi="宋体"/>
        </w:rPr>
        <w:t>：</w:t>
      </w:r>
      <w:r>
        <w:t>json</w:t>
      </w:r>
    </w:p>
    <w:p w:rsidR="00594C7F" w:rsidRDefault="00594C7F" w:rsidP="00594C7F">
      <w:pPr>
        <w:rPr>
          <w:rFonts w:hAnsi="宋体"/>
        </w:rPr>
      </w:pPr>
      <w:r w:rsidRPr="00594C7F">
        <w:rPr>
          <w:rFonts w:hAnsi="宋体"/>
          <w:b/>
        </w:rPr>
        <w:t>方向</w:t>
      </w:r>
      <w:r>
        <w:rPr>
          <w:rFonts w:hAnsi="宋体"/>
        </w:rPr>
        <w:t>：客户端</w:t>
      </w:r>
      <w:r>
        <w:t>-&gt;</w:t>
      </w:r>
      <w:r>
        <w:rPr>
          <w:rFonts w:hAnsi="宋体"/>
        </w:rPr>
        <w:t>统一接口服务平台</w:t>
      </w:r>
    </w:p>
    <w:p w:rsidR="00594C7F" w:rsidRDefault="00594C7F" w:rsidP="00594C7F">
      <w:pPr>
        <w:jc w:val="left"/>
      </w:pPr>
      <w:r>
        <w:rPr>
          <w:rFonts w:hint="eastAsia"/>
        </w:rPr>
        <w:t>服务端地址：</w:t>
      </w:r>
      <w:hyperlink r:id="rId80" w:history="1">
        <w:r>
          <w:rPr>
            <w:rStyle w:val="af0"/>
          </w:rPr>
          <w:t>http://101.95.48.96:8005/public/sjkf/scc/SmsCommands_query?prov=%E4%B8%8A%E6%B5%B7</w:t>
        </w:r>
      </w:hyperlink>
    </w:p>
    <w:p w:rsidR="00594C7F" w:rsidRDefault="00594C7F" w:rsidP="00594C7F">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594C7F" w:rsidTr="0019304A">
        <w:tc>
          <w:tcPr>
            <w:tcW w:w="1843" w:type="dxa"/>
            <w:shd w:val="clear" w:color="auto" w:fill="BFBFBF"/>
          </w:tcPr>
          <w:p w:rsidR="00594C7F" w:rsidRDefault="00594C7F" w:rsidP="0019304A">
            <w:r>
              <w:t>Key</w:t>
            </w:r>
          </w:p>
        </w:tc>
        <w:tc>
          <w:tcPr>
            <w:tcW w:w="1559" w:type="dxa"/>
            <w:shd w:val="clear" w:color="auto" w:fill="BFBFBF"/>
          </w:tcPr>
          <w:p w:rsidR="00594C7F" w:rsidRDefault="00594C7F" w:rsidP="0019304A">
            <w:r>
              <w:rPr>
                <w:rFonts w:hAnsi="宋体"/>
              </w:rPr>
              <w:t>类型</w:t>
            </w:r>
          </w:p>
        </w:tc>
        <w:tc>
          <w:tcPr>
            <w:tcW w:w="709" w:type="dxa"/>
            <w:shd w:val="clear" w:color="auto" w:fill="BFBFBF"/>
          </w:tcPr>
          <w:p w:rsidR="00594C7F" w:rsidRDefault="00594C7F" w:rsidP="0019304A">
            <w:r>
              <w:rPr>
                <w:rFonts w:hAnsi="宋体"/>
              </w:rPr>
              <w:t>必须</w:t>
            </w:r>
          </w:p>
        </w:tc>
        <w:tc>
          <w:tcPr>
            <w:tcW w:w="1559" w:type="dxa"/>
            <w:shd w:val="clear" w:color="auto" w:fill="BFBFBF"/>
          </w:tcPr>
          <w:p w:rsidR="00594C7F" w:rsidRDefault="00594C7F" w:rsidP="0019304A">
            <w:pPr>
              <w:ind w:firstLineChars="50" w:firstLine="120"/>
            </w:pPr>
            <w:r>
              <w:rPr>
                <w:rFonts w:hAnsi="宋体"/>
              </w:rPr>
              <w:t>的长度</w:t>
            </w:r>
          </w:p>
        </w:tc>
        <w:tc>
          <w:tcPr>
            <w:tcW w:w="4111" w:type="dxa"/>
            <w:shd w:val="clear" w:color="auto" w:fill="BFBFBF"/>
          </w:tcPr>
          <w:p w:rsidR="00594C7F" w:rsidRDefault="00594C7F" w:rsidP="0019304A">
            <w:r>
              <w:rPr>
                <w:rFonts w:hAnsi="宋体"/>
              </w:rPr>
              <w:t>注释</w:t>
            </w:r>
          </w:p>
        </w:tc>
      </w:tr>
      <w:tr w:rsidR="00594C7F" w:rsidTr="0019304A">
        <w:tc>
          <w:tcPr>
            <w:tcW w:w="1843" w:type="dxa"/>
            <w:shd w:val="clear" w:color="auto" w:fill="F2F2F2"/>
          </w:tcPr>
          <w:p w:rsidR="00594C7F" w:rsidRDefault="00594C7F" w:rsidP="0019304A">
            <w:r>
              <w:rPr>
                <w:rFonts w:hAnsi="宋体"/>
              </w:rPr>
              <w:t>无</w:t>
            </w:r>
          </w:p>
        </w:tc>
        <w:tc>
          <w:tcPr>
            <w:tcW w:w="1559" w:type="dxa"/>
          </w:tcPr>
          <w:p w:rsidR="00594C7F" w:rsidRDefault="00594C7F" w:rsidP="0019304A"/>
        </w:tc>
        <w:tc>
          <w:tcPr>
            <w:tcW w:w="709" w:type="dxa"/>
          </w:tcPr>
          <w:p w:rsidR="00594C7F" w:rsidRDefault="00594C7F" w:rsidP="0019304A"/>
        </w:tc>
        <w:tc>
          <w:tcPr>
            <w:tcW w:w="1559" w:type="dxa"/>
          </w:tcPr>
          <w:p w:rsidR="00594C7F" w:rsidRDefault="00594C7F" w:rsidP="0019304A"/>
        </w:tc>
        <w:tc>
          <w:tcPr>
            <w:tcW w:w="4111" w:type="dxa"/>
          </w:tcPr>
          <w:p w:rsidR="00594C7F" w:rsidRDefault="00594C7F" w:rsidP="0019304A"/>
        </w:tc>
      </w:tr>
    </w:tbl>
    <w:p w:rsidR="00594C7F" w:rsidRDefault="00594C7F" w:rsidP="00594C7F">
      <w:pPr>
        <w:pStyle w:val="5"/>
      </w:pPr>
      <w:r>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2415"/>
        <w:gridCol w:w="2415"/>
      </w:tblGrid>
      <w:tr w:rsidR="00594C7F" w:rsidTr="0019304A">
        <w:tc>
          <w:tcPr>
            <w:tcW w:w="1996" w:type="dxa"/>
            <w:shd w:val="clear" w:color="auto" w:fill="BFBFBF"/>
          </w:tcPr>
          <w:p w:rsidR="00594C7F" w:rsidRDefault="00594C7F" w:rsidP="0019304A">
            <w:r>
              <w:t>Key</w:t>
            </w:r>
          </w:p>
        </w:tc>
        <w:tc>
          <w:tcPr>
            <w:tcW w:w="1696" w:type="dxa"/>
            <w:shd w:val="clear" w:color="auto" w:fill="BFBFBF"/>
          </w:tcPr>
          <w:p w:rsidR="00594C7F" w:rsidRDefault="00594C7F" w:rsidP="0019304A">
            <w:r>
              <w:rPr>
                <w:rFonts w:hAnsi="宋体"/>
              </w:rPr>
              <w:t>类型</w:t>
            </w:r>
          </w:p>
        </w:tc>
        <w:tc>
          <w:tcPr>
            <w:tcW w:w="2415" w:type="dxa"/>
            <w:shd w:val="clear" w:color="auto" w:fill="BFBFBF"/>
          </w:tcPr>
          <w:p w:rsidR="00594C7F" w:rsidRDefault="00594C7F" w:rsidP="0019304A">
            <w:r>
              <w:rPr>
                <w:rFonts w:hAnsi="宋体"/>
              </w:rPr>
              <w:t>注释</w:t>
            </w:r>
          </w:p>
        </w:tc>
        <w:tc>
          <w:tcPr>
            <w:tcW w:w="2415" w:type="dxa"/>
            <w:shd w:val="clear" w:color="auto" w:fill="BFBFBF"/>
          </w:tcPr>
          <w:p w:rsidR="00594C7F" w:rsidRDefault="00594C7F" w:rsidP="0019304A">
            <w:r>
              <w:rPr>
                <w:rFonts w:hAnsi="宋体"/>
              </w:rPr>
              <w:t>示例</w:t>
            </w:r>
          </w:p>
        </w:tc>
      </w:tr>
      <w:tr w:rsidR="00594C7F" w:rsidTr="0019304A">
        <w:tc>
          <w:tcPr>
            <w:tcW w:w="1996" w:type="dxa"/>
            <w:shd w:val="clear" w:color="auto" w:fill="F2F2F2"/>
          </w:tcPr>
          <w:p w:rsidR="00594C7F" w:rsidRDefault="00594C7F" w:rsidP="0019304A">
            <w:r>
              <w:t>resCode</w:t>
            </w:r>
          </w:p>
        </w:tc>
        <w:tc>
          <w:tcPr>
            <w:tcW w:w="1696" w:type="dxa"/>
          </w:tcPr>
          <w:p w:rsidR="00594C7F" w:rsidRDefault="00594C7F" w:rsidP="0019304A">
            <w:r>
              <w:t>Integer</w:t>
            </w:r>
          </w:p>
        </w:tc>
        <w:tc>
          <w:tcPr>
            <w:tcW w:w="2415" w:type="dxa"/>
          </w:tcPr>
          <w:p w:rsidR="00594C7F" w:rsidRDefault="00594C7F" w:rsidP="0019304A">
            <w:r>
              <w:rPr>
                <w:rFonts w:hAnsi="宋体"/>
              </w:rPr>
              <w:t>结果码。</w:t>
            </w:r>
          </w:p>
        </w:tc>
        <w:tc>
          <w:tcPr>
            <w:tcW w:w="2415" w:type="dxa"/>
          </w:tcPr>
          <w:p w:rsidR="00594C7F" w:rsidRDefault="00594C7F" w:rsidP="0019304A">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594C7F" w:rsidTr="0019304A">
        <w:tc>
          <w:tcPr>
            <w:tcW w:w="1996" w:type="dxa"/>
            <w:shd w:val="clear" w:color="auto" w:fill="F2F2F2"/>
          </w:tcPr>
          <w:p w:rsidR="00594C7F" w:rsidRDefault="00594C7F" w:rsidP="0019304A">
            <w:r>
              <w:t>resInfo</w:t>
            </w:r>
          </w:p>
        </w:tc>
        <w:tc>
          <w:tcPr>
            <w:tcW w:w="1696" w:type="dxa"/>
          </w:tcPr>
          <w:p w:rsidR="00594C7F" w:rsidRDefault="00594C7F" w:rsidP="0019304A">
            <w:r>
              <w:t>JSONArray</w:t>
            </w:r>
          </w:p>
        </w:tc>
        <w:tc>
          <w:tcPr>
            <w:tcW w:w="2415" w:type="dxa"/>
          </w:tcPr>
          <w:p w:rsidR="00594C7F" w:rsidRDefault="00594C7F" w:rsidP="0019304A">
            <w:r>
              <w:rPr>
                <w:rFonts w:hAnsi="宋体"/>
              </w:rPr>
              <w:t>短信内容列表</w:t>
            </w:r>
          </w:p>
        </w:tc>
        <w:tc>
          <w:tcPr>
            <w:tcW w:w="2415" w:type="dxa"/>
          </w:tcPr>
          <w:p w:rsidR="00594C7F" w:rsidRDefault="00594C7F" w:rsidP="0019304A"/>
        </w:tc>
      </w:tr>
    </w:tbl>
    <w:p w:rsidR="00594C7F" w:rsidRDefault="00594C7F" w:rsidP="00594C7F">
      <w:r>
        <w:t>resInfo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2415"/>
        <w:gridCol w:w="2415"/>
      </w:tblGrid>
      <w:tr w:rsidR="00594C7F" w:rsidTr="0019304A">
        <w:tc>
          <w:tcPr>
            <w:tcW w:w="1996" w:type="dxa"/>
            <w:shd w:val="clear" w:color="auto" w:fill="BFBFBF"/>
          </w:tcPr>
          <w:p w:rsidR="00594C7F" w:rsidRDefault="00594C7F" w:rsidP="0019304A">
            <w:r>
              <w:t>Key</w:t>
            </w:r>
          </w:p>
        </w:tc>
        <w:tc>
          <w:tcPr>
            <w:tcW w:w="1696" w:type="dxa"/>
            <w:shd w:val="clear" w:color="auto" w:fill="BFBFBF"/>
          </w:tcPr>
          <w:p w:rsidR="00594C7F" w:rsidRDefault="00594C7F" w:rsidP="0019304A">
            <w:r>
              <w:rPr>
                <w:rFonts w:hAnsi="宋体"/>
              </w:rPr>
              <w:t>类型</w:t>
            </w:r>
          </w:p>
        </w:tc>
        <w:tc>
          <w:tcPr>
            <w:tcW w:w="2415" w:type="dxa"/>
            <w:shd w:val="clear" w:color="auto" w:fill="BFBFBF"/>
          </w:tcPr>
          <w:p w:rsidR="00594C7F" w:rsidRDefault="00594C7F" w:rsidP="0019304A">
            <w:r>
              <w:rPr>
                <w:rFonts w:hAnsi="宋体"/>
              </w:rPr>
              <w:t>注释</w:t>
            </w:r>
          </w:p>
        </w:tc>
        <w:tc>
          <w:tcPr>
            <w:tcW w:w="2415" w:type="dxa"/>
            <w:shd w:val="clear" w:color="auto" w:fill="BFBFBF"/>
          </w:tcPr>
          <w:p w:rsidR="00594C7F" w:rsidRDefault="00594C7F" w:rsidP="0019304A">
            <w:r>
              <w:rPr>
                <w:rFonts w:hAnsi="宋体"/>
              </w:rPr>
              <w:t>参数示例</w:t>
            </w:r>
          </w:p>
        </w:tc>
      </w:tr>
      <w:tr w:rsidR="00594C7F" w:rsidTr="0019304A">
        <w:tc>
          <w:tcPr>
            <w:tcW w:w="1996" w:type="dxa"/>
            <w:shd w:val="clear" w:color="auto" w:fill="F2F2F2"/>
          </w:tcPr>
          <w:p w:rsidR="00594C7F" w:rsidRDefault="00594C7F" w:rsidP="0019304A">
            <w:r>
              <w:t>FatherId</w:t>
            </w:r>
          </w:p>
        </w:tc>
        <w:tc>
          <w:tcPr>
            <w:tcW w:w="1696" w:type="dxa"/>
          </w:tcPr>
          <w:p w:rsidR="00594C7F" w:rsidRDefault="00594C7F" w:rsidP="0019304A">
            <w:r>
              <w:t>String</w:t>
            </w:r>
          </w:p>
        </w:tc>
        <w:tc>
          <w:tcPr>
            <w:tcW w:w="2415" w:type="dxa"/>
          </w:tcPr>
          <w:p w:rsidR="00594C7F" w:rsidRDefault="00594C7F" w:rsidP="0019304A">
            <w:r>
              <w:rPr>
                <w:rFonts w:hAnsi="宋体"/>
              </w:rPr>
              <w:t>父</w:t>
            </w:r>
            <w:r>
              <w:t>ID</w:t>
            </w:r>
          </w:p>
        </w:tc>
        <w:tc>
          <w:tcPr>
            <w:tcW w:w="2415" w:type="dxa"/>
          </w:tcPr>
          <w:p w:rsidR="00594C7F" w:rsidRDefault="00594C7F" w:rsidP="0019304A">
            <w:r>
              <w:t>300</w:t>
            </w:r>
          </w:p>
        </w:tc>
      </w:tr>
      <w:tr w:rsidR="00594C7F" w:rsidTr="0019304A">
        <w:tc>
          <w:tcPr>
            <w:tcW w:w="1996" w:type="dxa"/>
            <w:shd w:val="clear" w:color="auto" w:fill="F2F2F2"/>
          </w:tcPr>
          <w:p w:rsidR="00594C7F" w:rsidRDefault="00594C7F" w:rsidP="0019304A">
            <w:r>
              <w:lastRenderedPageBreak/>
              <w:t>ID</w:t>
            </w:r>
          </w:p>
        </w:tc>
        <w:tc>
          <w:tcPr>
            <w:tcW w:w="1696" w:type="dxa"/>
          </w:tcPr>
          <w:p w:rsidR="00594C7F" w:rsidRDefault="00594C7F" w:rsidP="0019304A">
            <w:r>
              <w:t>String</w:t>
            </w:r>
          </w:p>
        </w:tc>
        <w:tc>
          <w:tcPr>
            <w:tcW w:w="2415" w:type="dxa"/>
          </w:tcPr>
          <w:p w:rsidR="00594C7F" w:rsidRDefault="00594C7F" w:rsidP="0019304A">
            <w:r>
              <w:rPr>
                <w:rFonts w:hAnsi="宋体"/>
              </w:rPr>
              <w:t>短信指令</w:t>
            </w:r>
            <w:r>
              <w:t>ID</w:t>
            </w:r>
          </w:p>
        </w:tc>
        <w:tc>
          <w:tcPr>
            <w:tcW w:w="2415" w:type="dxa"/>
          </w:tcPr>
          <w:p w:rsidR="00594C7F" w:rsidRDefault="00594C7F" w:rsidP="0019304A">
            <w:r>
              <w:t>301</w:t>
            </w:r>
          </w:p>
        </w:tc>
      </w:tr>
      <w:tr w:rsidR="00594C7F" w:rsidTr="0019304A">
        <w:tc>
          <w:tcPr>
            <w:tcW w:w="1996" w:type="dxa"/>
            <w:shd w:val="clear" w:color="auto" w:fill="F2F2F2"/>
          </w:tcPr>
          <w:p w:rsidR="00594C7F" w:rsidRDefault="00594C7F" w:rsidP="0019304A">
            <w:r>
              <w:rPr>
                <w:shd w:val="clear" w:color="auto" w:fill="F7F7F7"/>
              </w:rPr>
              <w:t>InstrLevel</w:t>
            </w:r>
          </w:p>
        </w:tc>
        <w:tc>
          <w:tcPr>
            <w:tcW w:w="1696" w:type="dxa"/>
          </w:tcPr>
          <w:p w:rsidR="00594C7F" w:rsidRDefault="00594C7F" w:rsidP="0019304A">
            <w:r>
              <w:t>String</w:t>
            </w:r>
          </w:p>
        </w:tc>
        <w:tc>
          <w:tcPr>
            <w:tcW w:w="2415" w:type="dxa"/>
          </w:tcPr>
          <w:p w:rsidR="00594C7F" w:rsidRDefault="00594C7F" w:rsidP="0019304A">
            <w:r>
              <w:rPr>
                <w:rFonts w:hAnsi="宋体"/>
              </w:rPr>
              <w:t>短信指令层级</w:t>
            </w:r>
          </w:p>
        </w:tc>
        <w:tc>
          <w:tcPr>
            <w:tcW w:w="2415" w:type="dxa"/>
            <w:vAlign w:val="center"/>
          </w:tcPr>
          <w:p w:rsidR="00594C7F" w:rsidRDefault="00594C7F" w:rsidP="0019304A">
            <w:pPr>
              <w:autoSpaceDN w:val="0"/>
              <w:jc w:val="left"/>
              <w:textAlignment w:val="center"/>
            </w:pPr>
            <w:r>
              <w:rPr>
                <w:sz w:val="22"/>
              </w:rPr>
              <w:t>1.</w:t>
            </w:r>
            <w:r>
              <w:rPr>
                <w:rFonts w:hAnsi="宋体"/>
                <w:sz w:val="22"/>
              </w:rPr>
              <w:t>服务分类：业务办理</w:t>
            </w:r>
            <w:r>
              <w:rPr>
                <w:sz w:val="22"/>
              </w:rPr>
              <w:br/>
              <w:t>2.</w:t>
            </w:r>
            <w:r>
              <w:rPr>
                <w:rFonts w:hAnsi="宋体"/>
                <w:sz w:val="22"/>
              </w:rPr>
              <w:t>服务指令：七彩铃音</w:t>
            </w:r>
            <w:r>
              <w:rPr>
                <w:sz w:val="22"/>
              </w:rPr>
              <w:br/>
              <w:t>3.</w:t>
            </w:r>
            <w:r>
              <w:rPr>
                <w:rFonts w:hAnsi="宋体"/>
                <w:sz w:val="22"/>
              </w:rPr>
              <w:t>子命令：七彩铃音开通</w:t>
            </w:r>
          </w:p>
        </w:tc>
      </w:tr>
      <w:tr w:rsidR="00594C7F" w:rsidTr="0019304A">
        <w:tc>
          <w:tcPr>
            <w:tcW w:w="1996" w:type="dxa"/>
            <w:shd w:val="clear" w:color="auto" w:fill="F2F2F2"/>
          </w:tcPr>
          <w:p w:rsidR="00594C7F" w:rsidRDefault="00594C7F" w:rsidP="0019304A">
            <w:r>
              <w:t>InstrName</w:t>
            </w:r>
          </w:p>
        </w:tc>
        <w:tc>
          <w:tcPr>
            <w:tcW w:w="1696" w:type="dxa"/>
          </w:tcPr>
          <w:p w:rsidR="00594C7F" w:rsidRDefault="00594C7F" w:rsidP="0019304A">
            <w:r>
              <w:t>String</w:t>
            </w:r>
          </w:p>
        </w:tc>
        <w:tc>
          <w:tcPr>
            <w:tcW w:w="2415" w:type="dxa"/>
          </w:tcPr>
          <w:p w:rsidR="00594C7F" w:rsidRDefault="00594C7F" w:rsidP="0019304A">
            <w:r>
              <w:rPr>
                <w:rFonts w:hAnsi="宋体"/>
              </w:rPr>
              <w:t>短信指令名称</w:t>
            </w:r>
          </w:p>
        </w:tc>
        <w:tc>
          <w:tcPr>
            <w:tcW w:w="2415" w:type="dxa"/>
          </w:tcPr>
          <w:p w:rsidR="00594C7F" w:rsidRDefault="00594C7F" w:rsidP="0019304A">
            <w:r>
              <w:rPr>
                <w:rFonts w:hAnsi="宋体"/>
              </w:rPr>
              <w:t>七彩铃音</w:t>
            </w:r>
          </w:p>
        </w:tc>
      </w:tr>
      <w:tr w:rsidR="00594C7F" w:rsidTr="0019304A">
        <w:tc>
          <w:tcPr>
            <w:tcW w:w="1996" w:type="dxa"/>
            <w:shd w:val="clear" w:color="auto" w:fill="F2F2F2"/>
          </w:tcPr>
          <w:p w:rsidR="00594C7F" w:rsidRDefault="00594C7F" w:rsidP="0019304A">
            <w:r>
              <w:t>InstrNum</w:t>
            </w:r>
          </w:p>
        </w:tc>
        <w:tc>
          <w:tcPr>
            <w:tcW w:w="1696" w:type="dxa"/>
          </w:tcPr>
          <w:p w:rsidR="00594C7F" w:rsidRDefault="00594C7F" w:rsidP="0019304A">
            <w:r>
              <w:t>String</w:t>
            </w:r>
          </w:p>
        </w:tc>
        <w:tc>
          <w:tcPr>
            <w:tcW w:w="2415" w:type="dxa"/>
          </w:tcPr>
          <w:p w:rsidR="00594C7F" w:rsidRDefault="00594C7F" w:rsidP="0019304A">
            <w:r>
              <w:rPr>
                <w:rFonts w:hAnsi="宋体"/>
              </w:rPr>
              <w:t>短信指令数字代码</w:t>
            </w:r>
          </w:p>
        </w:tc>
        <w:tc>
          <w:tcPr>
            <w:tcW w:w="2415" w:type="dxa"/>
          </w:tcPr>
          <w:p w:rsidR="00594C7F" w:rsidRDefault="00594C7F" w:rsidP="0019304A">
            <w:r>
              <w:t>301</w:t>
            </w:r>
          </w:p>
        </w:tc>
      </w:tr>
      <w:tr w:rsidR="00594C7F" w:rsidTr="0019304A">
        <w:tc>
          <w:tcPr>
            <w:tcW w:w="1996" w:type="dxa"/>
            <w:shd w:val="clear" w:color="auto" w:fill="F2F2F2"/>
          </w:tcPr>
          <w:p w:rsidR="00594C7F" w:rsidRDefault="00594C7F" w:rsidP="0019304A">
            <w:r>
              <w:t>InstrCode</w:t>
            </w:r>
          </w:p>
        </w:tc>
        <w:tc>
          <w:tcPr>
            <w:tcW w:w="1696" w:type="dxa"/>
          </w:tcPr>
          <w:p w:rsidR="00594C7F" w:rsidRDefault="00594C7F" w:rsidP="0019304A">
            <w:r>
              <w:t>String</w:t>
            </w:r>
          </w:p>
        </w:tc>
        <w:tc>
          <w:tcPr>
            <w:tcW w:w="2415" w:type="dxa"/>
          </w:tcPr>
          <w:p w:rsidR="00594C7F" w:rsidRDefault="00594C7F" w:rsidP="0019304A">
            <w:r>
              <w:rPr>
                <w:rFonts w:hAnsi="宋体"/>
              </w:rPr>
              <w:t>短信指令字母代码</w:t>
            </w:r>
          </w:p>
        </w:tc>
        <w:tc>
          <w:tcPr>
            <w:tcW w:w="2415" w:type="dxa"/>
          </w:tcPr>
          <w:p w:rsidR="00594C7F" w:rsidRDefault="00594C7F" w:rsidP="0019304A">
            <w:r>
              <w:t>XXXX</w:t>
            </w:r>
          </w:p>
        </w:tc>
      </w:tr>
      <w:tr w:rsidR="00594C7F" w:rsidTr="0019304A">
        <w:tc>
          <w:tcPr>
            <w:tcW w:w="1996" w:type="dxa"/>
            <w:shd w:val="clear" w:color="auto" w:fill="F2F2F2"/>
          </w:tcPr>
          <w:p w:rsidR="00594C7F" w:rsidRDefault="00594C7F" w:rsidP="0019304A">
            <w:r>
              <w:t>SendNum</w:t>
            </w:r>
          </w:p>
        </w:tc>
        <w:tc>
          <w:tcPr>
            <w:tcW w:w="1696" w:type="dxa"/>
          </w:tcPr>
          <w:p w:rsidR="00594C7F" w:rsidRDefault="00594C7F" w:rsidP="0019304A">
            <w:r>
              <w:t>String</w:t>
            </w:r>
          </w:p>
        </w:tc>
        <w:tc>
          <w:tcPr>
            <w:tcW w:w="2415" w:type="dxa"/>
          </w:tcPr>
          <w:p w:rsidR="00594C7F" w:rsidRDefault="00594C7F" w:rsidP="0019304A">
            <w:r>
              <w:rPr>
                <w:rFonts w:hAnsi="宋体"/>
              </w:rPr>
              <w:t>发送号码</w:t>
            </w:r>
          </w:p>
        </w:tc>
        <w:tc>
          <w:tcPr>
            <w:tcW w:w="2415" w:type="dxa"/>
          </w:tcPr>
          <w:p w:rsidR="00594C7F" w:rsidRDefault="00594C7F" w:rsidP="0019304A">
            <w:r>
              <w:t>10001</w:t>
            </w:r>
          </w:p>
        </w:tc>
      </w:tr>
      <w:tr w:rsidR="00594C7F" w:rsidTr="0019304A">
        <w:trPr>
          <w:trHeight w:val="377"/>
        </w:trPr>
        <w:tc>
          <w:tcPr>
            <w:tcW w:w="1996" w:type="dxa"/>
            <w:shd w:val="clear" w:color="auto" w:fill="F2F2F2"/>
          </w:tcPr>
          <w:p w:rsidR="00594C7F" w:rsidRDefault="00594C7F" w:rsidP="0019304A">
            <w:r>
              <w:t>UserGroup</w:t>
            </w:r>
          </w:p>
        </w:tc>
        <w:tc>
          <w:tcPr>
            <w:tcW w:w="1696" w:type="dxa"/>
          </w:tcPr>
          <w:p w:rsidR="00594C7F" w:rsidRDefault="00594C7F" w:rsidP="0019304A">
            <w:r>
              <w:t>String</w:t>
            </w:r>
          </w:p>
        </w:tc>
        <w:tc>
          <w:tcPr>
            <w:tcW w:w="2415" w:type="dxa"/>
          </w:tcPr>
          <w:p w:rsidR="00594C7F" w:rsidRDefault="00594C7F" w:rsidP="0019304A">
            <w:r>
              <w:rPr>
                <w:rFonts w:hAnsi="宋体"/>
              </w:rPr>
              <w:t>用户范围</w:t>
            </w:r>
          </w:p>
        </w:tc>
        <w:tc>
          <w:tcPr>
            <w:tcW w:w="2415" w:type="dxa"/>
          </w:tcPr>
          <w:p w:rsidR="00594C7F" w:rsidRDefault="00594C7F" w:rsidP="0019304A">
            <w:r>
              <w:t>153,189,133</w:t>
            </w:r>
          </w:p>
        </w:tc>
      </w:tr>
      <w:tr w:rsidR="00594C7F" w:rsidTr="0019304A">
        <w:tc>
          <w:tcPr>
            <w:tcW w:w="1996" w:type="dxa"/>
            <w:shd w:val="clear" w:color="auto" w:fill="F2F2F2"/>
          </w:tcPr>
          <w:p w:rsidR="00594C7F" w:rsidRDefault="00594C7F" w:rsidP="0019304A">
            <w:r>
              <w:t>InstrDiscript</w:t>
            </w:r>
          </w:p>
        </w:tc>
        <w:tc>
          <w:tcPr>
            <w:tcW w:w="1696" w:type="dxa"/>
          </w:tcPr>
          <w:p w:rsidR="00594C7F" w:rsidRDefault="00594C7F" w:rsidP="0019304A">
            <w:r>
              <w:t>String</w:t>
            </w:r>
          </w:p>
        </w:tc>
        <w:tc>
          <w:tcPr>
            <w:tcW w:w="2415" w:type="dxa"/>
          </w:tcPr>
          <w:p w:rsidR="00594C7F" w:rsidRDefault="00594C7F" w:rsidP="0019304A">
            <w:r>
              <w:rPr>
                <w:rFonts w:hAnsi="宋体"/>
              </w:rPr>
              <w:t>指令描述</w:t>
            </w:r>
          </w:p>
        </w:tc>
        <w:tc>
          <w:tcPr>
            <w:tcW w:w="2415" w:type="dxa"/>
          </w:tcPr>
          <w:p w:rsidR="00594C7F" w:rsidRDefault="00594C7F" w:rsidP="0019304A">
            <w:r>
              <w:rPr>
                <w:rFonts w:hAnsi="宋体"/>
              </w:rPr>
              <w:t>关于七彩灵应的指令</w:t>
            </w:r>
          </w:p>
        </w:tc>
      </w:tr>
      <w:tr w:rsidR="00594C7F" w:rsidTr="0019304A">
        <w:tc>
          <w:tcPr>
            <w:tcW w:w="1996" w:type="dxa"/>
            <w:shd w:val="clear" w:color="auto" w:fill="F2F2F2"/>
          </w:tcPr>
          <w:p w:rsidR="00594C7F" w:rsidRDefault="00594C7F" w:rsidP="0019304A">
            <w:r>
              <w:t>InstrSendType</w:t>
            </w:r>
          </w:p>
        </w:tc>
        <w:tc>
          <w:tcPr>
            <w:tcW w:w="1696" w:type="dxa"/>
          </w:tcPr>
          <w:p w:rsidR="00594C7F" w:rsidRDefault="00594C7F" w:rsidP="0019304A">
            <w:r>
              <w:t>String</w:t>
            </w:r>
          </w:p>
        </w:tc>
        <w:tc>
          <w:tcPr>
            <w:tcW w:w="2415" w:type="dxa"/>
          </w:tcPr>
          <w:p w:rsidR="00594C7F" w:rsidRDefault="00594C7F" w:rsidP="0019304A">
            <w:r>
              <w:rPr>
                <w:rFonts w:hAnsi="宋体"/>
              </w:rPr>
              <w:t>短信发送类型</w:t>
            </w:r>
          </w:p>
        </w:tc>
        <w:tc>
          <w:tcPr>
            <w:tcW w:w="2415" w:type="dxa"/>
            <w:vAlign w:val="center"/>
          </w:tcPr>
          <w:p w:rsidR="00594C7F" w:rsidRDefault="00594C7F" w:rsidP="0019304A">
            <w:pPr>
              <w:autoSpaceDN w:val="0"/>
              <w:jc w:val="left"/>
              <w:textAlignment w:val="center"/>
            </w:pPr>
            <w:r>
              <w:t>0:</w:t>
            </w:r>
            <w:r>
              <w:rPr>
                <w:rFonts w:hAnsi="宋体"/>
              </w:rPr>
              <w:t>短信不可发送</w:t>
            </w:r>
            <w:r>
              <w:br/>
              <w:t>1:</w:t>
            </w:r>
            <w:r>
              <w:rPr>
                <w:rFonts w:hAnsi="宋体"/>
              </w:rPr>
              <w:t>短信直接发送</w:t>
            </w:r>
            <w:r>
              <w:br/>
              <w:t>2</w:t>
            </w:r>
            <w:r>
              <w:rPr>
                <w:rFonts w:hAnsi="宋体"/>
              </w:rPr>
              <w:t>：弹出辅助框后发送</w:t>
            </w:r>
          </w:p>
        </w:tc>
      </w:tr>
      <w:tr w:rsidR="00594C7F" w:rsidTr="0019304A">
        <w:tc>
          <w:tcPr>
            <w:tcW w:w="1996" w:type="dxa"/>
            <w:shd w:val="clear" w:color="auto" w:fill="F2F2F2"/>
          </w:tcPr>
          <w:p w:rsidR="00594C7F" w:rsidRDefault="00594C7F" w:rsidP="0019304A">
            <w:r>
              <w:t>InstrAddition</w:t>
            </w:r>
          </w:p>
        </w:tc>
        <w:tc>
          <w:tcPr>
            <w:tcW w:w="1696" w:type="dxa"/>
          </w:tcPr>
          <w:p w:rsidR="00594C7F" w:rsidRDefault="00594C7F" w:rsidP="0019304A">
            <w:r>
              <w:t>String</w:t>
            </w:r>
          </w:p>
        </w:tc>
        <w:tc>
          <w:tcPr>
            <w:tcW w:w="2415" w:type="dxa"/>
          </w:tcPr>
          <w:p w:rsidR="00594C7F" w:rsidRDefault="00594C7F" w:rsidP="0019304A">
            <w:r>
              <w:rPr>
                <w:rFonts w:hAnsi="宋体"/>
              </w:rPr>
              <w:t>短信补充格式类型</w:t>
            </w:r>
          </w:p>
        </w:tc>
        <w:tc>
          <w:tcPr>
            <w:tcW w:w="2415" w:type="dxa"/>
            <w:vAlign w:val="center"/>
          </w:tcPr>
          <w:p w:rsidR="00594C7F" w:rsidRDefault="00594C7F" w:rsidP="0019304A">
            <w:pPr>
              <w:autoSpaceDN w:val="0"/>
              <w:jc w:val="left"/>
              <w:textAlignment w:val="center"/>
            </w:pPr>
            <w:r>
              <w:t>1</w:t>
            </w:r>
            <w:r>
              <w:rPr>
                <w:rFonts w:hAnsi="宋体"/>
              </w:rPr>
              <w:t>：输入年月</w:t>
            </w:r>
            <w:r>
              <w:br/>
              <w:t>2.</w:t>
            </w:r>
            <w:r>
              <w:rPr>
                <w:rFonts w:hAnsi="宋体"/>
              </w:rPr>
              <w:t>选择子命令</w:t>
            </w:r>
            <w:r>
              <w:br/>
              <w:t>3.</w:t>
            </w:r>
            <w:r>
              <w:rPr>
                <w:rFonts w:hAnsi="宋体"/>
              </w:rPr>
              <w:t>其他</w:t>
            </w:r>
          </w:p>
        </w:tc>
      </w:tr>
      <w:tr w:rsidR="00594C7F" w:rsidTr="0019304A">
        <w:tc>
          <w:tcPr>
            <w:tcW w:w="1996" w:type="dxa"/>
            <w:shd w:val="clear" w:color="auto" w:fill="F2F2F2"/>
          </w:tcPr>
          <w:p w:rsidR="00594C7F" w:rsidRDefault="00594C7F" w:rsidP="0019304A">
            <w:r>
              <w:t>IsInSpecs</w:t>
            </w:r>
          </w:p>
        </w:tc>
        <w:tc>
          <w:tcPr>
            <w:tcW w:w="1696" w:type="dxa"/>
          </w:tcPr>
          <w:p w:rsidR="00594C7F" w:rsidRDefault="00594C7F" w:rsidP="0019304A">
            <w:r>
              <w:t>String</w:t>
            </w:r>
          </w:p>
        </w:tc>
        <w:tc>
          <w:tcPr>
            <w:tcW w:w="2415" w:type="dxa"/>
          </w:tcPr>
          <w:p w:rsidR="00594C7F" w:rsidRDefault="00594C7F" w:rsidP="0019304A">
            <w:r>
              <w:rPr>
                <w:rFonts w:hAnsi="宋体"/>
              </w:rPr>
              <w:t>是否符合集团规范</w:t>
            </w:r>
          </w:p>
        </w:tc>
        <w:tc>
          <w:tcPr>
            <w:tcW w:w="2415" w:type="dxa"/>
            <w:vAlign w:val="center"/>
          </w:tcPr>
          <w:p w:rsidR="00594C7F" w:rsidRDefault="00594C7F" w:rsidP="0019304A">
            <w:pPr>
              <w:autoSpaceDN w:val="0"/>
              <w:jc w:val="center"/>
              <w:textAlignment w:val="center"/>
            </w:pPr>
            <w:r>
              <w:rPr>
                <w:rFonts w:hAnsi="宋体"/>
              </w:rPr>
              <w:t>填写：是</w:t>
            </w:r>
            <w:r>
              <w:t>/</w:t>
            </w:r>
            <w:r>
              <w:rPr>
                <w:rFonts w:hAnsi="宋体"/>
              </w:rPr>
              <w:t>否</w:t>
            </w:r>
          </w:p>
        </w:tc>
      </w:tr>
      <w:tr w:rsidR="00594C7F" w:rsidTr="0019304A">
        <w:tc>
          <w:tcPr>
            <w:tcW w:w="1996" w:type="dxa"/>
            <w:shd w:val="clear" w:color="auto" w:fill="F2F2F2"/>
          </w:tcPr>
          <w:p w:rsidR="00594C7F" w:rsidRDefault="00594C7F" w:rsidP="0019304A">
            <w:r>
              <w:t>backup</w:t>
            </w:r>
          </w:p>
        </w:tc>
        <w:tc>
          <w:tcPr>
            <w:tcW w:w="1696" w:type="dxa"/>
          </w:tcPr>
          <w:p w:rsidR="00594C7F" w:rsidRDefault="00594C7F" w:rsidP="0019304A">
            <w:r>
              <w:t>String</w:t>
            </w:r>
          </w:p>
        </w:tc>
        <w:tc>
          <w:tcPr>
            <w:tcW w:w="2415" w:type="dxa"/>
          </w:tcPr>
          <w:p w:rsidR="00594C7F" w:rsidRDefault="00594C7F" w:rsidP="0019304A">
            <w:r>
              <w:rPr>
                <w:rFonts w:hAnsi="宋体"/>
              </w:rPr>
              <w:t>备注</w:t>
            </w:r>
          </w:p>
        </w:tc>
        <w:tc>
          <w:tcPr>
            <w:tcW w:w="2415" w:type="dxa"/>
            <w:vAlign w:val="center"/>
          </w:tcPr>
          <w:p w:rsidR="00594C7F" w:rsidRDefault="00594C7F" w:rsidP="0019304A">
            <w:pPr>
              <w:autoSpaceDN w:val="0"/>
              <w:jc w:val="center"/>
              <w:textAlignment w:val="center"/>
            </w:pPr>
            <w:r>
              <w:rPr>
                <w:rFonts w:hAnsi="宋体"/>
              </w:rPr>
              <w:t>功能限制或其他注意事项</w:t>
            </w:r>
          </w:p>
        </w:tc>
      </w:tr>
    </w:tbl>
    <w:p w:rsidR="00594C7F" w:rsidRDefault="00594C7F" w:rsidP="00594C7F">
      <w:r>
        <w:t>Json</w:t>
      </w:r>
      <w:r>
        <w:rPr>
          <w:rFonts w:hAnsi="宋体"/>
        </w:rPr>
        <w:t>示例</w:t>
      </w:r>
      <w:r>
        <w:t>:</w:t>
      </w:r>
    </w:p>
    <w:p w:rsidR="00594C7F" w:rsidRPr="00594C7F" w:rsidRDefault="00594C7F" w:rsidP="00594C7F">
      <w:pPr>
        <w:jc w:val="left"/>
      </w:pPr>
      <w:r>
        <w:t>{"resCode":"200","resInfo":[{"faterid":"3","id":300,"</w:t>
      </w:r>
      <w:r>
        <w:rPr>
          <w:shd w:val="clear" w:color="auto" w:fill="F7F7F7"/>
        </w:rPr>
        <w:t>InstrLevel</w:t>
      </w:r>
      <w:r>
        <w:t>":"1","InstrName":"</w:t>
      </w:r>
      <w:r>
        <w:rPr>
          <w:rFonts w:hAnsi="宋体"/>
        </w:rPr>
        <w:t>业务办理</w:t>
      </w:r>
      <w:r>
        <w:t>","InstrDiscript":"","InstrSendType":"0"</w:t>
      </w:r>
      <w:r>
        <w:rPr>
          <w:rFonts w:hAnsi="宋体"/>
        </w:rPr>
        <w:t>，</w:t>
      </w:r>
      <w:r>
        <w:t>"InstrNum":"300","InstrCode":"","SendNum":"10001","UserGrounp"</w:t>
      </w:r>
      <w:r>
        <w:rPr>
          <w:rFonts w:hAnsi="宋体"/>
        </w:rPr>
        <w:t>：</w:t>
      </w:r>
      <w:r>
        <w:t>"153","InstrAddition":"2"</w:t>
      </w:r>
      <w:r>
        <w:rPr>
          <w:rFonts w:hAnsi="宋体"/>
        </w:rPr>
        <w:t>，</w:t>
      </w:r>
      <w:r>
        <w:t>"isInspecs":"</w:t>
      </w:r>
      <w:r>
        <w:rPr>
          <w:rFonts w:hAnsi="宋体"/>
        </w:rPr>
        <w:t>是</w:t>
      </w:r>
      <w:r>
        <w:t>","backup":"</w:t>
      </w:r>
      <w:r>
        <w:rPr>
          <w:rFonts w:hAnsi="宋体"/>
        </w:rPr>
        <w:t>具有子项的短信指令</w:t>
      </w:r>
      <w:r>
        <w:t>"},{"faterid":"300","id":"301","InstrLevel":"2","InstrName":"</w:t>
      </w:r>
      <w:r>
        <w:rPr>
          <w:rFonts w:hAnsi="宋体"/>
        </w:rPr>
        <w:t>七彩铃音</w:t>
      </w:r>
      <w:r>
        <w:t>","InstrDiscript":"</w:t>
      </w:r>
      <w:r>
        <w:rPr>
          <w:rFonts w:hAnsi="宋体"/>
        </w:rPr>
        <w:t>七彩铃音介绍：拨打电话等待时间听被用户事先设置的音乐铃声</w:t>
      </w:r>
      <w:r>
        <w:t>","InstrType":"2","InstrNum":"","InstrCode":"","SendNum":"10001","UserGrounp"</w:t>
      </w:r>
      <w:r>
        <w:rPr>
          <w:rFonts w:hAnsi="宋体"/>
        </w:rPr>
        <w:t>：</w:t>
      </w:r>
      <w:r>
        <w:t>"153","InstrAddition":"2"</w:t>
      </w:r>
      <w:r>
        <w:rPr>
          <w:rFonts w:hAnsi="宋体"/>
        </w:rPr>
        <w:t>，</w:t>
      </w:r>
      <w:r>
        <w:t>"isInspecs":"</w:t>
      </w:r>
      <w:r>
        <w:rPr>
          <w:rFonts w:hAnsi="宋体"/>
        </w:rPr>
        <w:t>是</w:t>
      </w:r>
      <w:r>
        <w:t>","backup":"</w:t>
      </w:r>
      <w:r>
        <w:rPr>
          <w:rFonts w:hAnsi="宋体"/>
        </w:rPr>
        <w:t>具有子项的短信指令</w:t>
      </w:r>
      <w:r>
        <w:t>"},{"faterid":"301","id":"3012","InstrLevel":"3","InstrName":"</w:t>
      </w:r>
      <w:r>
        <w:rPr>
          <w:rFonts w:hAnsi="宋体"/>
        </w:rPr>
        <w:t>七彩铃音开通</w:t>
      </w:r>
      <w:r>
        <w:t>","InstrDiscript":"","InstrType":"1","InstrNum":"","InstrCode":"","SendNum":"10001","UserGrounp"</w:t>
      </w:r>
      <w:r>
        <w:rPr>
          <w:rFonts w:hAnsi="宋体"/>
        </w:rPr>
        <w:t>：</w:t>
      </w:r>
      <w:r>
        <w:t>"153","InstrAddition":"2"</w:t>
      </w:r>
      <w:r>
        <w:rPr>
          <w:rFonts w:hAnsi="宋体"/>
        </w:rPr>
        <w:t>，</w:t>
      </w:r>
      <w:r>
        <w:t>"isInspecs":"</w:t>
      </w:r>
      <w:r>
        <w:rPr>
          <w:rFonts w:hAnsi="宋体"/>
        </w:rPr>
        <w:t>是</w:t>
      </w:r>
      <w:r>
        <w:t>","backup":"</w:t>
      </w:r>
      <w:r>
        <w:rPr>
          <w:rFonts w:hAnsi="宋体"/>
        </w:rPr>
        <w:t>具有子项的</w:t>
      </w:r>
      <w:r>
        <w:rPr>
          <w:rFonts w:hAnsi="宋体"/>
        </w:rPr>
        <w:lastRenderedPageBreak/>
        <w:t>短信指令</w:t>
      </w:r>
      <w:r>
        <w:t>"}]}</w:t>
      </w:r>
    </w:p>
    <w:p w:rsidR="007B0D7A" w:rsidRDefault="007B0D7A" w:rsidP="007B0D7A">
      <w:pPr>
        <w:pStyle w:val="2"/>
        <w:numPr>
          <w:ilvl w:val="0"/>
          <w:numId w:val="1"/>
        </w:numPr>
      </w:pPr>
      <w:bookmarkStart w:id="81" w:name="_Toc405551128"/>
      <w:r>
        <w:rPr>
          <w:rFonts w:hint="eastAsia"/>
        </w:rPr>
        <w:t>客服账号</w:t>
      </w:r>
      <w:bookmarkEnd w:id="81"/>
    </w:p>
    <w:p w:rsidR="00594C7F" w:rsidRDefault="00594C7F" w:rsidP="002B116C">
      <w:pPr>
        <w:pStyle w:val="30"/>
        <w:numPr>
          <w:ilvl w:val="0"/>
          <w:numId w:val="10"/>
        </w:numPr>
      </w:pPr>
      <w:bookmarkStart w:id="82" w:name="_Toc405551129"/>
      <w:r>
        <w:rPr>
          <w:rFonts w:hint="eastAsia"/>
        </w:rPr>
        <w:t>获取客服账号</w:t>
      </w:r>
      <w:bookmarkEnd w:id="82"/>
    </w:p>
    <w:p w:rsidR="000C4E6E" w:rsidRDefault="000C4E6E" w:rsidP="000C4E6E">
      <w:pPr>
        <w:pStyle w:val="5"/>
      </w:pPr>
      <w:r>
        <w:t>接口描述</w:t>
      </w:r>
    </w:p>
    <w:p w:rsidR="000C4E6E" w:rsidRDefault="000C4E6E" w:rsidP="000C4E6E">
      <w:r>
        <w:rPr>
          <w:rFonts w:hAnsi="宋体"/>
        </w:rPr>
        <w:t>获取</w:t>
      </w:r>
      <w:r>
        <w:t>189</w:t>
      </w:r>
      <w:r>
        <w:rPr>
          <w:rFonts w:hAnsi="宋体"/>
        </w:rPr>
        <w:t>邮箱，微博，微信等客服渠道的账号管理信息</w:t>
      </w:r>
    </w:p>
    <w:p w:rsidR="000C4E6E" w:rsidRDefault="000C4E6E" w:rsidP="000C4E6E">
      <w:r w:rsidRPr="000C4E6E">
        <w:rPr>
          <w:rFonts w:hAnsi="宋体"/>
          <w:b/>
        </w:rPr>
        <w:t>交互协议</w:t>
      </w:r>
      <w:r>
        <w:rPr>
          <w:rFonts w:hAnsi="宋体"/>
        </w:rPr>
        <w:t>：</w:t>
      </w:r>
      <w:r>
        <w:t>http/https</w:t>
      </w:r>
    </w:p>
    <w:p w:rsidR="000C4E6E" w:rsidRDefault="000C4E6E" w:rsidP="000C4E6E">
      <w:r w:rsidRPr="000C4E6E">
        <w:rPr>
          <w:rFonts w:hAnsi="宋体"/>
          <w:b/>
        </w:rPr>
        <w:t>数据格式</w:t>
      </w:r>
      <w:r>
        <w:rPr>
          <w:rFonts w:hAnsi="宋体"/>
        </w:rPr>
        <w:t>：</w:t>
      </w:r>
      <w:r>
        <w:t>json</w:t>
      </w:r>
    </w:p>
    <w:p w:rsidR="000C4E6E" w:rsidRDefault="000C4E6E" w:rsidP="000C4E6E">
      <w:r w:rsidRPr="000C4E6E">
        <w:rPr>
          <w:rFonts w:hAnsi="宋体"/>
          <w:b/>
        </w:rPr>
        <w:t>方向</w:t>
      </w:r>
      <w:r>
        <w:rPr>
          <w:rFonts w:hAnsi="宋体"/>
        </w:rPr>
        <w:t>：客户端</w:t>
      </w:r>
      <w:r>
        <w:t>-&gt;</w:t>
      </w:r>
      <w:r>
        <w:rPr>
          <w:rFonts w:hAnsi="宋体"/>
        </w:rPr>
        <w:t>统一接口服务平台</w:t>
      </w:r>
    </w:p>
    <w:p w:rsidR="000C4E6E" w:rsidRDefault="000C4E6E" w:rsidP="000C4E6E">
      <w:r w:rsidRPr="000C4E6E">
        <w:rPr>
          <w:rFonts w:hAnsi="宋体"/>
          <w:b/>
        </w:rPr>
        <w:t>接口名称</w:t>
      </w:r>
      <w:r>
        <w:rPr>
          <w:rFonts w:hAnsi="宋体"/>
        </w:rPr>
        <w:t>：</w:t>
      </w:r>
      <w:r>
        <w:t>ServiceAcount</w:t>
      </w:r>
    </w:p>
    <w:p w:rsidR="000C4E6E" w:rsidRDefault="000C4E6E" w:rsidP="000C4E6E">
      <w:pPr>
        <w:jc w:val="left"/>
      </w:pPr>
      <w:r w:rsidRPr="000C4E6E">
        <w:rPr>
          <w:rFonts w:hAnsi="宋体" w:hint="eastAsia"/>
          <w:b/>
        </w:rPr>
        <w:t>服务器端地址</w:t>
      </w:r>
      <w:r>
        <w:rPr>
          <w:rFonts w:hint="eastAsia"/>
        </w:rPr>
        <w:t>：</w:t>
      </w:r>
      <w:hyperlink r:id="rId81" w:history="1">
        <w:r>
          <w:rPr>
            <w:rStyle w:val="af0"/>
          </w:rPr>
          <w:t>http://101.95.48.96:8005/public/sjkf/line/ServiceAcount?Province=HN&amp;CustomServiceChannel=</w:t>
        </w:r>
        <w:r>
          <w:rPr>
            <w:rStyle w:val="af0"/>
            <w:rFonts w:hAnsi="宋体"/>
          </w:rPr>
          <w:t>微博</w:t>
        </w:r>
        <w:r>
          <w:rPr>
            <w:rStyle w:val="af0"/>
          </w:rPr>
          <w:t>&amp;C</w:t>
        </w:r>
        <w:bookmarkStart w:id="83" w:name="_Hlt355263237"/>
        <w:r>
          <w:rPr>
            <w:rStyle w:val="af0"/>
          </w:rPr>
          <w:t>h</w:t>
        </w:r>
        <w:bookmarkEnd w:id="83"/>
        <w:r>
          <w:rPr>
            <w:rStyle w:val="af0"/>
          </w:rPr>
          <w:t>annelPlatform=</w:t>
        </w:r>
        <w:r>
          <w:rPr>
            <w:rStyle w:val="af0"/>
            <w:rFonts w:hAnsi="宋体"/>
          </w:rPr>
          <w:t>新浪</w:t>
        </w:r>
      </w:hyperlink>
    </w:p>
    <w:p w:rsidR="000C4E6E" w:rsidRDefault="000C4E6E" w:rsidP="000C4E6E">
      <w:pPr>
        <w:pStyle w:val="5"/>
      </w:pPr>
      <w: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0C4E6E" w:rsidTr="0019304A">
        <w:tc>
          <w:tcPr>
            <w:tcW w:w="1843" w:type="dxa"/>
            <w:shd w:val="clear" w:color="auto" w:fill="BFBFBF"/>
          </w:tcPr>
          <w:p w:rsidR="000C4E6E" w:rsidRDefault="000C4E6E" w:rsidP="0019304A">
            <w:r>
              <w:t>Key</w:t>
            </w:r>
          </w:p>
        </w:tc>
        <w:tc>
          <w:tcPr>
            <w:tcW w:w="1559" w:type="dxa"/>
            <w:shd w:val="clear" w:color="auto" w:fill="BFBFBF"/>
          </w:tcPr>
          <w:p w:rsidR="000C4E6E" w:rsidRDefault="000C4E6E" w:rsidP="0019304A">
            <w:r>
              <w:rPr>
                <w:rFonts w:hAnsi="宋体"/>
              </w:rPr>
              <w:t>类型</w:t>
            </w:r>
          </w:p>
        </w:tc>
        <w:tc>
          <w:tcPr>
            <w:tcW w:w="709" w:type="dxa"/>
            <w:shd w:val="clear" w:color="auto" w:fill="BFBFBF"/>
          </w:tcPr>
          <w:p w:rsidR="000C4E6E" w:rsidRDefault="000C4E6E" w:rsidP="0019304A">
            <w:r>
              <w:rPr>
                <w:rFonts w:hAnsi="宋体"/>
              </w:rPr>
              <w:t>必须</w:t>
            </w:r>
          </w:p>
        </w:tc>
        <w:tc>
          <w:tcPr>
            <w:tcW w:w="1559" w:type="dxa"/>
            <w:shd w:val="clear" w:color="auto" w:fill="BFBFBF"/>
          </w:tcPr>
          <w:p w:rsidR="000C4E6E" w:rsidRDefault="000C4E6E" w:rsidP="0019304A">
            <w:pPr>
              <w:ind w:firstLineChars="50" w:firstLine="120"/>
            </w:pPr>
            <w:r>
              <w:rPr>
                <w:rFonts w:hAnsi="宋体"/>
              </w:rPr>
              <w:t>的长度</w:t>
            </w:r>
          </w:p>
        </w:tc>
        <w:tc>
          <w:tcPr>
            <w:tcW w:w="4111" w:type="dxa"/>
            <w:shd w:val="clear" w:color="auto" w:fill="BFBFBF"/>
          </w:tcPr>
          <w:p w:rsidR="000C4E6E" w:rsidRDefault="000C4E6E" w:rsidP="0019304A">
            <w:r>
              <w:rPr>
                <w:rFonts w:hAnsi="宋体"/>
              </w:rPr>
              <w:t>注释</w:t>
            </w:r>
          </w:p>
        </w:tc>
      </w:tr>
      <w:tr w:rsidR="000C4E6E" w:rsidTr="0019304A">
        <w:tc>
          <w:tcPr>
            <w:tcW w:w="1843" w:type="dxa"/>
            <w:shd w:val="clear" w:color="auto" w:fill="F2F2F2"/>
          </w:tcPr>
          <w:p w:rsidR="000C4E6E" w:rsidRDefault="000C4E6E" w:rsidP="0019304A">
            <w:r>
              <w:t>Province</w:t>
            </w:r>
          </w:p>
        </w:tc>
        <w:tc>
          <w:tcPr>
            <w:tcW w:w="1559" w:type="dxa"/>
          </w:tcPr>
          <w:p w:rsidR="000C4E6E" w:rsidRDefault="000C4E6E" w:rsidP="0019304A">
            <w:r>
              <w:t>String</w:t>
            </w:r>
          </w:p>
        </w:tc>
        <w:tc>
          <w:tcPr>
            <w:tcW w:w="709" w:type="dxa"/>
          </w:tcPr>
          <w:p w:rsidR="000C4E6E" w:rsidRDefault="000C4E6E" w:rsidP="0019304A">
            <w:r>
              <w:rPr>
                <w:rFonts w:hAnsi="宋体"/>
              </w:rPr>
              <w:t>是</w:t>
            </w:r>
          </w:p>
        </w:tc>
        <w:tc>
          <w:tcPr>
            <w:tcW w:w="1559" w:type="dxa"/>
          </w:tcPr>
          <w:p w:rsidR="000C4E6E" w:rsidRDefault="000C4E6E" w:rsidP="0019304A"/>
        </w:tc>
        <w:tc>
          <w:tcPr>
            <w:tcW w:w="4111" w:type="dxa"/>
          </w:tcPr>
          <w:p w:rsidR="000C4E6E" w:rsidRDefault="000C4E6E" w:rsidP="0019304A">
            <w:r>
              <w:rPr>
                <w:rFonts w:hAnsi="宋体"/>
              </w:rPr>
              <w:t>省份</w:t>
            </w:r>
          </w:p>
        </w:tc>
      </w:tr>
      <w:tr w:rsidR="000C4E6E" w:rsidTr="0019304A">
        <w:tc>
          <w:tcPr>
            <w:tcW w:w="1843" w:type="dxa"/>
            <w:shd w:val="clear" w:color="auto" w:fill="F2F2F2"/>
          </w:tcPr>
          <w:p w:rsidR="000C4E6E" w:rsidRDefault="000C4E6E" w:rsidP="0019304A">
            <w:r>
              <w:t>CustomServiceChannel</w:t>
            </w:r>
          </w:p>
        </w:tc>
        <w:tc>
          <w:tcPr>
            <w:tcW w:w="1559" w:type="dxa"/>
          </w:tcPr>
          <w:p w:rsidR="000C4E6E" w:rsidRDefault="000C4E6E" w:rsidP="0019304A">
            <w:r>
              <w:t>String</w:t>
            </w:r>
          </w:p>
        </w:tc>
        <w:tc>
          <w:tcPr>
            <w:tcW w:w="709" w:type="dxa"/>
          </w:tcPr>
          <w:p w:rsidR="000C4E6E" w:rsidRDefault="000C4E6E" w:rsidP="0019304A">
            <w:r>
              <w:rPr>
                <w:rFonts w:hAnsi="宋体"/>
              </w:rPr>
              <w:t>是</w:t>
            </w:r>
          </w:p>
        </w:tc>
        <w:tc>
          <w:tcPr>
            <w:tcW w:w="1559" w:type="dxa"/>
          </w:tcPr>
          <w:p w:rsidR="000C4E6E" w:rsidRDefault="000C4E6E" w:rsidP="0019304A"/>
        </w:tc>
        <w:tc>
          <w:tcPr>
            <w:tcW w:w="4111" w:type="dxa"/>
          </w:tcPr>
          <w:p w:rsidR="000C4E6E" w:rsidRDefault="000C4E6E" w:rsidP="0019304A">
            <w:r>
              <w:rPr>
                <w:rFonts w:hAnsi="宋体"/>
              </w:rPr>
              <w:t>包括</w:t>
            </w:r>
            <w:r>
              <w:t>189</w:t>
            </w:r>
            <w:r>
              <w:rPr>
                <w:rFonts w:hAnsi="宋体"/>
              </w:rPr>
              <w:t>邮箱、微信、微博等</w:t>
            </w:r>
          </w:p>
        </w:tc>
      </w:tr>
      <w:tr w:rsidR="000C4E6E" w:rsidTr="0019304A">
        <w:tc>
          <w:tcPr>
            <w:tcW w:w="1843" w:type="dxa"/>
            <w:shd w:val="clear" w:color="auto" w:fill="F2F2F2"/>
          </w:tcPr>
          <w:p w:rsidR="000C4E6E" w:rsidRDefault="000C4E6E" w:rsidP="0019304A">
            <w:r>
              <w:t xml:space="preserve">ChannelPlatform </w:t>
            </w:r>
          </w:p>
        </w:tc>
        <w:tc>
          <w:tcPr>
            <w:tcW w:w="1559" w:type="dxa"/>
          </w:tcPr>
          <w:p w:rsidR="000C4E6E" w:rsidRDefault="000C4E6E" w:rsidP="0019304A">
            <w:r>
              <w:t>String</w:t>
            </w:r>
          </w:p>
        </w:tc>
        <w:tc>
          <w:tcPr>
            <w:tcW w:w="709" w:type="dxa"/>
          </w:tcPr>
          <w:p w:rsidR="000C4E6E" w:rsidRDefault="000C4E6E" w:rsidP="0019304A">
            <w:r>
              <w:rPr>
                <w:rFonts w:hAnsi="宋体"/>
              </w:rPr>
              <w:t>是</w:t>
            </w:r>
          </w:p>
        </w:tc>
        <w:tc>
          <w:tcPr>
            <w:tcW w:w="1559" w:type="dxa"/>
          </w:tcPr>
          <w:p w:rsidR="000C4E6E" w:rsidRDefault="000C4E6E" w:rsidP="0019304A"/>
        </w:tc>
        <w:tc>
          <w:tcPr>
            <w:tcW w:w="4111" w:type="dxa"/>
          </w:tcPr>
          <w:p w:rsidR="000C4E6E" w:rsidRDefault="000C4E6E" w:rsidP="0019304A">
            <w:r>
              <w:rPr>
                <w:rFonts w:hAnsi="宋体"/>
              </w:rPr>
              <w:t>客服渠道：</w:t>
            </w:r>
            <w:r>
              <w:t>189</w:t>
            </w:r>
            <w:r>
              <w:rPr>
                <w:rFonts w:hAnsi="宋体"/>
              </w:rPr>
              <w:t>邮箱渠道平台：</w:t>
            </w:r>
            <w:r>
              <w:t>189</w:t>
            </w:r>
            <w:r>
              <w:rPr>
                <w:rFonts w:hAnsi="宋体"/>
              </w:rPr>
              <w:t>客服邮箱</w:t>
            </w:r>
          </w:p>
          <w:p w:rsidR="000C4E6E" w:rsidRDefault="000C4E6E" w:rsidP="0019304A">
            <w:r>
              <w:rPr>
                <w:rFonts w:hAnsi="宋体"/>
              </w:rPr>
              <w:t>客服渠道：微信渠道平台：微信</w:t>
            </w:r>
          </w:p>
          <w:p w:rsidR="000C4E6E" w:rsidRDefault="000C4E6E" w:rsidP="0019304A">
            <w:r>
              <w:rPr>
                <w:rFonts w:hAnsi="宋体"/>
              </w:rPr>
              <w:t>客服渠道：微博渠道平台：新浪、腾讯、网易、搜狐</w:t>
            </w:r>
          </w:p>
        </w:tc>
      </w:tr>
    </w:tbl>
    <w:p w:rsidR="000C4E6E" w:rsidRDefault="000C4E6E" w:rsidP="000C4E6E">
      <w:r>
        <w:rPr>
          <w:rFonts w:hAnsi="宋体"/>
        </w:rPr>
        <w:t>请求示例：</w:t>
      </w:r>
    </w:p>
    <w:p w:rsidR="000C4E6E" w:rsidRDefault="000C4E6E" w:rsidP="000C4E6E">
      <w:r>
        <w:t>http://192.168.1.105:8080/newkm/public/sjkf/line/ServiceAcount</w:t>
      </w:r>
      <w:r>
        <w:rPr>
          <w:rFonts w:hAnsi="宋体"/>
        </w:rPr>
        <w:t>？</w:t>
      </w:r>
      <w:r>
        <w:t>Province=“hunan”&amp;City=”changsha”&amp;District=”malanpo”&amp;CustomServiceChannel=”weibo”&amp;ChannelPlatform =”</w:t>
      </w:r>
      <w:r>
        <w:rPr>
          <w:rFonts w:hAnsi="宋体"/>
        </w:rPr>
        <w:t>新浪</w:t>
      </w:r>
      <w:r>
        <w:t>”</w:t>
      </w:r>
    </w:p>
    <w:p w:rsidR="000C4E6E" w:rsidRDefault="000C4E6E" w:rsidP="000C4E6E">
      <w:pPr>
        <w:pStyle w:val="5"/>
      </w:pPr>
      <w:r>
        <w:lastRenderedPageBreak/>
        <w:t>响应报文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2415"/>
        <w:gridCol w:w="2415"/>
      </w:tblGrid>
      <w:tr w:rsidR="000C4E6E" w:rsidTr="0019304A">
        <w:tc>
          <w:tcPr>
            <w:tcW w:w="1996" w:type="dxa"/>
            <w:shd w:val="clear" w:color="auto" w:fill="F2F2F2"/>
          </w:tcPr>
          <w:p w:rsidR="000C4E6E" w:rsidRDefault="000C4E6E" w:rsidP="0019304A">
            <w:r>
              <w:t>resCode</w:t>
            </w:r>
          </w:p>
        </w:tc>
        <w:tc>
          <w:tcPr>
            <w:tcW w:w="1696" w:type="dxa"/>
          </w:tcPr>
          <w:p w:rsidR="000C4E6E" w:rsidRDefault="000C4E6E" w:rsidP="0019304A">
            <w:r>
              <w:t>Integer</w:t>
            </w:r>
          </w:p>
        </w:tc>
        <w:tc>
          <w:tcPr>
            <w:tcW w:w="2415" w:type="dxa"/>
          </w:tcPr>
          <w:p w:rsidR="000C4E6E" w:rsidRDefault="000C4E6E" w:rsidP="0019304A">
            <w:r>
              <w:rPr>
                <w:rFonts w:hAnsi="宋体"/>
              </w:rPr>
              <w:t>结果码。</w:t>
            </w:r>
          </w:p>
        </w:tc>
        <w:tc>
          <w:tcPr>
            <w:tcW w:w="2415" w:type="dxa"/>
          </w:tcPr>
          <w:p w:rsidR="000C4E6E" w:rsidRDefault="000C4E6E" w:rsidP="0019304A">
            <w:r>
              <w:t>200</w:t>
            </w:r>
            <w:r>
              <w:rPr>
                <w:rFonts w:hAnsi="宋体"/>
              </w:rPr>
              <w:t>表示成功，详情见</w:t>
            </w:r>
            <w:hyperlink w:anchor="_附录A结果码定义" w:history="1">
              <w:r>
                <w:rPr>
                  <w:rStyle w:val="af0"/>
                  <w:rFonts w:hAnsi="宋体"/>
                </w:rPr>
                <w:t>附录</w:t>
              </w:r>
              <w:r>
                <w:rPr>
                  <w:rStyle w:val="af0"/>
                </w:rPr>
                <w:t>A</w:t>
              </w:r>
              <w:r>
                <w:rPr>
                  <w:rStyle w:val="af0"/>
                  <w:rFonts w:hAnsi="宋体"/>
                </w:rPr>
                <w:t>结果码定义</w:t>
              </w:r>
            </w:hyperlink>
          </w:p>
        </w:tc>
      </w:tr>
      <w:tr w:rsidR="000C4E6E" w:rsidTr="0019304A">
        <w:tc>
          <w:tcPr>
            <w:tcW w:w="1996" w:type="dxa"/>
            <w:shd w:val="clear" w:color="auto" w:fill="F2F2F2"/>
          </w:tcPr>
          <w:p w:rsidR="000C4E6E" w:rsidRDefault="000C4E6E" w:rsidP="0019304A">
            <w:r>
              <w:t>resInfo</w:t>
            </w:r>
          </w:p>
        </w:tc>
        <w:tc>
          <w:tcPr>
            <w:tcW w:w="1696" w:type="dxa"/>
          </w:tcPr>
          <w:p w:rsidR="000C4E6E" w:rsidRDefault="000C4E6E" w:rsidP="0019304A">
            <w:r>
              <w:t>JSONArray</w:t>
            </w:r>
          </w:p>
        </w:tc>
        <w:tc>
          <w:tcPr>
            <w:tcW w:w="2415" w:type="dxa"/>
          </w:tcPr>
          <w:p w:rsidR="000C4E6E" w:rsidRDefault="000C4E6E" w:rsidP="0019304A">
            <w:r>
              <w:rPr>
                <w:rFonts w:hAnsi="宋体"/>
              </w:rPr>
              <w:t>客服渠道内容列表</w:t>
            </w:r>
          </w:p>
        </w:tc>
        <w:tc>
          <w:tcPr>
            <w:tcW w:w="2415" w:type="dxa"/>
          </w:tcPr>
          <w:p w:rsidR="000C4E6E" w:rsidRDefault="000C4E6E" w:rsidP="0019304A"/>
        </w:tc>
      </w:tr>
    </w:tbl>
    <w:p w:rsidR="000C4E6E" w:rsidRDefault="000C4E6E" w:rsidP="000C4E6E">
      <w:r>
        <w:t>resInfo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2415"/>
        <w:gridCol w:w="2415"/>
      </w:tblGrid>
      <w:tr w:rsidR="000C4E6E" w:rsidTr="0019304A">
        <w:tc>
          <w:tcPr>
            <w:tcW w:w="1996" w:type="dxa"/>
            <w:shd w:val="clear" w:color="auto" w:fill="BFBFBF"/>
          </w:tcPr>
          <w:p w:rsidR="000C4E6E" w:rsidRDefault="000C4E6E" w:rsidP="0019304A">
            <w:r>
              <w:t>Key</w:t>
            </w:r>
          </w:p>
        </w:tc>
        <w:tc>
          <w:tcPr>
            <w:tcW w:w="1696" w:type="dxa"/>
            <w:shd w:val="clear" w:color="auto" w:fill="BFBFBF"/>
          </w:tcPr>
          <w:p w:rsidR="000C4E6E" w:rsidRDefault="000C4E6E" w:rsidP="0019304A">
            <w:r>
              <w:rPr>
                <w:rFonts w:hAnsi="宋体"/>
              </w:rPr>
              <w:t>类型</w:t>
            </w:r>
          </w:p>
        </w:tc>
        <w:tc>
          <w:tcPr>
            <w:tcW w:w="2415" w:type="dxa"/>
            <w:shd w:val="clear" w:color="auto" w:fill="BFBFBF"/>
          </w:tcPr>
          <w:p w:rsidR="000C4E6E" w:rsidRDefault="000C4E6E" w:rsidP="0019304A">
            <w:r>
              <w:rPr>
                <w:rFonts w:hAnsi="宋体"/>
              </w:rPr>
              <w:t>注释</w:t>
            </w:r>
          </w:p>
        </w:tc>
        <w:tc>
          <w:tcPr>
            <w:tcW w:w="2415" w:type="dxa"/>
            <w:shd w:val="clear" w:color="auto" w:fill="BFBFBF"/>
          </w:tcPr>
          <w:p w:rsidR="000C4E6E" w:rsidRDefault="000C4E6E" w:rsidP="0019304A">
            <w:r>
              <w:rPr>
                <w:rFonts w:hAnsi="宋体"/>
              </w:rPr>
              <w:t>参数示例</w:t>
            </w:r>
          </w:p>
        </w:tc>
      </w:tr>
      <w:tr w:rsidR="000C4E6E" w:rsidTr="0019304A">
        <w:tc>
          <w:tcPr>
            <w:tcW w:w="1996" w:type="dxa"/>
            <w:shd w:val="clear" w:color="auto" w:fill="F2F2F2"/>
          </w:tcPr>
          <w:p w:rsidR="000C4E6E" w:rsidRDefault="000C4E6E" w:rsidP="0019304A">
            <w:r>
              <w:rPr>
                <w:sz w:val="27"/>
                <w:szCs w:val="27"/>
              </w:rPr>
              <w:t>accountname</w:t>
            </w:r>
          </w:p>
        </w:tc>
        <w:tc>
          <w:tcPr>
            <w:tcW w:w="1696" w:type="dxa"/>
          </w:tcPr>
          <w:p w:rsidR="000C4E6E" w:rsidRDefault="000C4E6E" w:rsidP="0019304A">
            <w:r>
              <w:t>String</w:t>
            </w:r>
          </w:p>
        </w:tc>
        <w:tc>
          <w:tcPr>
            <w:tcW w:w="2415" w:type="dxa"/>
          </w:tcPr>
          <w:p w:rsidR="000C4E6E" w:rsidRDefault="000C4E6E" w:rsidP="0019304A">
            <w:r>
              <w:rPr>
                <w:rFonts w:hAnsi="宋体"/>
              </w:rPr>
              <w:t>账号名称</w:t>
            </w:r>
          </w:p>
        </w:tc>
        <w:tc>
          <w:tcPr>
            <w:tcW w:w="2415" w:type="dxa"/>
          </w:tcPr>
          <w:p w:rsidR="000C4E6E" w:rsidRDefault="000C4E6E" w:rsidP="0019304A">
            <w:r>
              <w:rPr>
                <w:rFonts w:hAnsi="宋体"/>
              </w:rPr>
              <w:t>如：北京公司新浪微博客服</w:t>
            </w:r>
          </w:p>
        </w:tc>
      </w:tr>
      <w:tr w:rsidR="000C4E6E" w:rsidTr="0019304A">
        <w:tc>
          <w:tcPr>
            <w:tcW w:w="1996" w:type="dxa"/>
            <w:shd w:val="clear" w:color="auto" w:fill="F2F2F2"/>
          </w:tcPr>
          <w:p w:rsidR="000C4E6E" w:rsidRDefault="000C4E6E" w:rsidP="0019304A">
            <w:r>
              <w:rPr>
                <w:sz w:val="27"/>
                <w:szCs w:val="27"/>
              </w:rPr>
              <w:t>customernum</w:t>
            </w:r>
          </w:p>
        </w:tc>
        <w:tc>
          <w:tcPr>
            <w:tcW w:w="1696" w:type="dxa"/>
          </w:tcPr>
          <w:p w:rsidR="000C4E6E" w:rsidRDefault="000C4E6E" w:rsidP="0019304A">
            <w:r>
              <w:t>String</w:t>
            </w:r>
          </w:p>
        </w:tc>
        <w:tc>
          <w:tcPr>
            <w:tcW w:w="2415" w:type="dxa"/>
          </w:tcPr>
          <w:p w:rsidR="000C4E6E" w:rsidRDefault="000C4E6E" w:rsidP="0019304A">
            <w:r>
              <w:t>Url</w:t>
            </w:r>
            <w:r>
              <w:rPr>
                <w:rFonts w:hAnsi="宋体"/>
              </w:rPr>
              <w:t>地址</w:t>
            </w:r>
          </w:p>
        </w:tc>
        <w:tc>
          <w:tcPr>
            <w:tcW w:w="2415" w:type="dxa"/>
          </w:tcPr>
          <w:p w:rsidR="000C4E6E" w:rsidRDefault="000C4E6E" w:rsidP="0019304A">
            <w:r>
              <w:rPr>
                <w:rFonts w:hAnsi="宋体"/>
              </w:rPr>
              <w:t>如：</w:t>
            </w:r>
            <w:r>
              <w:t>http://e.weibo.com/ct10000</w:t>
            </w:r>
          </w:p>
        </w:tc>
      </w:tr>
      <w:tr w:rsidR="000C4E6E" w:rsidTr="0019304A">
        <w:tc>
          <w:tcPr>
            <w:tcW w:w="1996" w:type="dxa"/>
            <w:shd w:val="clear" w:color="auto" w:fill="F2F2F2"/>
          </w:tcPr>
          <w:p w:rsidR="000C4E6E" w:rsidRDefault="000C4E6E" w:rsidP="0019304A">
            <w:r>
              <w:rPr>
                <w:sz w:val="27"/>
                <w:szCs w:val="27"/>
              </w:rPr>
              <w:t>servicetrade</w:t>
            </w:r>
          </w:p>
        </w:tc>
        <w:tc>
          <w:tcPr>
            <w:tcW w:w="1696" w:type="dxa"/>
          </w:tcPr>
          <w:p w:rsidR="000C4E6E" w:rsidRDefault="000C4E6E" w:rsidP="0019304A">
            <w:r>
              <w:t>String</w:t>
            </w:r>
          </w:p>
        </w:tc>
        <w:tc>
          <w:tcPr>
            <w:tcW w:w="2415" w:type="dxa"/>
          </w:tcPr>
          <w:p w:rsidR="000C4E6E" w:rsidRDefault="000C4E6E" w:rsidP="0019304A"/>
        </w:tc>
        <w:tc>
          <w:tcPr>
            <w:tcW w:w="2415" w:type="dxa"/>
          </w:tcPr>
          <w:p w:rsidR="000C4E6E" w:rsidRDefault="000C4E6E" w:rsidP="0019304A">
            <w:r>
              <w:rPr>
                <w:rFonts w:hAnsi="宋体"/>
              </w:rPr>
              <w:t>省</w:t>
            </w:r>
          </w:p>
        </w:tc>
      </w:tr>
      <w:tr w:rsidR="000C4E6E" w:rsidTr="0019304A">
        <w:tc>
          <w:tcPr>
            <w:tcW w:w="1996" w:type="dxa"/>
            <w:shd w:val="clear" w:color="auto" w:fill="F2F2F2"/>
          </w:tcPr>
          <w:p w:rsidR="000C4E6E" w:rsidRDefault="000C4E6E" w:rsidP="0019304A">
            <w:r>
              <w:rPr>
                <w:sz w:val="27"/>
                <w:szCs w:val="27"/>
              </w:rPr>
              <w:t>province</w:t>
            </w:r>
          </w:p>
        </w:tc>
        <w:tc>
          <w:tcPr>
            <w:tcW w:w="1696" w:type="dxa"/>
          </w:tcPr>
          <w:p w:rsidR="000C4E6E" w:rsidRDefault="000C4E6E" w:rsidP="0019304A">
            <w:r>
              <w:t>String</w:t>
            </w:r>
          </w:p>
        </w:tc>
        <w:tc>
          <w:tcPr>
            <w:tcW w:w="2415" w:type="dxa"/>
          </w:tcPr>
          <w:p w:rsidR="000C4E6E" w:rsidRDefault="000C4E6E" w:rsidP="0019304A"/>
        </w:tc>
        <w:tc>
          <w:tcPr>
            <w:tcW w:w="2415" w:type="dxa"/>
          </w:tcPr>
          <w:p w:rsidR="000C4E6E" w:rsidRDefault="000C4E6E" w:rsidP="0019304A">
            <w:r>
              <w:t>BJ</w:t>
            </w:r>
          </w:p>
        </w:tc>
      </w:tr>
      <w:tr w:rsidR="000C4E6E" w:rsidTr="0019304A">
        <w:tc>
          <w:tcPr>
            <w:tcW w:w="1996" w:type="dxa"/>
            <w:shd w:val="clear" w:color="auto" w:fill="F2F2F2"/>
          </w:tcPr>
          <w:p w:rsidR="000C4E6E" w:rsidRDefault="000C4E6E" w:rsidP="0019304A">
            <w:r>
              <w:rPr>
                <w:sz w:val="27"/>
                <w:szCs w:val="27"/>
              </w:rPr>
              <w:t>servicetime</w:t>
            </w:r>
          </w:p>
        </w:tc>
        <w:tc>
          <w:tcPr>
            <w:tcW w:w="1696" w:type="dxa"/>
          </w:tcPr>
          <w:p w:rsidR="000C4E6E" w:rsidRDefault="000C4E6E" w:rsidP="0019304A">
            <w:r>
              <w:t>String</w:t>
            </w:r>
          </w:p>
        </w:tc>
        <w:tc>
          <w:tcPr>
            <w:tcW w:w="2415" w:type="dxa"/>
          </w:tcPr>
          <w:p w:rsidR="000C4E6E" w:rsidRDefault="000C4E6E" w:rsidP="0019304A"/>
        </w:tc>
        <w:tc>
          <w:tcPr>
            <w:tcW w:w="2415" w:type="dxa"/>
          </w:tcPr>
          <w:p w:rsidR="000C4E6E" w:rsidRDefault="000C4E6E" w:rsidP="0019304A">
            <w:r>
              <w:rPr>
                <w:rFonts w:hAnsi="宋体"/>
              </w:rPr>
              <w:t>例如：</w:t>
            </w:r>
            <w:r>
              <w:t xml:space="preserve">9:00~20:00 </w:t>
            </w:r>
            <w:r>
              <w:rPr>
                <w:rFonts w:hAnsi="宋体"/>
              </w:rPr>
              <w:t>周一至周日</w:t>
            </w:r>
          </w:p>
        </w:tc>
      </w:tr>
    </w:tbl>
    <w:p w:rsidR="000C4E6E" w:rsidRDefault="000C4E6E" w:rsidP="000C4E6E"/>
    <w:p w:rsidR="000C4E6E" w:rsidRDefault="000C4E6E" w:rsidP="000C4E6E">
      <w:r>
        <w:t>Json</w:t>
      </w:r>
      <w:r>
        <w:rPr>
          <w:rFonts w:hAnsi="宋体"/>
        </w:rPr>
        <w:t>示例</w:t>
      </w:r>
      <w:r>
        <w:t>:</w:t>
      </w:r>
    </w:p>
    <w:p w:rsidR="000C4E6E" w:rsidRPr="000C4E6E" w:rsidRDefault="000C4E6E" w:rsidP="000C4E6E">
      <w:pPr>
        <w:jc w:val="left"/>
      </w:pPr>
      <w:r>
        <w:t>{"resCode":"200","resInfo":[{"AccountName":"</w:t>
      </w:r>
      <w:r>
        <w:rPr>
          <w:rFonts w:hAnsi="宋体"/>
        </w:rPr>
        <w:t>北京公司新浪微博客服</w:t>
      </w:r>
      <w:r>
        <w:t>","CustomServiceAccount":"http://e.weibo.com/ct10000","ServiceRange":"</w:t>
      </w:r>
      <w:r>
        <w:rPr>
          <w:rFonts w:hAnsi="宋体"/>
        </w:rPr>
        <w:t>省</w:t>
      </w:r>
      <w:r>
        <w:t>","ServiceProvice":"</w:t>
      </w:r>
      <w:r>
        <w:rPr>
          <w:rFonts w:hAnsi="宋体"/>
        </w:rPr>
        <w:t>北京</w:t>
      </w:r>
      <w:r>
        <w:t xml:space="preserve">","ServiceTime":"9:00~20:00 </w:t>
      </w:r>
      <w:r>
        <w:rPr>
          <w:rFonts w:hAnsi="宋体"/>
        </w:rPr>
        <w:t>周一至周日</w:t>
      </w:r>
      <w:r>
        <w:t>",{"AccountName":"</w:t>
      </w:r>
      <w:r>
        <w:rPr>
          <w:rFonts w:hAnsi="宋体"/>
        </w:rPr>
        <w:t>集团公司新浪微博客服</w:t>
      </w:r>
      <w:r>
        <w:t>","CustomServiceAccount":"http://e.weibo.com/ct10000jituan","ServiceRange":"</w:t>
      </w:r>
      <w:r>
        <w:rPr>
          <w:rFonts w:hAnsi="宋体"/>
        </w:rPr>
        <w:t>集团</w:t>
      </w:r>
      <w:r>
        <w:t>","ServiceProvice":"</w:t>
      </w:r>
      <w:r>
        <w:rPr>
          <w:rFonts w:hAnsi="宋体"/>
        </w:rPr>
        <w:t>集团</w:t>
      </w:r>
      <w:r>
        <w:t xml:space="preserve">","ServiceTime":"9:00~20:00 </w:t>
      </w:r>
      <w:r>
        <w:rPr>
          <w:rFonts w:hAnsi="宋体"/>
        </w:rPr>
        <w:t>周一至周日</w:t>
      </w:r>
      <w:r>
        <w:t>"}]}</w:t>
      </w:r>
    </w:p>
    <w:p w:rsidR="007B0D7A" w:rsidRDefault="007B0D7A" w:rsidP="007B0D7A">
      <w:pPr>
        <w:pStyle w:val="2"/>
        <w:numPr>
          <w:ilvl w:val="0"/>
          <w:numId w:val="1"/>
        </w:numPr>
      </w:pPr>
      <w:bookmarkStart w:id="84" w:name="_Toc405551130"/>
      <w:r>
        <w:t>V</w:t>
      </w:r>
      <w:r>
        <w:rPr>
          <w:rFonts w:hint="eastAsia"/>
        </w:rPr>
        <w:t>ip</w:t>
      </w:r>
      <w:r>
        <w:rPr>
          <w:rFonts w:hint="eastAsia"/>
        </w:rPr>
        <w:t>贵宾厅</w:t>
      </w:r>
      <w:bookmarkEnd w:id="84"/>
    </w:p>
    <w:p w:rsidR="000C4E6E" w:rsidRDefault="0019304A" w:rsidP="002B116C">
      <w:pPr>
        <w:pStyle w:val="30"/>
        <w:numPr>
          <w:ilvl w:val="0"/>
          <w:numId w:val="11"/>
        </w:numPr>
      </w:pPr>
      <w:bookmarkStart w:id="85" w:name="_Toc405551131"/>
      <w:r>
        <w:rPr>
          <w:rFonts w:hint="eastAsia"/>
        </w:rPr>
        <w:t>贵宾厅列表</w:t>
      </w:r>
      <w:bookmarkEnd w:id="85"/>
    </w:p>
    <w:p w:rsidR="0019304A" w:rsidRDefault="0019304A" w:rsidP="0019304A">
      <w:pPr>
        <w:pStyle w:val="5"/>
      </w:pPr>
      <w:r>
        <w:rPr>
          <w:rFonts w:hint="eastAsia"/>
        </w:rPr>
        <w:t>接口描述</w:t>
      </w:r>
    </w:p>
    <w:p w:rsidR="0019304A" w:rsidRDefault="00B50774" w:rsidP="0019304A">
      <w:hyperlink r:id="rId82" w:history="1">
        <w:r w:rsidR="0019304A">
          <w:rPr>
            <w:rStyle w:val="af0"/>
          </w:rPr>
          <w:t>http://</w:t>
        </w:r>
        <w:r w:rsidR="0019304A">
          <w:rPr>
            <w:rStyle w:val="af0"/>
            <w:rFonts w:hint="eastAsia"/>
          </w:rPr>
          <w:t>101.95.48.96:8005</w:t>
        </w:r>
        <w:r w:rsidR="0019304A">
          <w:rPr>
            <w:rStyle w:val="af0"/>
          </w:rPr>
          <w:t>/public/sjkf/servicenet/vipGbtList</w:t>
        </w:r>
      </w:hyperlink>
    </w:p>
    <w:p w:rsidR="0019304A" w:rsidRDefault="0019304A" w:rsidP="0019304A">
      <w:pPr>
        <w:pStyle w:val="5"/>
      </w:pPr>
      <w:r>
        <w:rPr>
          <w:rFonts w:hint="eastAsia"/>
        </w:rP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19304A" w:rsidTr="0019304A">
        <w:tc>
          <w:tcPr>
            <w:tcW w:w="1843" w:type="dxa"/>
            <w:shd w:val="clear" w:color="auto" w:fill="BFBFBF"/>
          </w:tcPr>
          <w:p w:rsidR="0019304A" w:rsidRDefault="0019304A" w:rsidP="0019304A">
            <w:pPr>
              <w:rPr>
                <w:b/>
              </w:rPr>
            </w:pPr>
            <w:r>
              <w:rPr>
                <w:b/>
              </w:rPr>
              <w:t>Key</w:t>
            </w:r>
          </w:p>
        </w:tc>
        <w:tc>
          <w:tcPr>
            <w:tcW w:w="1559" w:type="dxa"/>
            <w:shd w:val="clear" w:color="auto" w:fill="BFBFBF"/>
          </w:tcPr>
          <w:p w:rsidR="0019304A" w:rsidRDefault="0019304A" w:rsidP="0019304A">
            <w:pPr>
              <w:rPr>
                <w:b/>
              </w:rPr>
            </w:pPr>
            <w:r>
              <w:rPr>
                <w:b/>
              </w:rPr>
              <w:t>类型</w:t>
            </w:r>
          </w:p>
        </w:tc>
        <w:tc>
          <w:tcPr>
            <w:tcW w:w="709" w:type="dxa"/>
            <w:shd w:val="clear" w:color="auto" w:fill="BFBFBF"/>
          </w:tcPr>
          <w:p w:rsidR="0019304A" w:rsidRDefault="0019304A" w:rsidP="0019304A">
            <w:pPr>
              <w:rPr>
                <w:b/>
              </w:rPr>
            </w:pPr>
            <w:r>
              <w:rPr>
                <w:b/>
              </w:rPr>
              <w:t>必须</w:t>
            </w:r>
          </w:p>
        </w:tc>
        <w:tc>
          <w:tcPr>
            <w:tcW w:w="4111" w:type="dxa"/>
            <w:shd w:val="clear" w:color="auto" w:fill="BFBFBF"/>
          </w:tcPr>
          <w:p w:rsidR="0019304A" w:rsidRDefault="0019304A" w:rsidP="0019304A">
            <w:pPr>
              <w:rPr>
                <w:b/>
              </w:rPr>
            </w:pPr>
            <w:r>
              <w:rPr>
                <w:b/>
              </w:rPr>
              <w:t>注释</w:t>
            </w:r>
          </w:p>
        </w:tc>
      </w:tr>
      <w:tr w:rsidR="0019304A" w:rsidTr="0019304A">
        <w:tc>
          <w:tcPr>
            <w:tcW w:w="1843" w:type="dxa"/>
            <w:shd w:val="clear" w:color="auto" w:fill="F2F2F2"/>
          </w:tcPr>
          <w:p w:rsidR="0019304A" w:rsidRDefault="0019304A" w:rsidP="0019304A">
            <w:r>
              <w:t>Province</w:t>
            </w:r>
          </w:p>
        </w:tc>
        <w:tc>
          <w:tcPr>
            <w:tcW w:w="1559" w:type="dxa"/>
          </w:tcPr>
          <w:p w:rsidR="0019304A" w:rsidRDefault="0019304A" w:rsidP="0019304A">
            <w:r>
              <w:t>String</w:t>
            </w:r>
          </w:p>
        </w:tc>
        <w:tc>
          <w:tcPr>
            <w:tcW w:w="709" w:type="dxa"/>
          </w:tcPr>
          <w:p w:rsidR="0019304A" w:rsidRDefault="0019304A" w:rsidP="0019304A">
            <w:r>
              <w:t>否</w:t>
            </w:r>
          </w:p>
        </w:tc>
        <w:tc>
          <w:tcPr>
            <w:tcW w:w="4111" w:type="dxa"/>
          </w:tcPr>
          <w:p w:rsidR="0019304A" w:rsidRDefault="0019304A" w:rsidP="0019304A">
            <w:r>
              <w:rPr>
                <w:rFonts w:hint="eastAsia"/>
              </w:rPr>
              <w:t>省</w:t>
            </w:r>
          </w:p>
        </w:tc>
      </w:tr>
      <w:tr w:rsidR="0019304A" w:rsidTr="0019304A">
        <w:tc>
          <w:tcPr>
            <w:tcW w:w="1843" w:type="dxa"/>
            <w:shd w:val="clear" w:color="auto" w:fill="F2F2F2"/>
          </w:tcPr>
          <w:p w:rsidR="0019304A" w:rsidRDefault="0019304A" w:rsidP="0019304A">
            <w:r>
              <w:t>City</w:t>
            </w:r>
          </w:p>
        </w:tc>
        <w:tc>
          <w:tcPr>
            <w:tcW w:w="1559" w:type="dxa"/>
          </w:tcPr>
          <w:p w:rsidR="0019304A" w:rsidRDefault="0019304A" w:rsidP="0019304A">
            <w:r>
              <w:t>Stirng</w:t>
            </w:r>
          </w:p>
        </w:tc>
        <w:tc>
          <w:tcPr>
            <w:tcW w:w="709" w:type="dxa"/>
          </w:tcPr>
          <w:p w:rsidR="0019304A" w:rsidRDefault="0019304A" w:rsidP="0019304A">
            <w:r>
              <w:t>否</w:t>
            </w:r>
          </w:p>
        </w:tc>
        <w:tc>
          <w:tcPr>
            <w:tcW w:w="4111" w:type="dxa"/>
          </w:tcPr>
          <w:p w:rsidR="0019304A" w:rsidRDefault="0019304A" w:rsidP="0019304A">
            <w:r>
              <w:rPr>
                <w:rFonts w:hint="eastAsia"/>
              </w:rPr>
              <w:t>市</w:t>
            </w:r>
          </w:p>
        </w:tc>
      </w:tr>
      <w:tr w:rsidR="0019304A" w:rsidTr="0019304A">
        <w:tc>
          <w:tcPr>
            <w:tcW w:w="1843" w:type="dxa"/>
            <w:shd w:val="clear" w:color="auto" w:fill="F2F2F2"/>
          </w:tcPr>
          <w:p w:rsidR="0019304A" w:rsidRDefault="0019304A" w:rsidP="0019304A">
            <w:r>
              <w:t>PageSize</w:t>
            </w:r>
          </w:p>
        </w:tc>
        <w:tc>
          <w:tcPr>
            <w:tcW w:w="1559" w:type="dxa"/>
          </w:tcPr>
          <w:p w:rsidR="0019304A" w:rsidRDefault="0019304A" w:rsidP="0019304A">
            <w:r>
              <w:t>String</w:t>
            </w:r>
          </w:p>
        </w:tc>
        <w:tc>
          <w:tcPr>
            <w:tcW w:w="709" w:type="dxa"/>
          </w:tcPr>
          <w:p w:rsidR="0019304A" w:rsidRDefault="0019304A" w:rsidP="0019304A">
            <w:r>
              <w:rPr>
                <w:rFonts w:hint="eastAsia"/>
              </w:rPr>
              <w:t>否</w:t>
            </w:r>
          </w:p>
        </w:tc>
        <w:tc>
          <w:tcPr>
            <w:tcW w:w="4111" w:type="dxa"/>
          </w:tcPr>
          <w:p w:rsidR="0019304A" w:rsidRDefault="0019304A" w:rsidP="0019304A">
            <w:r>
              <w:t>每页数量</w:t>
            </w:r>
          </w:p>
        </w:tc>
      </w:tr>
      <w:tr w:rsidR="0019304A" w:rsidTr="0019304A">
        <w:tc>
          <w:tcPr>
            <w:tcW w:w="1843" w:type="dxa"/>
            <w:shd w:val="clear" w:color="auto" w:fill="F2F2F2"/>
          </w:tcPr>
          <w:p w:rsidR="0019304A" w:rsidRDefault="0019304A" w:rsidP="0019304A">
            <w:r>
              <w:t>PageIndex</w:t>
            </w:r>
          </w:p>
        </w:tc>
        <w:tc>
          <w:tcPr>
            <w:tcW w:w="1559" w:type="dxa"/>
          </w:tcPr>
          <w:p w:rsidR="0019304A" w:rsidRDefault="0019304A" w:rsidP="0019304A">
            <w:r>
              <w:t>String</w:t>
            </w:r>
          </w:p>
        </w:tc>
        <w:tc>
          <w:tcPr>
            <w:tcW w:w="709" w:type="dxa"/>
          </w:tcPr>
          <w:p w:rsidR="0019304A" w:rsidRDefault="0019304A" w:rsidP="0019304A">
            <w:r>
              <w:rPr>
                <w:rFonts w:hint="eastAsia"/>
              </w:rPr>
              <w:t>否</w:t>
            </w:r>
          </w:p>
        </w:tc>
        <w:tc>
          <w:tcPr>
            <w:tcW w:w="4111" w:type="dxa"/>
          </w:tcPr>
          <w:p w:rsidR="0019304A" w:rsidRDefault="0019304A" w:rsidP="0019304A">
            <w:r>
              <w:t>页码</w:t>
            </w:r>
          </w:p>
        </w:tc>
      </w:tr>
    </w:tbl>
    <w:p w:rsidR="0019304A" w:rsidRDefault="0019304A" w:rsidP="0019304A">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19304A" w:rsidTr="0019304A">
        <w:trPr>
          <w:trHeight w:val="404"/>
        </w:trPr>
        <w:tc>
          <w:tcPr>
            <w:tcW w:w="2087" w:type="dxa"/>
            <w:shd w:val="clear" w:color="auto" w:fill="BFBFBF"/>
          </w:tcPr>
          <w:p w:rsidR="0019304A" w:rsidRDefault="0019304A" w:rsidP="0019304A">
            <w:pPr>
              <w:rPr>
                <w:b/>
              </w:rPr>
            </w:pPr>
            <w:r>
              <w:rPr>
                <w:b/>
              </w:rPr>
              <w:t>Key</w:t>
            </w:r>
          </w:p>
        </w:tc>
        <w:tc>
          <w:tcPr>
            <w:tcW w:w="1765" w:type="dxa"/>
            <w:shd w:val="clear" w:color="auto" w:fill="BFBFBF"/>
          </w:tcPr>
          <w:p w:rsidR="0019304A" w:rsidRDefault="0019304A" w:rsidP="0019304A">
            <w:pPr>
              <w:rPr>
                <w:b/>
              </w:rPr>
            </w:pPr>
            <w:r>
              <w:rPr>
                <w:b/>
              </w:rPr>
              <w:t>类型</w:t>
            </w:r>
          </w:p>
        </w:tc>
        <w:tc>
          <w:tcPr>
            <w:tcW w:w="4654" w:type="dxa"/>
            <w:shd w:val="clear" w:color="auto" w:fill="BFBFBF"/>
          </w:tcPr>
          <w:p w:rsidR="0019304A" w:rsidRDefault="0019304A" w:rsidP="0019304A">
            <w:pPr>
              <w:rPr>
                <w:b/>
              </w:rPr>
            </w:pPr>
            <w:r>
              <w:rPr>
                <w:b/>
              </w:rPr>
              <w:t>注释</w:t>
            </w:r>
          </w:p>
        </w:tc>
      </w:tr>
      <w:tr w:rsidR="0019304A" w:rsidTr="0019304A">
        <w:trPr>
          <w:trHeight w:val="419"/>
        </w:trPr>
        <w:tc>
          <w:tcPr>
            <w:tcW w:w="2087" w:type="dxa"/>
            <w:shd w:val="clear" w:color="auto" w:fill="F2F2F2"/>
          </w:tcPr>
          <w:p w:rsidR="0019304A" w:rsidRDefault="0019304A" w:rsidP="0019304A">
            <w:r>
              <w:t>resCode</w:t>
            </w:r>
          </w:p>
        </w:tc>
        <w:tc>
          <w:tcPr>
            <w:tcW w:w="1765" w:type="dxa"/>
          </w:tcPr>
          <w:p w:rsidR="0019304A" w:rsidRDefault="0019304A" w:rsidP="0019304A">
            <w:r>
              <w:t>Integer</w:t>
            </w:r>
          </w:p>
        </w:tc>
        <w:tc>
          <w:tcPr>
            <w:tcW w:w="4654" w:type="dxa"/>
          </w:tcPr>
          <w:p w:rsidR="0019304A" w:rsidRDefault="0019304A" w:rsidP="0019304A">
            <w:r>
              <w:t>结果码。结果码。</w:t>
            </w:r>
            <w:r>
              <w:t>200</w:t>
            </w:r>
            <w:r>
              <w:t>表示成功，</w:t>
            </w:r>
          </w:p>
        </w:tc>
      </w:tr>
      <w:tr w:rsidR="0019304A" w:rsidTr="0019304A">
        <w:trPr>
          <w:trHeight w:val="419"/>
        </w:trPr>
        <w:tc>
          <w:tcPr>
            <w:tcW w:w="2087" w:type="dxa"/>
            <w:shd w:val="clear" w:color="auto" w:fill="F2F2F2"/>
          </w:tcPr>
          <w:p w:rsidR="0019304A" w:rsidRDefault="0019304A" w:rsidP="0019304A">
            <w:r>
              <w:t>resDesc</w:t>
            </w:r>
          </w:p>
        </w:tc>
        <w:tc>
          <w:tcPr>
            <w:tcW w:w="1765" w:type="dxa"/>
          </w:tcPr>
          <w:p w:rsidR="0019304A" w:rsidRDefault="0019304A" w:rsidP="0019304A">
            <w:r>
              <w:t>String</w:t>
            </w:r>
          </w:p>
        </w:tc>
        <w:tc>
          <w:tcPr>
            <w:tcW w:w="4654" w:type="dxa"/>
          </w:tcPr>
          <w:p w:rsidR="0019304A" w:rsidRDefault="0019304A" w:rsidP="0019304A">
            <w:r>
              <w:t>描述</w:t>
            </w:r>
          </w:p>
        </w:tc>
      </w:tr>
      <w:tr w:rsidR="0019304A" w:rsidTr="0019304A">
        <w:trPr>
          <w:trHeight w:val="419"/>
        </w:trPr>
        <w:tc>
          <w:tcPr>
            <w:tcW w:w="2087" w:type="dxa"/>
            <w:shd w:val="clear" w:color="auto" w:fill="F2F2F2"/>
          </w:tcPr>
          <w:p w:rsidR="0019304A" w:rsidRDefault="0019304A" w:rsidP="0019304A">
            <w:r>
              <w:t>totalCount</w:t>
            </w:r>
          </w:p>
        </w:tc>
        <w:tc>
          <w:tcPr>
            <w:tcW w:w="1765" w:type="dxa"/>
          </w:tcPr>
          <w:p w:rsidR="0019304A" w:rsidRDefault="0019304A" w:rsidP="0019304A">
            <w:r>
              <w:t>Integer</w:t>
            </w:r>
          </w:p>
        </w:tc>
        <w:tc>
          <w:tcPr>
            <w:tcW w:w="4654" w:type="dxa"/>
          </w:tcPr>
          <w:p w:rsidR="0019304A" w:rsidRDefault="0019304A" w:rsidP="0019304A">
            <w:r>
              <w:rPr>
                <w:rFonts w:hint="eastAsia"/>
              </w:rPr>
              <w:t>Vip</w:t>
            </w:r>
            <w:r>
              <w:rPr>
                <w:rFonts w:hint="eastAsia"/>
              </w:rPr>
              <w:t>贵宾厅记录</w:t>
            </w:r>
            <w:r>
              <w:t>数</w:t>
            </w:r>
          </w:p>
        </w:tc>
      </w:tr>
      <w:tr w:rsidR="0019304A" w:rsidTr="0019304A">
        <w:trPr>
          <w:trHeight w:val="419"/>
        </w:trPr>
        <w:tc>
          <w:tcPr>
            <w:tcW w:w="2087" w:type="dxa"/>
            <w:shd w:val="clear" w:color="auto" w:fill="F2F2F2"/>
          </w:tcPr>
          <w:p w:rsidR="0019304A" w:rsidRDefault="0019304A" w:rsidP="0019304A">
            <w:r>
              <w:t>items</w:t>
            </w:r>
          </w:p>
        </w:tc>
        <w:tc>
          <w:tcPr>
            <w:tcW w:w="1765" w:type="dxa"/>
          </w:tcPr>
          <w:p w:rsidR="0019304A" w:rsidRDefault="0019304A" w:rsidP="0019304A">
            <w:r>
              <w:rPr>
                <w:rFonts w:hint="eastAsia"/>
              </w:rPr>
              <w:t>List</w:t>
            </w:r>
          </w:p>
        </w:tc>
        <w:tc>
          <w:tcPr>
            <w:tcW w:w="4654" w:type="dxa"/>
          </w:tcPr>
          <w:p w:rsidR="0019304A" w:rsidRDefault="0019304A" w:rsidP="0019304A"/>
        </w:tc>
      </w:tr>
      <w:tr w:rsidR="0019304A" w:rsidTr="0019304A">
        <w:trPr>
          <w:trHeight w:val="419"/>
        </w:trPr>
        <w:tc>
          <w:tcPr>
            <w:tcW w:w="2087" w:type="dxa"/>
            <w:shd w:val="clear" w:color="auto" w:fill="F2F2F2"/>
          </w:tcPr>
          <w:p w:rsidR="0019304A" w:rsidRDefault="0019304A" w:rsidP="0019304A">
            <w:r>
              <w:rPr>
                <w:rFonts w:hint="eastAsia"/>
              </w:rPr>
              <w:t>provMapList</w:t>
            </w:r>
          </w:p>
        </w:tc>
        <w:tc>
          <w:tcPr>
            <w:tcW w:w="1765" w:type="dxa"/>
          </w:tcPr>
          <w:p w:rsidR="0019304A" w:rsidRDefault="0019304A" w:rsidP="0019304A">
            <w:r>
              <w:rPr>
                <w:rFonts w:hint="eastAsia"/>
              </w:rPr>
              <w:t>List</w:t>
            </w:r>
          </w:p>
        </w:tc>
        <w:tc>
          <w:tcPr>
            <w:tcW w:w="4654" w:type="dxa"/>
          </w:tcPr>
          <w:p w:rsidR="0019304A" w:rsidRDefault="0019304A" w:rsidP="0019304A">
            <w:r>
              <w:rPr>
                <w:rFonts w:hint="eastAsia"/>
              </w:rPr>
              <w:t>省集合</w:t>
            </w:r>
          </w:p>
        </w:tc>
      </w:tr>
      <w:tr w:rsidR="0019304A" w:rsidTr="0019304A">
        <w:trPr>
          <w:trHeight w:val="419"/>
        </w:trPr>
        <w:tc>
          <w:tcPr>
            <w:tcW w:w="2087" w:type="dxa"/>
            <w:shd w:val="clear" w:color="auto" w:fill="F2F2F2"/>
          </w:tcPr>
          <w:p w:rsidR="0019304A" w:rsidRDefault="0019304A" w:rsidP="0019304A">
            <w:r>
              <w:t>C</w:t>
            </w:r>
            <w:r>
              <w:rPr>
                <w:rFonts w:hint="eastAsia"/>
              </w:rPr>
              <w:t>ityMapList</w:t>
            </w:r>
          </w:p>
        </w:tc>
        <w:tc>
          <w:tcPr>
            <w:tcW w:w="1765" w:type="dxa"/>
          </w:tcPr>
          <w:p w:rsidR="0019304A" w:rsidRDefault="0019304A" w:rsidP="0019304A">
            <w:r>
              <w:rPr>
                <w:rFonts w:hint="eastAsia"/>
              </w:rPr>
              <w:t>List</w:t>
            </w:r>
          </w:p>
        </w:tc>
        <w:tc>
          <w:tcPr>
            <w:tcW w:w="4654" w:type="dxa"/>
          </w:tcPr>
          <w:p w:rsidR="0019304A" w:rsidRDefault="0019304A" w:rsidP="0019304A">
            <w:r>
              <w:rPr>
                <w:rFonts w:hint="eastAsia"/>
              </w:rPr>
              <w:t>市集合</w:t>
            </w:r>
          </w:p>
        </w:tc>
      </w:tr>
    </w:tbl>
    <w:p w:rsidR="0019304A" w:rsidRDefault="0019304A" w:rsidP="0019304A">
      <w:r>
        <w:t>items</w:t>
      </w:r>
      <w: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7"/>
        <w:gridCol w:w="2300"/>
        <w:gridCol w:w="3275"/>
      </w:tblGrid>
      <w:tr w:rsidR="0019304A" w:rsidTr="0019304A">
        <w:trPr>
          <w:trHeight w:val="401"/>
        </w:trPr>
        <w:tc>
          <w:tcPr>
            <w:tcW w:w="2707" w:type="dxa"/>
            <w:shd w:val="clear" w:color="auto" w:fill="BFBFBF"/>
          </w:tcPr>
          <w:p w:rsidR="0019304A" w:rsidRDefault="0019304A" w:rsidP="0019304A">
            <w:pPr>
              <w:rPr>
                <w:b/>
              </w:rPr>
            </w:pPr>
            <w:r>
              <w:rPr>
                <w:b/>
              </w:rPr>
              <w:t>Key</w:t>
            </w:r>
          </w:p>
        </w:tc>
        <w:tc>
          <w:tcPr>
            <w:tcW w:w="2300" w:type="dxa"/>
            <w:shd w:val="clear" w:color="auto" w:fill="BFBFBF"/>
          </w:tcPr>
          <w:p w:rsidR="0019304A" w:rsidRDefault="0019304A" w:rsidP="0019304A">
            <w:pPr>
              <w:rPr>
                <w:b/>
              </w:rPr>
            </w:pPr>
            <w:r>
              <w:rPr>
                <w:b/>
              </w:rPr>
              <w:t>类型</w:t>
            </w:r>
          </w:p>
        </w:tc>
        <w:tc>
          <w:tcPr>
            <w:tcW w:w="3275" w:type="dxa"/>
            <w:shd w:val="clear" w:color="auto" w:fill="BFBFBF"/>
          </w:tcPr>
          <w:p w:rsidR="0019304A" w:rsidRDefault="0019304A" w:rsidP="0019304A">
            <w:pPr>
              <w:rPr>
                <w:b/>
              </w:rPr>
            </w:pPr>
            <w:r>
              <w:rPr>
                <w:b/>
              </w:rPr>
              <w:t>注释</w:t>
            </w:r>
          </w:p>
        </w:tc>
      </w:tr>
      <w:tr w:rsidR="0019304A" w:rsidTr="0019304A">
        <w:trPr>
          <w:trHeight w:val="401"/>
        </w:trPr>
        <w:tc>
          <w:tcPr>
            <w:tcW w:w="2707" w:type="dxa"/>
            <w:shd w:val="clear" w:color="auto" w:fill="F2F2F2"/>
          </w:tcPr>
          <w:p w:rsidR="0019304A" w:rsidRPr="0019304A" w:rsidRDefault="0019304A" w:rsidP="0019304A">
            <w:r w:rsidRPr="0019304A">
              <w:rPr>
                <w:rFonts w:hint="eastAsia"/>
              </w:rPr>
              <w:t>id</w:t>
            </w:r>
          </w:p>
        </w:tc>
        <w:tc>
          <w:tcPr>
            <w:tcW w:w="2300" w:type="dxa"/>
          </w:tcPr>
          <w:p w:rsidR="0019304A" w:rsidRPr="0019304A" w:rsidRDefault="0019304A" w:rsidP="0019304A">
            <w:r w:rsidRPr="0019304A">
              <w:t>String</w:t>
            </w:r>
          </w:p>
        </w:tc>
        <w:tc>
          <w:tcPr>
            <w:tcW w:w="3275" w:type="dxa"/>
          </w:tcPr>
          <w:p w:rsidR="0019304A" w:rsidRDefault="0019304A" w:rsidP="0019304A">
            <w:r>
              <w:rPr>
                <w:rFonts w:hint="eastAsia"/>
              </w:rPr>
              <w:t>id</w:t>
            </w:r>
          </w:p>
        </w:tc>
      </w:tr>
      <w:tr w:rsidR="0019304A" w:rsidTr="0019304A">
        <w:trPr>
          <w:trHeight w:val="401"/>
        </w:trPr>
        <w:tc>
          <w:tcPr>
            <w:tcW w:w="2707" w:type="dxa"/>
            <w:shd w:val="clear" w:color="auto" w:fill="F2F2F2"/>
          </w:tcPr>
          <w:p w:rsidR="0019304A" w:rsidRPr="0019304A" w:rsidRDefault="0019304A" w:rsidP="0019304A">
            <w:r w:rsidRPr="0019304A">
              <w:rPr>
                <w:kern w:val="0"/>
              </w:rPr>
              <w:t>vipname</w:t>
            </w:r>
          </w:p>
        </w:tc>
        <w:tc>
          <w:tcPr>
            <w:tcW w:w="2300" w:type="dxa"/>
          </w:tcPr>
          <w:p w:rsidR="0019304A" w:rsidRPr="0019304A" w:rsidRDefault="0019304A" w:rsidP="0019304A">
            <w:r w:rsidRPr="0019304A">
              <w:t>String</w:t>
            </w:r>
          </w:p>
        </w:tc>
        <w:tc>
          <w:tcPr>
            <w:tcW w:w="3275" w:type="dxa"/>
          </w:tcPr>
          <w:p w:rsidR="0019304A" w:rsidRDefault="0019304A" w:rsidP="0019304A">
            <w:r>
              <w:t>V</w:t>
            </w:r>
            <w:r>
              <w:rPr>
                <w:rFonts w:hint="eastAsia"/>
              </w:rPr>
              <w:t>ip</w:t>
            </w:r>
            <w:r>
              <w:rPr>
                <w:rFonts w:hint="eastAsia"/>
              </w:rPr>
              <w:t>贵宾厅名称</w:t>
            </w:r>
          </w:p>
        </w:tc>
      </w:tr>
      <w:tr w:rsidR="0019304A" w:rsidTr="0019304A">
        <w:trPr>
          <w:trHeight w:val="401"/>
        </w:trPr>
        <w:tc>
          <w:tcPr>
            <w:tcW w:w="2707" w:type="dxa"/>
            <w:shd w:val="clear" w:color="auto" w:fill="F2F2F2"/>
          </w:tcPr>
          <w:p w:rsidR="0019304A" w:rsidRPr="0019304A" w:rsidRDefault="0019304A" w:rsidP="0019304A">
            <w:r w:rsidRPr="0019304A">
              <w:rPr>
                <w:kern w:val="0"/>
              </w:rPr>
              <w:t>vipaddress</w:t>
            </w:r>
          </w:p>
        </w:tc>
        <w:tc>
          <w:tcPr>
            <w:tcW w:w="2300" w:type="dxa"/>
          </w:tcPr>
          <w:p w:rsidR="0019304A" w:rsidRPr="0019304A" w:rsidRDefault="0019304A" w:rsidP="0019304A">
            <w:r w:rsidRPr="0019304A">
              <w:t>String</w:t>
            </w:r>
          </w:p>
        </w:tc>
        <w:tc>
          <w:tcPr>
            <w:tcW w:w="3275" w:type="dxa"/>
          </w:tcPr>
          <w:p w:rsidR="0019304A" w:rsidRDefault="0019304A" w:rsidP="0019304A">
            <w:r>
              <w:t>V</w:t>
            </w:r>
            <w:r>
              <w:rPr>
                <w:rFonts w:hint="eastAsia"/>
              </w:rPr>
              <w:t>ip</w:t>
            </w:r>
            <w:r>
              <w:rPr>
                <w:rFonts w:hint="eastAsia"/>
              </w:rPr>
              <w:t>贵宾厅地址</w:t>
            </w:r>
          </w:p>
        </w:tc>
      </w:tr>
      <w:tr w:rsidR="0019304A" w:rsidTr="0019304A">
        <w:trPr>
          <w:trHeight w:val="401"/>
        </w:trPr>
        <w:tc>
          <w:tcPr>
            <w:tcW w:w="2707" w:type="dxa"/>
            <w:shd w:val="clear" w:color="auto" w:fill="F2F2F2"/>
          </w:tcPr>
          <w:p w:rsidR="0019304A" w:rsidRPr="0019304A" w:rsidRDefault="0019304A" w:rsidP="0019304A">
            <w:pPr>
              <w:rPr>
                <w:kern w:val="0"/>
              </w:rPr>
            </w:pPr>
            <w:r w:rsidRPr="0019304A">
              <w:rPr>
                <w:kern w:val="0"/>
              </w:rPr>
              <w:t>linkman</w:t>
            </w:r>
          </w:p>
        </w:tc>
        <w:tc>
          <w:tcPr>
            <w:tcW w:w="2300" w:type="dxa"/>
          </w:tcPr>
          <w:p w:rsidR="0019304A" w:rsidRPr="0019304A" w:rsidRDefault="0019304A" w:rsidP="0019304A">
            <w:r w:rsidRPr="0019304A">
              <w:rPr>
                <w:rFonts w:hint="eastAsia"/>
              </w:rPr>
              <w:t>String</w:t>
            </w:r>
          </w:p>
        </w:tc>
        <w:tc>
          <w:tcPr>
            <w:tcW w:w="3275" w:type="dxa"/>
          </w:tcPr>
          <w:p w:rsidR="0019304A" w:rsidRDefault="0019304A" w:rsidP="0019304A">
            <w:r>
              <w:rPr>
                <w:rFonts w:hint="eastAsia"/>
              </w:rPr>
              <w:t>联系人</w:t>
            </w:r>
          </w:p>
        </w:tc>
      </w:tr>
      <w:tr w:rsidR="0019304A" w:rsidTr="0019304A">
        <w:trPr>
          <w:trHeight w:val="401"/>
        </w:trPr>
        <w:tc>
          <w:tcPr>
            <w:tcW w:w="2707" w:type="dxa"/>
            <w:shd w:val="clear" w:color="auto" w:fill="F2F2F2"/>
          </w:tcPr>
          <w:p w:rsidR="0019304A" w:rsidRPr="0019304A" w:rsidRDefault="0019304A" w:rsidP="0019304A">
            <w:pPr>
              <w:rPr>
                <w:kern w:val="0"/>
              </w:rPr>
            </w:pPr>
            <w:r w:rsidRPr="0019304A">
              <w:rPr>
                <w:kern w:val="0"/>
              </w:rPr>
              <w:t>linknum</w:t>
            </w:r>
          </w:p>
        </w:tc>
        <w:tc>
          <w:tcPr>
            <w:tcW w:w="2300" w:type="dxa"/>
          </w:tcPr>
          <w:p w:rsidR="0019304A" w:rsidRPr="0019304A" w:rsidRDefault="0019304A" w:rsidP="0019304A">
            <w:r w:rsidRPr="0019304A">
              <w:rPr>
                <w:rFonts w:hint="eastAsia"/>
              </w:rPr>
              <w:t>String</w:t>
            </w:r>
          </w:p>
        </w:tc>
        <w:tc>
          <w:tcPr>
            <w:tcW w:w="3275" w:type="dxa"/>
          </w:tcPr>
          <w:p w:rsidR="0019304A" w:rsidRDefault="0019304A" w:rsidP="0019304A">
            <w:r>
              <w:rPr>
                <w:rFonts w:hint="eastAsia"/>
              </w:rPr>
              <w:t>联系电话</w:t>
            </w:r>
          </w:p>
        </w:tc>
      </w:tr>
      <w:tr w:rsidR="0019304A" w:rsidTr="0019304A">
        <w:trPr>
          <w:trHeight w:val="401"/>
        </w:trPr>
        <w:tc>
          <w:tcPr>
            <w:tcW w:w="2707" w:type="dxa"/>
            <w:shd w:val="clear" w:color="auto" w:fill="F2F2F2"/>
          </w:tcPr>
          <w:p w:rsidR="0019304A" w:rsidRPr="0019304A" w:rsidRDefault="0019304A" w:rsidP="0019304A">
            <w:pPr>
              <w:rPr>
                <w:kern w:val="0"/>
              </w:rPr>
            </w:pPr>
            <w:r w:rsidRPr="0019304A">
              <w:rPr>
                <w:rFonts w:hint="eastAsia"/>
                <w:kern w:val="0"/>
              </w:rPr>
              <w:t>vipImg</w:t>
            </w:r>
          </w:p>
        </w:tc>
        <w:tc>
          <w:tcPr>
            <w:tcW w:w="2300" w:type="dxa"/>
          </w:tcPr>
          <w:p w:rsidR="0019304A" w:rsidRPr="0019304A" w:rsidRDefault="0019304A" w:rsidP="0019304A">
            <w:r w:rsidRPr="0019304A">
              <w:rPr>
                <w:rFonts w:hint="eastAsia"/>
              </w:rPr>
              <w:t>String</w:t>
            </w:r>
          </w:p>
        </w:tc>
        <w:tc>
          <w:tcPr>
            <w:tcW w:w="3275" w:type="dxa"/>
          </w:tcPr>
          <w:p w:rsidR="0019304A" w:rsidRDefault="0019304A" w:rsidP="0019304A">
            <w:r>
              <w:rPr>
                <w:rFonts w:hint="eastAsia"/>
              </w:rPr>
              <w:t>图片地址</w:t>
            </w:r>
          </w:p>
        </w:tc>
      </w:tr>
      <w:tr w:rsidR="0019304A" w:rsidTr="0019304A">
        <w:trPr>
          <w:trHeight w:val="401"/>
        </w:trPr>
        <w:tc>
          <w:tcPr>
            <w:tcW w:w="2707" w:type="dxa"/>
            <w:shd w:val="clear" w:color="auto" w:fill="F2F2F2"/>
          </w:tcPr>
          <w:p w:rsidR="0019304A" w:rsidRPr="0019304A" w:rsidRDefault="0019304A" w:rsidP="0019304A">
            <w:pPr>
              <w:rPr>
                <w:kern w:val="0"/>
              </w:rPr>
            </w:pPr>
            <w:r w:rsidRPr="0019304A">
              <w:rPr>
                <w:rFonts w:hint="eastAsia"/>
                <w:kern w:val="0"/>
              </w:rPr>
              <w:t>START</w:t>
            </w:r>
          </w:p>
        </w:tc>
        <w:tc>
          <w:tcPr>
            <w:tcW w:w="2300" w:type="dxa"/>
          </w:tcPr>
          <w:p w:rsidR="0019304A" w:rsidRPr="0019304A" w:rsidRDefault="0019304A" w:rsidP="0019304A">
            <w:r w:rsidRPr="0019304A">
              <w:rPr>
                <w:rFonts w:hint="eastAsia"/>
              </w:rPr>
              <w:t>String</w:t>
            </w:r>
          </w:p>
        </w:tc>
        <w:tc>
          <w:tcPr>
            <w:tcW w:w="3275" w:type="dxa"/>
          </w:tcPr>
          <w:p w:rsidR="0019304A" w:rsidRDefault="0019304A" w:rsidP="0019304A">
            <w:r>
              <w:rPr>
                <w:rFonts w:hint="eastAsia"/>
              </w:rPr>
              <w:t>暂停营业下起时间</w:t>
            </w:r>
          </w:p>
        </w:tc>
      </w:tr>
      <w:tr w:rsidR="0019304A" w:rsidTr="0019304A">
        <w:trPr>
          <w:trHeight w:val="401"/>
        </w:trPr>
        <w:tc>
          <w:tcPr>
            <w:tcW w:w="2707" w:type="dxa"/>
            <w:shd w:val="clear" w:color="auto" w:fill="F2F2F2"/>
          </w:tcPr>
          <w:p w:rsidR="0019304A" w:rsidRPr="0019304A" w:rsidRDefault="0019304A" w:rsidP="0019304A">
            <w:pPr>
              <w:rPr>
                <w:kern w:val="0"/>
              </w:rPr>
            </w:pPr>
            <w:r w:rsidRPr="0019304A">
              <w:rPr>
                <w:rFonts w:hint="eastAsia"/>
                <w:kern w:val="0"/>
              </w:rPr>
              <w:t>END</w:t>
            </w:r>
          </w:p>
        </w:tc>
        <w:tc>
          <w:tcPr>
            <w:tcW w:w="2300" w:type="dxa"/>
          </w:tcPr>
          <w:p w:rsidR="0019304A" w:rsidRPr="0019304A" w:rsidRDefault="0019304A" w:rsidP="0019304A">
            <w:r w:rsidRPr="0019304A">
              <w:rPr>
                <w:rFonts w:hint="eastAsia"/>
              </w:rPr>
              <w:t>String</w:t>
            </w:r>
          </w:p>
        </w:tc>
        <w:tc>
          <w:tcPr>
            <w:tcW w:w="3275" w:type="dxa"/>
          </w:tcPr>
          <w:p w:rsidR="0019304A" w:rsidRDefault="0019304A" w:rsidP="0019304A">
            <w:r>
              <w:rPr>
                <w:rFonts w:hint="eastAsia"/>
              </w:rPr>
              <w:t>暂停营业下止时间</w:t>
            </w:r>
          </w:p>
        </w:tc>
      </w:tr>
      <w:tr w:rsidR="0019304A" w:rsidTr="0019304A">
        <w:trPr>
          <w:trHeight w:val="401"/>
        </w:trPr>
        <w:tc>
          <w:tcPr>
            <w:tcW w:w="2707" w:type="dxa"/>
            <w:shd w:val="clear" w:color="auto" w:fill="F2F2F2"/>
          </w:tcPr>
          <w:p w:rsidR="0019304A" w:rsidRPr="0019304A" w:rsidRDefault="0019304A" w:rsidP="0019304A">
            <w:pPr>
              <w:rPr>
                <w:kern w:val="0"/>
              </w:rPr>
            </w:pPr>
            <w:r w:rsidRPr="0019304A">
              <w:rPr>
                <w:rFonts w:hint="eastAsia"/>
                <w:kern w:val="0"/>
              </w:rPr>
              <w:t>VIPTYPE</w:t>
            </w:r>
          </w:p>
        </w:tc>
        <w:tc>
          <w:tcPr>
            <w:tcW w:w="2300" w:type="dxa"/>
          </w:tcPr>
          <w:p w:rsidR="0019304A" w:rsidRPr="0019304A" w:rsidRDefault="0019304A" w:rsidP="0019304A">
            <w:r w:rsidRPr="0019304A">
              <w:rPr>
                <w:rFonts w:hint="eastAsia"/>
              </w:rPr>
              <w:t>int</w:t>
            </w:r>
          </w:p>
        </w:tc>
        <w:tc>
          <w:tcPr>
            <w:tcW w:w="3275" w:type="dxa"/>
          </w:tcPr>
          <w:p w:rsidR="0019304A" w:rsidRDefault="0019304A" w:rsidP="0019304A">
            <w:r>
              <w:rPr>
                <w:rFonts w:hint="eastAsia"/>
              </w:rPr>
              <w:t>1</w:t>
            </w:r>
            <w:r>
              <w:rPr>
                <w:rFonts w:hint="eastAsia"/>
              </w:rPr>
              <w:t>：正常营业，</w:t>
            </w:r>
            <w:r>
              <w:rPr>
                <w:rFonts w:hint="eastAsia"/>
              </w:rPr>
              <w:t>2</w:t>
            </w:r>
            <w:r>
              <w:rPr>
                <w:rFonts w:hint="eastAsia"/>
              </w:rPr>
              <w:t>：暂停营业，</w:t>
            </w:r>
            <w:r>
              <w:rPr>
                <w:rFonts w:hint="eastAsia"/>
              </w:rPr>
              <w:t>3</w:t>
            </w:r>
            <w:r>
              <w:rPr>
                <w:rFonts w:hint="eastAsia"/>
              </w:rPr>
              <w:t>：关闭</w:t>
            </w:r>
          </w:p>
        </w:tc>
      </w:tr>
      <w:tr w:rsidR="0019304A" w:rsidTr="0019304A">
        <w:trPr>
          <w:trHeight w:val="401"/>
        </w:trPr>
        <w:tc>
          <w:tcPr>
            <w:tcW w:w="2707" w:type="dxa"/>
            <w:shd w:val="clear" w:color="auto" w:fill="F2F2F2"/>
          </w:tcPr>
          <w:p w:rsidR="0019304A" w:rsidRPr="0019304A" w:rsidRDefault="0019304A" w:rsidP="0019304A">
            <w:pPr>
              <w:rPr>
                <w:kern w:val="0"/>
              </w:rPr>
            </w:pPr>
            <w:r w:rsidRPr="0019304A">
              <w:rPr>
                <w:rFonts w:hint="eastAsia"/>
                <w:kern w:val="0"/>
              </w:rPr>
              <w:t>VIPLEVEL</w:t>
            </w:r>
          </w:p>
        </w:tc>
        <w:tc>
          <w:tcPr>
            <w:tcW w:w="2300" w:type="dxa"/>
          </w:tcPr>
          <w:p w:rsidR="0019304A" w:rsidRPr="0019304A" w:rsidRDefault="0019304A" w:rsidP="0019304A">
            <w:r w:rsidRPr="0019304A">
              <w:rPr>
                <w:rFonts w:hint="eastAsia"/>
              </w:rPr>
              <w:t>int</w:t>
            </w:r>
          </w:p>
        </w:tc>
        <w:tc>
          <w:tcPr>
            <w:tcW w:w="3275" w:type="dxa"/>
          </w:tcPr>
          <w:p w:rsidR="0019304A" w:rsidRDefault="0019304A" w:rsidP="0019304A">
            <w:r>
              <w:rPr>
                <w:rFonts w:hint="eastAsia"/>
              </w:rPr>
              <w:t>0~5</w:t>
            </w:r>
            <w:r>
              <w:rPr>
                <w:rFonts w:hint="eastAsia"/>
              </w:rPr>
              <w:t>级</w:t>
            </w:r>
          </w:p>
        </w:tc>
      </w:tr>
    </w:tbl>
    <w:p w:rsidR="0019304A" w:rsidRPr="0019304A" w:rsidRDefault="0019304A" w:rsidP="0019304A"/>
    <w:p w:rsidR="0019304A" w:rsidRDefault="0019304A" w:rsidP="002B116C">
      <w:pPr>
        <w:pStyle w:val="30"/>
        <w:numPr>
          <w:ilvl w:val="0"/>
          <w:numId w:val="11"/>
        </w:numPr>
      </w:pPr>
      <w:bookmarkStart w:id="86" w:name="_Toc405551132"/>
      <w:r>
        <w:rPr>
          <w:rFonts w:hint="eastAsia"/>
        </w:rPr>
        <w:lastRenderedPageBreak/>
        <w:t>贵宾厅详情</w:t>
      </w:r>
      <w:bookmarkEnd w:id="86"/>
    </w:p>
    <w:p w:rsidR="0019304A" w:rsidRDefault="0019304A" w:rsidP="0019304A">
      <w:pPr>
        <w:pStyle w:val="5"/>
      </w:pPr>
      <w:r>
        <w:rPr>
          <w:rFonts w:hint="eastAsia"/>
        </w:rPr>
        <w:t>接口描述</w:t>
      </w:r>
    </w:p>
    <w:p w:rsidR="0019304A" w:rsidRDefault="00B50774" w:rsidP="0019304A">
      <w:hyperlink r:id="rId83" w:history="1">
        <w:r w:rsidR="0019304A">
          <w:rPr>
            <w:rStyle w:val="af0"/>
          </w:rPr>
          <w:t>http://</w:t>
        </w:r>
        <w:r w:rsidR="0019304A">
          <w:rPr>
            <w:rStyle w:val="af0"/>
            <w:rFonts w:hint="eastAsia"/>
          </w:rPr>
          <w:t>101.95.48.96:8005</w:t>
        </w:r>
        <w:r w:rsidR="0019304A">
          <w:rPr>
            <w:rStyle w:val="af0"/>
          </w:rPr>
          <w:t>/public/sjkf/servicenet/vipGbtInfo?Id=6</w:t>
        </w:r>
      </w:hyperlink>
    </w:p>
    <w:p w:rsidR="0019304A" w:rsidRDefault="0019304A" w:rsidP="0019304A">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19304A" w:rsidTr="0019304A">
        <w:tc>
          <w:tcPr>
            <w:tcW w:w="1843" w:type="dxa"/>
            <w:shd w:val="clear" w:color="auto" w:fill="BFBFBF"/>
          </w:tcPr>
          <w:p w:rsidR="0019304A" w:rsidRDefault="0019304A" w:rsidP="0019304A">
            <w:pPr>
              <w:rPr>
                <w:b/>
              </w:rPr>
            </w:pPr>
            <w:r>
              <w:rPr>
                <w:b/>
              </w:rPr>
              <w:t>Key</w:t>
            </w:r>
          </w:p>
        </w:tc>
        <w:tc>
          <w:tcPr>
            <w:tcW w:w="1559" w:type="dxa"/>
            <w:shd w:val="clear" w:color="auto" w:fill="BFBFBF"/>
          </w:tcPr>
          <w:p w:rsidR="0019304A" w:rsidRDefault="0019304A" w:rsidP="0019304A">
            <w:pPr>
              <w:rPr>
                <w:b/>
              </w:rPr>
            </w:pPr>
            <w:r>
              <w:rPr>
                <w:b/>
              </w:rPr>
              <w:t>类型</w:t>
            </w:r>
          </w:p>
        </w:tc>
        <w:tc>
          <w:tcPr>
            <w:tcW w:w="709" w:type="dxa"/>
            <w:shd w:val="clear" w:color="auto" w:fill="BFBFBF"/>
          </w:tcPr>
          <w:p w:rsidR="0019304A" w:rsidRDefault="0019304A" w:rsidP="0019304A">
            <w:pPr>
              <w:rPr>
                <w:b/>
              </w:rPr>
            </w:pPr>
            <w:r>
              <w:rPr>
                <w:b/>
              </w:rPr>
              <w:t>必须</w:t>
            </w:r>
          </w:p>
        </w:tc>
        <w:tc>
          <w:tcPr>
            <w:tcW w:w="4111" w:type="dxa"/>
            <w:shd w:val="clear" w:color="auto" w:fill="BFBFBF"/>
          </w:tcPr>
          <w:p w:rsidR="0019304A" w:rsidRDefault="0019304A" w:rsidP="0019304A">
            <w:pPr>
              <w:rPr>
                <w:b/>
              </w:rPr>
            </w:pPr>
            <w:r>
              <w:rPr>
                <w:b/>
              </w:rPr>
              <w:t>注释</w:t>
            </w:r>
          </w:p>
        </w:tc>
      </w:tr>
      <w:tr w:rsidR="0019304A" w:rsidTr="0019304A">
        <w:tc>
          <w:tcPr>
            <w:tcW w:w="1843" w:type="dxa"/>
            <w:shd w:val="clear" w:color="auto" w:fill="F2F2F2"/>
          </w:tcPr>
          <w:p w:rsidR="0019304A" w:rsidRDefault="0019304A" w:rsidP="0019304A">
            <w:r>
              <w:t>I</w:t>
            </w:r>
            <w:r>
              <w:rPr>
                <w:rFonts w:hint="eastAsia"/>
              </w:rPr>
              <w:t>d</w:t>
            </w:r>
          </w:p>
        </w:tc>
        <w:tc>
          <w:tcPr>
            <w:tcW w:w="1559" w:type="dxa"/>
          </w:tcPr>
          <w:p w:rsidR="0019304A" w:rsidRDefault="0019304A" w:rsidP="0019304A">
            <w:r>
              <w:t>String</w:t>
            </w:r>
          </w:p>
        </w:tc>
        <w:tc>
          <w:tcPr>
            <w:tcW w:w="709" w:type="dxa"/>
          </w:tcPr>
          <w:p w:rsidR="0019304A" w:rsidRDefault="0019304A" w:rsidP="0019304A">
            <w:r>
              <w:t>是</w:t>
            </w:r>
          </w:p>
        </w:tc>
        <w:tc>
          <w:tcPr>
            <w:tcW w:w="4111" w:type="dxa"/>
          </w:tcPr>
          <w:p w:rsidR="0019304A" w:rsidRDefault="0019304A" w:rsidP="0019304A">
            <w:r>
              <w:t>V</w:t>
            </w:r>
            <w:r>
              <w:rPr>
                <w:rFonts w:hint="eastAsia"/>
              </w:rPr>
              <w:t>ip</w:t>
            </w:r>
            <w:r>
              <w:rPr>
                <w:rFonts w:hint="eastAsia"/>
              </w:rPr>
              <w:t>贵宾厅</w:t>
            </w:r>
            <w:r>
              <w:rPr>
                <w:rFonts w:hint="eastAsia"/>
              </w:rPr>
              <w:t>id</w:t>
            </w:r>
          </w:p>
        </w:tc>
      </w:tr>
    </w:tbl>
    <w:p w:rsidR="0019304A" w:rsidRDefault="0019304A" w:rsidP="0019304A"/>
    <w:p w:rsidR="0019304A" w:rsidRDefault="0019304A" w:rsidP="0019304A">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19304A" w:rsidTr="0019304A">
        <w:trPr>
          <w:trHeight w:val="404"/>
        </w:trPr>
        <w:tc>
          <w:tcPr>
            <w:tcW w:w="2087" w:type="dxa"/>
            <w:shd w:val="clear" w:color="auto" w:fill="BFBFBF"/>
          </w:tcPr>
          <w:p w:rsidR="0019304A" w:rsidRDefault="0019304A" w:rsidP="0019304A">
            <w:pPr>
              <w:rPr>
                <w:b/>
              </w:rPr>
            </w:pPr>
            <w:r>
              <w:rPr>
                <w:b/>
              </w:rPr>
              <w:t>Key</w:t>
            </w:r>
          </w:p>
        </w:tc>
        <w:tc>
          <w:tcPr>
            <w:tcW w:w="1765" w:type="dxa"/>
            <w:shd w:val="clear" w:color="auto" w:fill="BFBFBF"/>
          </w:tcPr>
          <w:p w:rsidR="0019304A" w:rsidRDefault="0019304A" w:rsidP="0019304A">
            <w:pPr>
              <w:rPr>
                <w:b/>
              </w:rPr>
            </w:pPr>
            <w:r>
              <w:rPr>
                <w:b/>
              </w:rPr>
              <w:t>类型</w:t>
            </w:r>
          </w:p>
        </w:tc>
        <w:tc>
          <w:tcPr>
            <w:tcW w:w="4654" w:type="dxa"/>
            <w:shd w:val="clear" w:color="auto" w:fill="BFBFBF"/>
          </w:tcPr>
          <w:p w:rsidR="0019304A" w:rsidRDefault="0019304A" w:rsidP="0019304A">
            <w:pPr>
              <w:rPr>
                <w:b/>
              </w:rPr>
            </w:pPr>
            <w:r>
              <w:rPr>
                <w:b/>
              </w:rPr>
              <w:t>注释</w:t>
            </w:r>
          </w:p>
        </w:tc>
      </w:tr>
      <w:tr w:rsidR="0019304A" w:rsidTr="0019304A">
        <w:trPr>
          <w:trHeight w:val="419"/>
        </w:trPr>
        <w:tc>
          <w:tcPr>
            <w:tcW w:w="2087" w:type="dxa"/>
            <w:shd w:val="clear" w:color="auto" w:fill="F2F2F2"/>
          </w:tcPr>
          <w:p w:rsidR="0019304A" w:rsidRDefault="0019304A" w:rsidP="0019304A">
            <w:r>
              <w:t>resCode</w:t>
            </w:r>
          </w:p>
        </w:tc>
        <w:tc>
          <w:tcPr>
            <w:tcW w:w="1765" w:type="dxa"/>
          </w:tcPr>
          <w:p w:rsidR="0019304A" w:rsidRDefault="0019304A" w:rsidP="0019304A">
            <w:r>
              <w:t>Integer</w:t>
            </w:r>
          </w:p>
        </w:tc>
        <w:tc>
          <w:tcPr>
            <w:tcW w:w="4654" w:type="dxa"/>
          </w:tcPr>
          <w:p w:rsidR="0019304A" w:rsidRDefault="0019304A" w:rsidP="0019304A">
            <w:r>
              <w:t>结果码。结果码。</w:t>
            </w:r>
            <w:r>
              <w:t>200</w:t>
            </w:r>
            <w:r>
              <w:t>表示成功，</w:t>
            </w:r>
          </w:p>
        </w:tc>
      </w:tr>
      <w:tr w:rsidR="0019304A" w:rsidTr="0019304A">
        <w:trPr>
          <w:trHeight w:val="419"/>
        </w:trPr>
        <w:tc>
          <w:tcPr>
            <w:tcW w:w="2087" w:type="dxa"/>
            <w:shd w:val="clear" w:color="auto" w:fill="F2F2F2"/>
          </w:tcPr>
          <w:p w:rsidR="0019304A" w:rsidRDefault="0019304A" w:rsidP="0019304A">
            <w:r>
              <w:t>resDesc</w:t>
            </w:r>
          </w:p>
        </w:tc>
        <w:tc>
          <w:tcPr>
            <w:tcW w:w="1765" w:type="dxa"/>
          </w:tcPr>
          <w:p w:rsidR="0019304A" w:rsidRDefault="0019304A" w:rsidP="0019304A">
            <w:r>
              <w:t>String</w:t>
            </w:r>
          </w:p>
        </w:tc>
        <w:tc>
          <w:tcPr>
            <w:tcW w:w="4654" w:type="dxa"/>
          </w:tcPr>
          <w:p w:rsidR="0019304A" w:rsidRDefault="0019304A" w:rsidP="0019304A">
            <w:r>
              <w:t>描述</w:t>
            </w:r>
          </w:p>
        </w:tc>
      </w:tr>
      <w:tr w:rsidR="0019304A" w:rsidTr="0019304A">
        <w:trPr>
          <w:trHeight w:val="419"/>
        </w:trPr>
        <w:tc>
          <w:tcPr>
            <w:tcW w:w="2087" w:type="dxa"/>
            <w:shd w:val="clear" w:color="auto" w:fill="F2F2F2"/>
          </w:tcPr>
          <w:p w:rsidR="0019304A" w:rsidRDefault="0019304A" w:rsidP="0019304A">
            <w:r>
              <w:rPr>
                <w:rFonts w:hint="eastAsia"/>
              </w:rPr>
              <w:t>vipInfo</w:t>
            </w:r>
          </w:p>
        </w:tc>
        <w:tc>
          <w:tcPr>
            <w:tcW w:w="1765" w:type="dxa"/>
          </w:tcPr>
          <w:p w:rsidR="0019304A" w:rsidRDefault="0019304A" w:rsidP="0019304A">
            <w:r>
              <w:rPr>
                <w:rFonts w:hint="eastAsia"/>
              </w:rPr>
              <w:t>Map</w:t>
            </w:r>
          </w:p>
        </w:tc>
        <w:tc>
          <w:tcPr>
            <w:tcW w:w="4654" w:type="dxa"/>
          </w:tcPr>
          <w:p w:rsidR="0019304A" w:rsidRDefault="0019304A" w:rsidP="0019304A"/>
        </w:tc>
      </w:tr>
    </w:tbl>
    <w:p w:rsidR="0019304A" w:rsidRDefault="0019304A" w:rsidP="0019304A">
      <w:r>
        <w:rPr>
          <w:rFonts w:hint="eastAsia"/>
        </w:rPr>
        <w:t>vipInfo</w:t>
      </w:r>
      <w:r>
        <w:rPr>
          <w:rFonts w:hint="eastAsia"/>
        </w:rPr>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9"/>
        <w:gridCol w:w="2300"/>
        <w:gridCol w:w="3275"/>
      </w:tblGrid>
      <w:tr w:rsidR="0019304A" w:rsidTr="0019304A">
        <w:trPr>
          <w:trHeight w:val="401"/>
        </w:trPr>
        <w:tc>
          <w:tcPr>
            <w:tcW w:w="2599" w:type="dxa"/>
            <w:shd w:val="clear" w:color="auto" w:fill="BFBFBF"/>
          </w:tcPr>
          <w:p w:rsidR="0019304A" w:rsidRDefault="0019304A" w:rsidP="0019304A">
            <w:pPr>
              <w:rPr>
                <w:b/>
              </w:rPr>
            </w:pPr>
            <w:r>
              <w:rPr>
                <w:b/>
              </w:rPr>
              <w:t>Key</w:t>
            </w:r>
          </w:p>
        </w:tc>
        <w:tc>
          <w:tcPr>
            <w:tcW w:w="2300" w:type="dxa"/>
            <w:shd w:val="clear" w:color="auto" w:fill="BFBFBF"/>
          </w:tcPr>
          <w:p w:rsidR="0019304A" w:rsidRDefault="0019304A" w:rsidP="0019304A">
            <w:pPr>
              <w:rPr>
                <w:b/>
              </w:rPr>
            </w:pPr>
            <w:r>
              <w:rPr>
                <w:b/>
              </w:rPr>
              <w:t>类型</w:t>
            </w:r>
          </w:p>
        </w:tc>
        <w:tc>
          <w:tcPr>
            <w:tcW w:w="3275" w:type="dxa"/>
            <w:shd w:val="clear" w:color="auto" w:fill="BFBFBF"/>
          </w:tcPr>
          <w:p w:rsidR="0019304A" w:rsidRDefault="0019304A" w:rsidP="0019304A">
            <w:pPr>
              <w:rPr>
                <w:b/>
              </w:rPr>
            </w:pPr>
            <w:r>
              <w:rPr>
                <w:b/>
              </w:rPr>
              <w:t>注释</w:t>
            </w:r>
          </w:p>
        </w:tc>
      </w:tr>
      <w:tr w:rsidR="0019304A" w:rsidTr="0019304A">
        <w:trPr>
          <w:trHeight w:val="401"/>
        </w:trPr>
        <w:tc>
          <w:tcPr>
            <w:tcW w:w="2599" w:type="dxa"/>
            <w:shd w:val="clear" w:color="auto" w:fill="F2F2F2"/>
          </w:tcPr>
          <w:p w:rsidR="0019304A" w:rsidRPr="0019304A" w:rsidRDefault="0019304A" w:rsidP="0019304A">
            <w:r w:rsidRPr="0019304A">
              <w:rPr>
                <w:rFonts w:hint="eastAsia"/>
              </w:rPr>
              <w:t>id</w:t>
            </w:r>
          </w:p>
        </w:tc>
        <w:tc>
          <w:tcPr>
            <w:tcW w:w="2300" w:type="dxa"/>
          </w:tcPr>
          <w:p w:rsidR="0019304A" w:rsidRPr="0019304A" w:rsidRDefault="0019304A" w:rsidP="0019304A">
            <w:r w:rsidRPr="0019304A">
              <w:t>String</w:t>
            </w:r>
          </w:p>
        </w:tc>
        <w:tc>
          <w:tcPr>
            <w:tcW w:w="3275" w:type="dxa"/>
          </w:tcPr>
          <w:p w:rsidR="0019304A" w:rsidRDefault="0019304A" w:rsidP="0019304A">
            <w:r>
              <w:rPr>
                <w:rFonts w:hint="eastAsia"/>
              </w:rPr>
              <w:t>id</w:t>
            </w:r>
          </w:p>
        </w:tc>
      </w:tr>
      <w:tr w:rsidR="0019304A" w:rsidTr="0019304A">
        <w:trPr>
          <w:trHeight w:val="401"/>
        </w:trPr>
        <w:tc>
          <w:tcPr>
            <w:tcW w:w="2599" w:type="dxa"/>
            <w:shd w:val="clear" w:color="auto" w:fill="F2F2F2"/>
          </w:tcPr>
          <w:p w:rsidR="0019304A" w:rsidRPr="0019304A" w:rsidRDefault="0019304A" w:rsidP="0019304A">
            <w:r w:rsidRPr="0019304A">
              <w:rPr>
                <w:kern w:val="0"/>
              </w:rPr>
              <w:t>vipname</w:t>
            </w:r>
          </w:p>
        </w:tc>
        <w:tc>
          <w:tcPr>
            <w:tcW w:w="2300" w:type="dxa"/>
          </w:tcPr>
          <w:p w:rsidR="0019304A" w:rsidRPr="0019304A" w:rsidRDefault="0019304A" w:rsidP="0019304A">
            <w:r w:rsidRPr="0019304A">
              <w:t>String</w:t>
            </w:r>
          </w:p>
        </w:tc>
        <w:tc>
          <w:tcPr>
            <w:tcW w:w="3275" w:type="dxa"/>
          </w:tcPr>
          <w:p w:rsidR="0019304A" w:rsidRDefault="0019304A" w:rsidP="0019304A">
            <w:r>
              <w:t>V</w:t>
            </w:r>
            <w:r>
              <w:rPr>
                <w:rFonts w:hint="eastAsia"/>
              </w:rPr>
              <w:t>ip</w:t>
            </w:r>
            <w:r>
              <w:rPr>
                <w:rFonts w:hint="eastAsia"/>
              </w:rPr>
              <w:t>贵宾厅名称</w:t>
            </w:r>
          </w:p>
        </w:tc>
      </w:tr>
      <w:tr w:rsidR="0019304A" w:rsidTr="0019304A">
        <w:trPr>
          <w:trHeight w:val="401"/>
        </w:trPr>
        <w:tc>
          <w:tcPr>
            <w:tcW w:w="2599" w:type="dxa"/>
            <w:shd w:val="clear" w:color="auto" w:fill="F2F2F2"/>
          </w:tcPr>
          <w:p w:rsidR="0019304A" w:rsidRPr="0019304A" w:rsidRDefault="0019304A" w:rsidP="0019304A">
            <w:r w:rsidRPr="0019304A">
              <w:rPr>
                <w:kern w:val="0"/>
              </w:rPr>
              <w:t>servicepro</w:t>
            </w:r>
          </w:p>
        </w:tc>
        <w:tc>
          <w:tcPr>
            <w:tcW w:w="2300" w:type="dxa"/>
          </w:tcPr>
          <w:p w:rsidR="0019304A" w:rsidRPr="0019304A" w:rsidRDefault="0019304A" w:rsidP="0019304A">
            <w:r w:rsidRPr="0019304A">
              <w:t>String</w:t>
            </w:r>
          </w:p>
        </w:tc>
        <w:tc>
          <w:tcPr>
            <w:tcW w:w="3275" w:type="dxa"/>
          </w:tcPr>
          <w:p w:rsidR="0019304A" w:rsidRDefault="0019304A" w:rsidP="0019304A">
            <w:r>
              <w:rPr>
                <w:rFonts w:hint="eastAsia"/>
              </w:rPr>
              <w:t>服务项目</w:t>
            </w:r>
          </w:p>
        </w:tc>
      </w:tr>
      <w:tr w:rsidR="0019304A" w:rsidTr="0019304A">
        <w:trPr>
          <w:trHeight w:val="401"/>
        </w:trPr>
        <w:tc>
          <w:tcPr>
            <w:tcW w:w="2599" w:type="dxa"/>
            <w:shd w:val="clear" w:color="auto" w:fill="F2F2F2"/>
          </w:tcPr>
          <w:p w:rsidR="0019304A" w:rsidRPr="0019304A" w:rsidRDefault="0019304A" w:rsidP="0019304A">
            <w:pPr>
              <w:rPr>
                <w:kern w:val="0"/>
              </w:rPr>
            </w:pPr>
            <w:r w:rsidRPr="0019304A">
              <w:rPr>
                <w:kern w:val="0"/>
              </w:rPr>
              <w:t>serviceobj</w:t>
            </w:r>
          </w:p>
        </w:tc>
        <w:tc>
          <w:tcPr>
            <w:tcW w:w="2300" w:type="dxa"/>
          </w:tcPr>
          <w:p w:rsidR="0019304A" w:rsidRPr="0019304A" w:rsidRDefault="0019304A" w:rsidP="0019304A">
            <w:r w:rsidRPr="0019304A">
              <w:rPr>
                <w:rFonts w:hint="eastAsia"/>
              </w:rPr>
              <w:t>String</w:t>
            </w:r>
          </w:p>
        </w:tc>
        <w:tc>
          <w:tcPr>
            <w:tcW w:w="3275" w:type="dxa"/>
          </w:tcPr>
          <w:p w:rsidR="0019304A" w:rsidRDefault="0019304A" w:rsidP="0019304A">
            <w:r>
              <w:rPr>
                <w:rFonts w:hint="eastAsia"/>
              </w:rPr>
              <w:t>服务对象</w:t>
            </w:r>
          </w:p>
        </w:tc>
      </w:tr>
      <w:tr w:rsidR="0019304A" w:rsidTr="0019304A">
        <w:trPr>
          <w:trHeight w:val="401"/>
        </w:trPr>
        <w:tc>
          <w:tcPr>
            <w:tcW w:w="2599" w:type="dxa"/>
            <w:shd w:val="clear" w:color="auto" w:fill="F2F2F2"/>
          </w:tcPr>
          <w:p w:rsidR="0019304A" w:rsidRPr="0019304A" w:rsidRDefault="0019304A" w:rsidP="0019304A">
            <w:pPr>
              <w:rPr>
                <w:kern w:val="0"/>
              </w:rPr>
            </w:pPr>
            <w:r w:rsidRPr="0019304A">
              <w:rPr>
                <w:kern w:val="0"/>
              </w:rPr>
              <w:t>servicenum</w:t>
            </w:r>
          </w:p>
        </w:tc>
        <w:tc>
          <w:tcPr>
            <w:tcW w:w="2300" w:type="dxa"/>
          </w:tcPr>
          <w:p w:rsidR="0019304A" w:rsidRPr="0019304A" w:rsidRDefault="0019304A" w:rsidP="0019304A">
            <w:r w:rsidRPr="0019304A">
              <w:rPr>
                <w:rFonts w:hint="eastAsia"/>
              </w:rPr>
              <w:t>String</w:t>
            </w:r>
          </w:p>
        </w:tc>
        <w:tc>
          <w:tcPr>
            <w:tcW w:w="3275" w:type="dxa"/>
          </w:tcPr>
          <w:p w:rsidR="0019304A" w:rsidRDefault="0019304A" w:rsidP="0019304A">
            <w:r>
              <w:rPr>
                <w:rFonts w:hint="eastAsia"/>
              </w:rPr>
              <w:t>服务电话</w:t>
            </w:r>
          </w:p>
        </w:tc>
      </w:tr>
    </w:tbl>
    <w:p w:rsidR="0019304A" w:rsidRPr="0019304A" w:rsidRDefault="0019304A" w:rsidP="0019304A"/>
    <w:p w:rsidR="007B0D7A" w:rsidRDefault="007B0D7A" w:rsidP="007B0D7A">
      <w:pPr>
        <w:pStyle w:val="2"/>
        <w:numPr>
          <w:ilvl w:val="0"/>
          <w:numId w:val="1"/>
        </w:numPr>
      </w:pPr>
      <w:bookmarkStart w:id="87" w:name="_Toc405551133"/>
      <w:r>
        <w:rPr>
          <w:rFonts w:hint="eastAsia"/>
        </w:rPr>
        <w:lastRenderedPageBreak/>
        <w:t>生活热线</w:t>
      </w:r>
      <w:bookmarkEnd w:id="87"/>
    </w:p>
    <w:p w:rsidR="0019304A" w:rsidRDefault="0019304A" w:rsidP="002B116C">
      <w:pPr>
        <w:pStyle w:val="30"/>
        <w:numPr>
          <w:ilvl w:val="0"/>
          <w:numId w:val="12"/>
        </w:numPr>
      </w:pPr>
      <w:bookmarkStart w:id="88" w:name="_Toc405551134"/>
      <w:r>
        <w:rPr>
          <w:rFonts w:hint="eastAsia"/>
        </w:rPr>
        <w:t>生活热线类型</w:t>
      </w:r>
      <w:bookmarkEnd w:id="88"/>
    </w:p>
    <w:p w:rsidR="0019304A" w:rsidRDefault="0019304A" w:rsidP="0019304A">
      <w:pPr>
        <w:pStyle w:val="5"/>
      </w:pPr>
      <w:r>
        <w:rPr>
          <w:rFonts w:hint="eastAsia"/>
        </w:rPr>
        <w:t>接口描述</w:t>
      </w:r>
    </w:p>
    <w:p w:rsidR="0019304A" w:rsidRDefault="00B50774" w:rsidP="0019304A">
      <w:hyperlink r:id="rId84" w:history="1">
        <w:r w:rsidR="0019304A">
          <w:rPr>
            <w:rStyle w:val="af0"/>
          </w:rPr>
          <w:t>http://</w:t>
        </w:r>
        <w:r w:rsidR="0019304A">
          <w:rPr>
            <w:rStyle w:val="af0"/>
            <w:rFonts w:hint="eastAsia"/>
          </w:rPr>
          <w:t>101.95.48.96:8005</w:t>
        </w:r>
        <w:r w:rsidR="0019304A">
          <w:rPr>
            <w:rStyle w:val="af0"/>
          </w:rPr>
          <w:t>/p</w:t>
        </w:r>
        <w:bookmarkStart w:id="89" w:name="_Hlt360111433"/>
        <w:r w:rsidR="0019304A">
          <w:rPr>
            <w:rStyle w:val="af0"/>
          </w:rPr>
          <w:t>u</w:t>
        </w:r>
        <w:bookmarkEnd w:id="89"/>
        <w:r w:rsidR="0019304A">
          <w:rPr>
            <w:rStyle w:val="af0"/>
          </w:rPr>
          <w:t>blic/sjkf/line/lifeLineTypeList</w:t>
        </w:r>
      </w:hyperlink>
    </w:p>
    <w:p w:rsidR="0019304A" w:rsidRDefault="0019304A" w:rsidP="0019304A">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19304A" w:rsidTr="0019304A">
        <w:trPr>
          <w:trHeight w:val="404"/>
        </w:trPr>
        <w:tc>
          <w:tcPr>
            <w:tcW w:w="2087" w:type="dxa"/>
            <w:shd w:val="clear" w:color="auto" w:fill="BFBFBF"/>
          </w:tcPr>
          <w:p w:rsidR="0019304A" w:rsidRDefault="0019304A" w:rsidP="0019304A">
            <w:pPr>
              <w:rPr>
                <w:b/>
              </w:rPr>
            </w:pPr>
            <w:r>
              <w:rPr>
                <w:b/>
              </w:rPr>
              <w:t>Key</w:t>
            </w:r>
          </w:p>
        </w:tc>
        <w:tc>
          <w:tcPr>
            <w:tcW w:w="1765" w:type="dxa"/>
            <w:shd w:val="clear" w:color="auto" w:fill="BFBFBF"/>
          </w:tcPr>
          <w:p w:rsidR="0019304A" w:rsidRDefault="0019304A" w:rsidP="0019304A">
            <w:pPr>
              <w:rPr>
                <w:b/>
              </w:rPr>
            </w:pPr>
            <w:r>
              <w:rPr>
                <w:b/>
              </w:rPr>
              <w:t>类型</w:t>
            </w:r>
          </w:p>
        </w:tc>
        <w:tc>
          <w:tcPr>
            <w:tcW w:w="4654" w:type="dxa"/>
            <w:shd w:val="clear" w:color="auto" w:fill="BFBFBF"/>
          </w:tcPr>
          <w:p w:rsidR="0019304A" w:rsidRDefault="0019304A" w:rsidP="0019304A">
            <w:pPr>
              <w:rPr>
                <w:b/>
              </w:rPr>
            </w:pPr>
            <w:r>
              <w:rPr>
                <w:b/>
              </w:rPr>
              <w:t>注释</w:t>
            </w:r>
          </w:p>
        </w:tc>
      </w:tr>
    </w:tbl>
    <w:p w:rsidR="0019304A" w:rsidRDefault="0019304A" w:rsidP="0019304A">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19304A" w:rsidTr="0019304A">
        <w:trPr>
          <w:trHeight w:val="404"/>
        </w:trPr>
        <w:tc>
          <w:tcPr>
            <w:tcW w:w="2087" w:type="dxa"/>
            <w:shd w:val="clear" w:color="auto" w:fill="BFBFBF"/>
          </w:tcPr>
          <w:p w:rsidR="0019304A" w:rsidRDefault="0019304A" w:rsidP="0019304A">
            <w:pPr>
              <w:rPr>
                <w:b/>
              </w:rPr>
            </w:pPr>
            <w:r>
              <w:rPr>
                <w:b/>
              </w:rPr>
              <w:t>Key</w:t>
            </w:r>
          </w:p>
        </w:tc>
        <w:tc>
          <w:tcPr>
            <w:tcW w:w="1765" w:type="dxa"/>
            <w:shd w:val="clear" w:color="auto" w:fill="BFBFBF"/>
          </w:tcPr>
          <w:p w:rsidR="0019304A" w:rsidRDefault="0019304A" w:rsidP="0019304A">
            <w:pPr>
              <w:rPr>
                <w:b/>
              </w:rPr>
            </w:pPr>
            <w:r>
              <w:rPr>
                <w:b/>
              </w:rPr>
              <w:t>类型</w:t>
            </w:r>
          </w:p>
        </w:tc>
        <w:tc>
          <w:tcPr>
            <w:tcW w:w="4654" w:type="dxa"/>
            <w:shd w:val="clear" w:color="auto" w:fill="BFBFBF"/>
          </w:tcPr>
          <w:p w:rsidR="0019304A" w:rsidRDefault="0019304A" w:rsidP="0019304A">
            <w:pPr>
              <w:rPr>
                <w:b/>
              </w:rPr>
            </w:pPr>
            <w:r>
              <w:rPr>
                <w:b/>
              </w:rPr>
              <w:t>注释</w:t>
            </w:r>
          </w:p>
        </w:tc>
      </w:tr>
      <w:tr w:rsidR="0019304A" w:rsidTr="0019304A">
        <w:trPr>
          <w:trHeight w:val="419"/>
        </w:trPr>
        <w:tc>
          <w:tcPr>
            <w:tcW w:w="2087" w:type="dxa"/>
            <w:shd w:val="clear" w:color="auto" w:fill="F2F2F2"/>
          </w:tcPr>
          <w:p w:rsidR="0019304A" w:rsidRDefault="0019304A" w:rsidP="0019304A">
            <w:r>
              <w:t>resCode</w:t>
            </w:r>
          </w:p>
        </w:tc>
        <w:tc>
          <w:tcPr>
            <w:tcW w:w="1765" w:type="dxa"/>
          </w:tcPr>
          <w:p w:rsidR="0019304A" w:rsidRDefault="0019304A" w:rsidP="0019304A">
            <w:r>
              <w:t>Integer</w:t>
            </w:r>
          </w:p>
        </w:tc>
        <w:tc>
          <w:tcPr>
            <w:tcW w:w="4654" w:type="dxa"/>
          </w:tcPr>
          <w:p w:rsidR="0019304A" w:rsidRDefault="0019304A" w:rsidP="0019304A">
            <w:r>
              <w:t>结果码。结果码。</w:t>
            </w:r>
            <w:r>
              <w:t>200</w:t>
            </w:r>
            <w:r>
              <w:t>表示成功，</w:t>
            </w:r>
          </w:p>
        </w:tc>
      </w:tr>
      <w:tr w:rsidR="0019304A" w:rsidTr="0019304A">
        <w:trPr>
          <w:trHeight w:val="419"/>
        </w:trPr>
        <w:tc>
          <w:tcPr>
            <w:tcW w:w="2087" w:type="dxa"/>
            <w:shd w:val="clear" w:color="auto" w:fill="F2F2F2"/>
          </w:tcPr>
          <w:p w:rsidR="0019304A" w:rsidRDefault="0019304A" w:rsidP="0019304A">
            <w:r>
              <w:t>resDesc</w:t>
            </w:r>
          </w:p>
        </w:tc>
        <w:tc>
          <w:tcPr>
            <w:tcW w:w="1765" w:type="dxa"/>
          </w:tcPr>
          <w:p w:rsidR="0019304A" w:rsidRDefault="0019304A" w:rsidP="0019304A">
            <w:r>
              <w:t>String</w:t>
            </w:r>
          </w:p>
        </w:tc>
        <w:tc>
          <w:tcPr>
            <w:tcW w:w="4654" w:type="dxa"/>
          </w:tcPr>
          <w:p w:rsidR="0019304A" w:rsidRDefault="0019304A" w:rsidP="0019304A">
            <w:r>
              <w:t>描述</w:t>
            </w:r>
          </w:p>
        </w:tc>
      </w:tr>
      <w:tr w:rsidR="0019304A" w:rsidTr="0019304A">
        <w:trPr>
          <w:trHeight w:val="419"/>
        </w:trPr>
        <w:tc>
          <w:tcPr>
            <w:tcW w:w="2087" w:type="dxa"/>
            <w:shd w:val="clear" w:color="auto" w:fill="F2F2F2"/>
          </w:tcPr>
          <w:p w:rsidR="0019304A" w:rsidRDefault="0019304A" w:rsidP="0019304A">
            <w:r>
              <w:t>totalCount</w:t>
            </w:r>
          </w:p>
        </w:tc>
        <w:tc>
          <w:tcPr>
            <w:tcW w:w="1765" w:type="dxa"/>
          </w:tcPr>
          <w:p w:rsidR="0019304A" w:rsidRDefault="0019304A" w:rsidP="0019304A">
            <w:r>
              <w:t>Integer</w:t>
            </w:r>
          </w:p>
        </w:tc>
        <w:tc>
          <w:tcPr>
            <w:tcW w:w="4654" w:type="dxa"/>
          </w:tcPr>
          <w:p w:rsidR="0019304A" w:rsidRDefault="0019304A" w:rsidP="0019304A">
            <w:r>
              <w:rPr>
                <w:rFonts w:hint="eastAsia"/>
              </w:rPr>
              <w:t>热线类型个数</w:t>
            </w:r>
          </w:p>
        </w:tc>
      </w:tr>
      <w:tr w:rsidR="0019304A" w:rsidTr="0019304A">
        <w:trPr>
          <w:trHeight w:val="419"/>
        </w:trPr>
        <w:tc>
          <w:tcPr>
            <w:tcW w:w="2087" w:type="dxa"/>
            <w:shd w:val="clear" w:color="auto" w:fill="F2F2F2"/>
          </w:tcPr>
          <w:p w:rsidR="0019304A" w:rsidRDefault="0019304A" w:rsidP="0019304A">
            <w:r>
              <w:t>items</w:t>
            </w:r>
          </w:p>
        </w:tc>
        <w:tc>
          <w:tcPr>
            <w:tcW w:w="1765" w:type="dxa"/>
          </w:tcPr>
          <w:p w:rsidR="0019304A" w:rsidRDefault="0019304A" w:rsidP="0019304A">
            <w:r>
              <w:rPr>
                <w:rFonts w:hint="eastAsia"/>
              </w:rPr>
              <w:t>List</w:t>
            </w:r>
          </w:p>
        </w:tc>
        <w:tc>
          <w:tcPr>
            <w:tcW w:w="4654" w:type="dxa"/>
          </w:tcPr>
          <w:p w:rsidR="0019304A" w:rsidRDefault="0019304A" w:rsidP="0019304A"/>
        </w:tc>
      </w:tr>
    </w:tbl>
    <w:p w:rsidR="0019304A" w:rsidRDefault="0019304A" w:rsidP="0019304A">
      <w:r>
        <w:t>Items</w:t>
      </w:r>
      <w:r>
        <w:rPr>
          <w:rFonts w:hint="eastAsia"/>
        </w:rPr>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9"/>
        <w:gridCol w:w="2300"/>
        <w:gridCol w:w="3275"/>
      </w:tblGrid>
      <w:tr w:rsidR="0019304A" w:rsidTr="0019304A">
        <w:trPr>
          <w:trHeight w:val="401"/>
        </w:trPr>
        <w:tc>
          <w:tcPr>
            <w:tcW w:w="2599" w:type="dxa"/>
            <w:shd w:val="clear" w:color="auto" w:fill="BFBFBF"/>
          </w:tcPr>
          <w:p w:rsidR="0019304A" w:rsidRDefault="0019304A" w:rsidP="0019304A">
            <w:pPr>
              <w:rPr>
                <w:b/>
              </w:rPr>
            </w:pPr>
            <w:r>
              <w:rPr>
                <w:b/>
              </w:rPr>
              <w:t>Key</w:t>
            </w:r>
          </w:p>
        </w:tc>
        <w:tc>
          <w:tcPr>
            <w:tcW w:w="2300" w:type="dxa"/>
            <w:shd w:val="clear" w:color="auto" w:fill="BFBFBF"/>
          </w:tcPr>
          <w:p w:rsidR="0019304A" w:rsidRDefault="0019304A" w:rsidP="0019304A">
            <w:pPr>
              <w:rPr>
                <w:b/>
              </w:rPr>
            </w:pPr>
            <w:r>
              <w:rPr>
                <w:b/>
              </w:rPr>
              <w:t>类型</w:t>
            </w:r>
          </w:p>
        </w:tc>
        <w:tc>
          <w:tcPr>
            <w:tcW w:w="3275" w:type="dxa"/>
            <w:shd w:val="clear" w:color="auto" w:fill="BFBFBF"/>
          </w:tcPr>
          <w:p w:rsidR="0019304A" w:rsidRDefault="0019304A" w:rsidP="0019304A">
            <w:pPr>
              <w:rPr>
                <w:b/>
              </w:rPr>
            </w:pPr>
            <w:r>
              <w:rPr>
                <w:b/>
              </w:rPr>
              <w:t>注释</w:t>
            </w:r>
          </w:p>
        </w:tc>
      </w:tr>
      <w:tr w:rsidR="0019304A" w:rsidTr="0019304A">
        <w:trPr>
          <w:trHeight w:val="401"/>
        </w:trPr>
        <w:tc>
          <w:tcPr>
            <w:tcW w:w="2599" w:type="dxa"/>
            <w:shd w:val="clear" w:color="auto" w:fill="F2F2F2"/>
          </w:tcPr>
          <w:p w:rsidR="0019304A" w:rsidRPr="0019304A" w:rsidRDefault="0019304A" w:rsidP="0019304A">
            <w:r w:rsidRPr="0019304A">
              <w:rPr>
                <w:rFonts w:hint="eastAsia"/>
              </w:rPr>
              <w:t>id</w:t>
            </w:r>
          </w:p>
        </w:tc>
        <w:tc>
          <w:tcPr>
            <w:tcW w:w="2300" w:type="dxa"/>
          </w:tcPr>
          <w:p w:rsidR="0019304A" w:rsidRPr="0019304A" w:rsidRDefault="0019304A" w:rsidP="0019304A">
            <w:r w:rsidRPr="0019304A">
              <w:t>String</w:t>
            </w:r>
          </w:p>
        </w:tc>
        <w:tc>
          <w:tcPr>
            <w:tcW w:w="3275" w:type="dxa"/>
          </w:tcPr>
          <w:p w:rsidR="0019304A" w:rsidRDefault="0019304A" w:rsidP="0019304A">
            <w:r>
              <w:rPr>
                <w:rFonts w:hint="eastAsia"/>
              </w:rPr>
              <w:t>id</w:t>
            </w:r>
          </w:p>
        </w:tc>
      </w:tr>
      <w:tr w:rsidR="0019304A" w:rsidTr="0019304A">
        <w:trPr>
          <w:trHeight w:val="401"/>
        </w:trPr>
        <w:tc>
          <w:tcPr>
            <w:tcW w:w="2599" w:type="dxa"/>
            <w:shd w:val="clear" w:color="auto" w:fill="F2F2F2"/>
          </w:tcPr>
          <w:p w:rsidR="0019304A" w:rsidRPr="0019304A" w:rsidRDefault="0019304A" w:rsidP="0019304A">
            <w:r w:rsidRPr="0019304A">
              <w:rPr>
                <w:rFonts w:hint="eastAsia"/>
                <w:kern w:val="0"/>
              </w:rPr>
              <w:t>typeName</w:t>
            </w:r>
          </w:p>
        </w:tc>
        <w:tc>
          <w:tcPr>
            <w:tcW w:w="2300" w:type="dxa"/>
          </w:tcPr>
          <w:p w:rsidR="0019304A" w:rsidRPr="0019304A" w:rsidRDefault="0019304A" w:rsidP="0019304A">
            <w:r w:rsidRPr="0019304A">
              <w:t>String</w:t>
            </w:r>
          </w:p>
        </w:tc>
        <w:tc>
          <w:tcPr>
            <w:tcW w:w="3275" w:type="dxa"/>
          </w:tcPr>
          <w:p w:rsidR="0019304A" w:rsidRDefault="0019304A" w:rsidP="0019304A">
            <w:r>
              <w:rPr>
                <w:rFonts w:hint="eastAsia"/>
              </w:rPr>
              <w:t>类型名称</w:t>
            </w:r>
          </w:p>
        </w:tc>
      </w:tr>
    </w:tbl>
    <w:p w:rsidR="0019304A" w:rsidRPr="0019304A" w:rsidRDefault="0019304A" w:rsidP="0019304A"/>
    <w:p w:rsidR="0019304A" w:rsidRDefault="0019304A" w:rsidP="002B116C">
      <w:pPr>
        <w:pStyle w:val="30"/>
        <w:numPr>
          <w:ilvl w:val="0"/>
          <w:numId w:val="12"/>
        </w:numPr>
      </w:pPr>
      <w:bookmarkStart w:id="90" w:name="_Toc405551135"/>
      <w:r>
        <w:rPr>
          <w:rFonts w:hint="eastAsia"/>
        </w:rPr>
        <w:t>生活热线列表</w:t>
      </w:r>
      <w:bookmarkEnd w:id="90"/>
    </w:p>
    <w:p w:rsidR="0019304A" w:rsidRDefault="0019304A" w:rsidP="0019304A">
      <w:pPr>
        <w:pStyle w:val="5"/>
      </w:pPr>
      <w:r>
        <w:rPr>
          <w:rFonts w:hint="eastAsia"/>
        </w:rPr>
        <w:t>接口描述</w:t>
      </w:r>
    </w:p>
    <w:p w:rsidR="0019304A" w:rsidRDefault="00B50774" w:rsidP="0019304A">
      <w:hyperlink r:id="rId85" w:history="1">
        <w:r w:rsidR="0019304A">
          <w:rPr>
            <w:rStyle w:val="af0"/>
          </w:rPr>
          <w:t>http://</w:t>
        </w:r>
        <w:r w:rsidR="0019304A">
          <w:rPr>
            <w:rStyle w:val="af0"/>
            <w:rFonts w:hint="eastAsia"/>
          </w:rPr>
          <w:t>101.95.48.96:8005</w:t>
        </w:r>
        <w:r w:rsidR="0019304A">
          <w:rPr>
            <w:rStyle w:val="af0"/>
          </w:rPr>
          <w:t>/public/sjkf/line/life</w:t>
        </w:r>
        <w:bookmarkStart w:id="91" w:name="_Hlt360111442"/>
        <w:r w:rsidR="0019304A">
          <w:rPr>
            <w:rStyle w:val="af0"/>
          </w:rPr>
          <w:t>L</w:t>
        </w:r>
        <w:bookmarkEnd w:id="91"/>
        <w:r w:rsidR="0019304A">
          <w:rPr>
            <w:rStyle w:val="af0"/>
          </w:rPr>
          <w:t>ineList?typeId=1</w:t>
        </w:r>
      </w:hyperlink>
    </w:p>
    <w:p w:rsidR="0019304A" w:rsidRDefault="0019304A" w:rsidP="0019304A">
      <w:pPr>
        <w:pStyle w:val="5"/>
      </w:pPr>
      <w:r>
        <w:rPr>
          <w:rFonts w:hint="eastAsia"/>
        </w:rPr>
        <w:lastRenderedPageBreak/>
        <w:t>请求报文</w:t>
      </w:r>
      <w:bookmarkStart w:id="92" w:name="OLE_LINK1"/>
      <w:bookmarkStart w:id="93" w:name="OLE_LINK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1559"/>
        <w:gridCol w:w="4111"/>
      </w:tblGrid>
      <w:tr w:rsidR="0019304A" w:rsidTr="0019304A">
        <w:tc>
          <w:tcPr>
            <w:tcW w:w="1843" w:type="dxa"/>
            <w:shd w:val="clear" w:color="auto" w:fill="BFBFBF"/>
          </w:tcPr>
          <w:p w:rsidR="0019304A" w:rsidRDefault="0019304A" w:rsidP="0019304A">
            <w:pPr>
              <w:rPr>
                <w:b/>
              </w:rPr>
            </w:pPr>
            <w:r>
              <w:rPr>
                <w:b/>
              </w:rPr>
              <w:t>Key</w:t>
            </w:r>
          </w:p>
        </w:tc>
        <w:tc>
          <w:tcPr>
            <w:tcW w:w="1559" w:type="dxa"/>
            <w:shd w:val="clear" w:color="auto" w:fill="BFBFBF"/>
          </w:tcPr>
          <w:p w:rsidR="0019304A" w:rsidRDefault="0019304A" w:rsidP="0019304A">
            <w:pPr>
              <w:rPr>
                <w:b/>
              </w:rPr>
            </w:pPr>
            <w:r>
              <w:rPr>
                <w:b/>
              </w:rPr>
              <w:t>类型</w:t>
            </w:r>
          </w:p>
        </w:tc>
        <w:tc>
          <w:tcPr>
            <w:tcW w:w="709" w:type="dxa"/>
            <w:shd w:val="clear" w:color="auto" w:fill="BFBFBF"/>
          </w:tcPr>
          <w:p w:rsidR="0019304A" w:rsidRDefault="0019304A" w:rsidP="0019304A">
            <w:pPr>
              <w:rPr>
                <w:b/>
              </w:rPr>
            </w:pPr>
            <w:r>
              <w:rPr>
                <w:b/>
              </w:rPr>
              <w:t>必须</w:t>
            </w:r>
          </w:p>
        </w:tc>
        <w:tc>
          <w:tcPr>
            <w:tcW w:w="1559" w:type="dxa"/>
            <w:shd w:val="clear" w:color="auto" w:fill="BFBFBF"/>
          </w:tcPr>
          <w:p w:rsidR="0019304A" w:rsidRDefault="0019304A" w:rsidP="0019304A">
            <w:pPr>
              <w:ind w:firstLineChars="50" w:firstLine="120"/>
              <w:rPr>
                <w:b/>
              </w:rPr>
            </w:pPr>
            <w:r>
              <w:rPr>
                <w:b/>
              </w:rPr>
              <w:t>的长度</w:t>
            </w:r>
          </w:p>
        </w:tc>
        <w:tc>
          <w:tcPr>
            <w:tcW w:w="4111" w:type="dxa"/>
            <w:shd w:val="clear" w:color="auto" w:fill="BFBFBF"/>
          </w:tcPr>
          <w:p w:rsidR="0019304A" w:rsidRDefault="0019304A" w:rsidP="0019304A">
            <w:pPr>
              <w:rPr>
                <w:b/>
              </w:rPr>
            </w:pPr>
            <w:r>
              <w:rPr>
                <w:b/>
              </w:rPr>
              <w:t>注释</w:t>
            </w:r>
          </w:p>
        </w:tc>
      </w:tr>
      <w:tr w:rsidR="0019304A" w:rsidTr="0019304A">
        <w:tc>
          <w:tcPr>
            <w:tcW w:w="1843" w:type="dxa"/>
            <w:shd w:val="clear" w:color="auto" w:fill="F2F2F2"/>
          </w:tcPr>
          <w:p w:rsidR="0019304A" w:rsidRDefault="0019304A" w:rsidP="0019304A">
            <w:r>
              <w:rPr>
                <w:rFonts w:hint="eastAsia"/>
              </w:rPr>
              <w:t>typeId</w:t>
            </w:r>
          </w:p>
        </w:tc>
        <w:tc>
          <w:tcPr>
            <w:tcW w:w="1559" w:type="dxa"/>
          </w:tcPr>
          <w:p w:rsidR="0019304A" w:rsidRDefault="0019304A" w:rsidP="0019304A">
            <w:r>
              <w:t>String</w:t>
            </w:r>
          </w:p>
        </w:tc>
        <w:tc>
          <w:tcPr>
            <w:tcW w:w="709" w:type="dxa"/>
          </w:tcPr>
          <w:p w:rsidR="0019304A" w:rsidRDefault="0019304A" w:rsidP="0019304A">
            <w:r>
              <w:t>是</w:t>
            </w:r>
          </w:p>
        </w:tc>
        <w:tc>
          <w:tcPr>
            <w:tcW w:w="1559" w:type="dxa"/>
          </w:tcPr>
          <w:p w:rsidR="0019304A" w:rsidRDefault="0019304A" w:rsidP="0019304A"/>
        </w:tc>
        <w:tc>
          <w:tcPr>
            <w:tcW w:w="4111" w:type="dxa"/>
          </w:tcPr>
          <w:p w:rsidR="0019304A" w:rsidRDefault="0019304A" w:rsidP="0019304A">
            <w:r>
              <w:rPr>
                <w:rFonts w:hint="eastAsia"/>
              </w:rPr>
              <w:t>热线类型</w:t>
            </w:r>
            <w:r>
              <w:rPr>
                <w:rFonts w:hint="eastAsia"/>
              </w:rPr>
              <w:t>Id</w:t>
            </w:r>
          </w:p>
        </w:tc>
      </w:tr>
      <w:tr w:rsidR="0019304A" w:rsidTr="0019304A">
        <w:tc>
          <w:tcPr>
            <w:tcW w:w="1843" w:type="dxa"/>
            <w:shd w:val="clear" w:color="auto" w:fill="F2F2F2"/>
          </w:tcPr>
          <w:p w:rsidR="0019304A" w:rsidRDefault="0019304A" w:rsidP="0019304A">
            <w:r>
              <w:t>PageSize</w:t>
            </w:r>
          </w:p>
        </w:tc>
        <w:tc>
          <w:tcPr>
            <w:tcW w:w="1559" w:type="dxa"/>
          </w:tcPr>
          <w:p w:rsidR="0019304A" w:rsidRDefault="0019304A" w:rsidP="0019304A">
            <w:r>
              <w:t>String</w:t>
            </w:r>
          </w:p>
        </w:tc>
        <w:tc>
          <w:tcPr>
            <w:tcW w:w="709" w:type="dxa"/>
          </w:tcPr>
          <w:p w:rsidR="0019304A" w:rsidRDefault="0019304A" w:rsidP="0019304A">
            <w:r>
              <w:rPr>
                <w:rFonts w:hint="eastAsia"/>
              </w:rPr>
              <w:t>否</w:t>
            </w:r>
          </w:p>
        </w:tc>
        <w:tc>
          <w:tcPr>
            <w:tcW w:w="1559" w:type="dxa"/>
          </w:tcPr>
          <w:p w:rsidR="0019304A" w:rsidRDefault="0019304A" w:rsidP="0019304A"/>
        </w:tc>
        <w:tc>
          <w:tcPr>
            <w:tcW w:w="4111" w:type="dxa"/>
          </w:tcPr>
          <w:p w:rsidR="0019304A" w:rsidRDefault="0019304A" w:rsidP="0019304A">
            <w:r>
              <w:t>每页数量</w:t>
            </w:r>
            <w:r>
              <w:rPr>
                <w:rFonts w:hint="eastAsia"/>
              </w:rPr>
              <w:t>【默认给</w:t>
            </w:r>
            <w:r>
              <w:rPr>
                <w:rFonts w:hint="eastAsia"/>
              </w:rPr>
              <w:t>7</w:t>
            </w:r>
            <w:r>
              <w:rPr>
                <w:rFonts w:hint="eastAsia"/>
              </w:rPr>
              <w:t>条】</w:t>
            </w:r>
          </w:p>
        </w:tc>
      </w:tr>
      <w:tr w:rsidR="0019304A" w:rsidTr="0019304A">
        <w:tc>
          <w:tcPr>
            <w:tcW w:w="1843" w:type="dxa"/>
            <w:shd w:val="clear" w:color="auto" w:fill="F2F2F2"/>
          </w:tcPr>
          <w:p w:rsidR="0019304A" w:rsidRDefault="0019304A" w:rsidP="0019304A">
            <w:r>
              <w:t>PageIndex</w:t>
            </w:r>
          </w:p>
        </w:tc>
        <w:tc>
          <w:tcPr>
            <w:tcW w:w="1559" w:type="dxa"/>
          </w:tcPr>
          <w:p w:rsidR="0019304A" w:rsidRDefault="0019304A" w:rsidP="0019304A">
            <w:r>
              <w:t>String</w:t>
            </w:r>
          </w:p>
        </w:tc>
        <w:tc>
          <w:tcPr>
            <w:tcW w:w="709" w:type="dxa"/>
          </w:tcPr>
          <w:p w:rsidR="0019304A" w:rsidRDefault="0019304A" w:rsidP="0019304A">
            <w:r>
              <w:rPr>
                <w:rFonts w:hint="eastAsia"/>
              </w:rPr>
              <w:t>否</w:t>
            </w:r>
          </w:p>
        </w:tc>
        <w:tc>
          <w:tcPr>
            <w:tcW w:w="1559" w:type="dxa"/>
          </w:tcPr>
          <w:p w:rsidR="0019304A" w:rsidRDefault="0019304A" w:rsidP="0019304A"/>
        </w:tc>
        <w:tc>
          <w:tcPr>
            <w:tcW w:w="4111" w:type="dxa"/>
          </w:tcPr>
          <w:p w:rsidR="0019304A" w:rsidRDefault="0019304A" w:rsidP="0019304A">
            <w:r>
              <w:t>页码</w:t>
            </w:r>
          </w:p>
        </w:tc>
      </w:tr>
    </w:tbl>
    <w:bookmarkEnd w:id="92"/>
    <w:bookmarkEnd w:id="93"/>
    <w:p w:rsidR="0019304A" w:rsidRDefault="0019304A" w:rsidP="0019304A">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19304A" w:rsidTr="0019304A">
        <w:trPr>
          <w:trHeight w:val="404"/>
        </w:trPr>
        <w:tc>
          <w:tcPr>
            <w:tcW w:w="2087" w:type="dxa"/>
            <w:shd w:val="clear" w:color="auto" w:fill="BFBFBF"/>
          </w:tcPr>
          <w:p w:rsidR="0019304A" w:rsidRDefault="0019304A" w:rsidP="0019304A">
            <w:pPr>
              <w:rPr>
                <w:b/>
              </w:rPr>
            </w:pPr>
            <w:r>
              <w:rPr>
                <w:b/>
              </w:rPr>
              <w:t>Key</w:t>
            </w:r>
          </w:p>
        </w:tc>
        <w:tc>
          <w:tcPr>
            <w:tcW w:w="1765" w:type="dxa"/>
            <w:shd w:val="clear" w:color="auto" w:fill="BFBFBF"/>
          </w:tcPr>
          <w:p w:rsidR="0019304A" w:rsidRDefault="0019304A" w:rsidP="0019304A">
            <w:pPr>
              <w:rPr>
                <w:b/>
              </w:rPr>
            </w:pPr>
            <w:r>
              <w:rPr>
                <w:b/>
              </w:rPr>
              <w:t>类型</w:t>
            </w:r>
          </w:p>
        </w:tc>
        <w:tc>
          <w:tcPr>
            <w:tcW w:w="4654" w:type="dxa"/>
            <w:shd w:val="clear" w:color="auto" w:fill="BFBFBF"/>
          </w:tcPr>
          <w:p w:rsidR="0019304A" w:rsidRDefault="0019304A" w:rsidP="0019304A">
            <w:pPr>
              <w:rPr>
                <w:b/>
              </w:rPr>
            </w:pPr>
            <w:r>
              <w:rPr>
                <w:b/>
              </w:rPr>
              <w:t>注释</w:t>
            </w:r>
          </w:p>
        </w:tc>
      </w:tr>
      <w:tr w:rsidR="0019304A" w:rsidTr="0019304A">
        <w:trPr>
          <w:trHeight w:val="419"/>
        </w:trPr>
        <w:tc>
          <w:tcPr>
            <w:tcW w:w="2087" w:type="dxa"/>
            <w:shd w:val="clear" w:color="auto" w:fill="F2F2F2"/>
          </w:tcPr>
          <w:p w:rsidR="0019304A" w:rsidRDefault="0019304A" w:rsidP="0019304A">
            <w:r>
              <w:t>resCode</w:t>
            </w:r>
          </w:p>
        </w:tc>
        <w:tc>
          <w:tcPr>
            <w:tcW w:w="1765" w:type="dxa"/>
          </w:tcPr>
          <w:p w:rsidR="0019304A" w:rsidRDefault="0019304A" w:rsidP="0019304A">
            <w:r>
              <w:t>Integer</w:t>
            </w:r>
          </w:p>
        </w:tc>
        <w:tc>
          <w:tcPr>
            <w:tcW w:w="4654" w:type="dxa"/>
          </w:tcPr>
          <w:p w:rsidR="0019304A" w:rsidRDefault="0019304A" w:rsidP="0019304A">
            <w:r>
              <w:t>结果码。结果码。</w:t>
            </w:r>
            <w:r>
              <w:t>200</w:t>
            </w:r>
            <w:r>
              <w:t>表示成功，</w:t>
            </w:r>
          </w:p>
        </w:tc>
      </w:tr>
      <w:tr w:rsidR="0019304A" w:rsidTr="0019304A">
        <w:trPr>
          <w:trHeight w:val="419"/>
        </w:trPr>
        <w:tc>
          <w:tcPr>
            <w:tcW w:w="2087" w:type="dxa"/>
            <w:shd w:val="clear" w:color="auto" w:fill="F2F2F2"/>
          </w:tcPr>
          <w:p w:rsidR="0019304A" w:rsidRDefault="0019304A" w:rsidP="0019304A">
            <w:r>
              <w:t>resDesc</w:t>
            </w:r>
          </w:p>
        </w:tc>
        <w:tc>
          <w:tcPr>
            <w:tcW w:w="1765" w:type="dxa"/>
          </w:tcPr>
          <w:p w:rsidR="0019304A" w:rsidRDefault="0019304A" w:rsidP="0019304A">
            <w:r>
              <w:t>String</w:t>
            </w:r>
          </w:p>
        </w:tc>
        <w:tc>
          <w:tcPr>
            <w:tcW w:w="4654" w:type="dxa"/>
          </w:tcPr>
          <w:p w:rsidR="0019304A" w:rsidRDefault="0019304A" w:rsidP="0019304A">
            <w:r>
              <w:t>描述</w:t>
            </w:r>
          </w:p>
        </w:tc>
      </w:tr>
      <w:tr w:rsidR="0019304A" w:rsidTr="0019304A">
        <w:trPr>
          <w:trHeight w:val="419"/>
        </w:trPr>
        <w:tc>
          <w:tcPr>
            <w:tcW w:w="2087" w:type="dxa"/>
            <w:shd w:val="clear" w:color="auto" w:fill="F2F2F2"/>
          </w:tcPr>
          <w:p w:rsidR="0019304A" w:rsidRDefault="0019304A" w:rsidP="0019304A">
            <w:r>
              <w:t>totalCount</w:t>
            </w:r>
          </w:p>
        </w:tc>
        <w:tc>
          <w:tcPr>
            <w:tcW w:w="1765" w:type="dxa"/>
          </w:tcPr>
          <w:p w:rsidR="0019304A" w:rsidRDefault="0019304A" w:rsidP="0019304A">
            <w:r>
              <w:t>Integer</w:t>
            </w:r>
          </w:p>
        </w:tc>
        <w:tc>
          <w:tcPr>
            <w:tcW w:w="4654" w:type="dxa"/>
          </w:tcPr>
          <w:p w:rsidR="0019304A" w:rsidRDefault="0019304A" w:rsidP="0019304A">
            <w:r>
              <w:rPr>
                <w:rFonts w:hint="eastAsia"/>
              </w:rPr>
              <w:t>热线类型个数</w:t>
            </w:r>
          </w:p>
        </w:tc>
      </w:tr>
      <w:tr w:rsidR="0019304A" w:rsidTr="0019304A">
        <w:trPr>
          <w:trHeight w:val="419"/>
        </w:trPr>
        <w:tc>
          <w:tcPr>
            <w:tcW w:w="2087" w:type="dxa"/>
            <w:shd w:val="clear" w:color="auto" w:fill="F2F2F2"/>
          </w:tcPr>
          <w:p w:rsidR="0019304A" w:rsidRDefault="0019304A" w:rsidP="0019304A">
            <w:r>
              <w:t>items</w:t>
            </w:r>
          </w:p>
        </w:tc>
        <w:tc>
          <w:tcPr>
            <w:tcW w:w="1765" w:type="dxa"/>
          </w:tcPr>
          <w:p w:rsidR="0019304A" w:rsidRDefault="0019304A" w:rsidP="0019304A">
            <w:r>
              <w:rPr>
                <w:rFonts w:hint="eastAsia"/>
              </w:rPr>
              <w:t>List</w:t>
            </w:r>
          </w:p>
        </w:tc>
        <w:tc>
          <w:tcPr>
            <w:tcW w:w="4654" w:type="dxa"/>
          </w:tcPr>
          <w:p w:rsidR="0019304A" w:rsidRDefault="0019304A" w:rsidP="0019304A"/>
        </w:tc>
      </w:tr>
    </w:tbl>
    <w:p w:rsidR="0019304A" w:rsidRDefault="0019304A" w:rsidP="0019304A">
      <w:r>
        <w:rPr>
          <w:rFonts w:hint="eastAsia"/>
        </w:rPr>
        <w:t>i</w:t>
      </w:r>
      <w:r>
        <w:t>tems</w:t>
      </w:r>
      <w:r>
        <w:rPr>
          <w:rFonts w:hint="eastAsia"/>
        </w:rPr>
        <w:t>：</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9"/>
        <w:gridCol w:w="2300"/>
        <w:gridCol w:w="3275"/>
      </w:tblGrid>
      <w:tr w:rsidR="0019304A" w:rsidTr="0019304A">
        <w:trPr>
          <w:trHeight w:val="401"/>
        </w:trPr>
        <w:tc>
          <w:tcPr>
            <w:tcW w:w="2599" w:type="dxa"/>
            <w:shd w:val="clear" w:color="auto" w:fill="BFBFBF"/>
          </w:tcPr>
          <w:p w:rsidR="0019304A" w:rsidRDefault="0019304A" w:rsidP="0019304A">
            <w:pPr>
              <w:rPr>
                <w:b/>
              </w:rPr>
            </w:pPr>
            <w:r>
              <w:rPr>
                <w:b/>
              </w:rPr>
              <w:t>Key</w:t>
            </w:r>
          </w:p>
        </w:tc>
        <w:tc>
          <w:tcPr>
            <w:tcW w:w="2300" w:type="dxa"/>
            <w:shd w:val="clear" w:color="auto" w:fill="BFBFBF"/>
          </w:tcPr>
          <w:p w:rsidR="0019304A" w:rsidRDefault="0019304A" w:rsidP="0019304A">
            <w:pPr>
              <w:rPr>
                <w:b/>
              </w:rPr>
            </w:pPr>
            <w:r>
              <w:rPr>
                <w:b/>
              </w:rPr>
              <w:t>类型</w:t>
            </w:r>
          </w:p>
        </w:tc>
        <w:tc>
          <w:tcPr>
            <w:tcW w:w="3275" w:type="dxa"/>
            <w:shd w:val="clear" w:color="auto" w:fill="BFBFBF"/>
          </w:tcPr>
          <w:p w:rsidR="0019304A" w:rsidRDefault="0019304A" w:rsidP="0019304A">
            <w:pPr>
              <w:rPr>
                <w:b/>
              </w:rPr>
            </w:pPr>
            <w:r>
              <w:rPr>
                <w:b/>
              </w:rPr>
              <w:t>注释</w:t>
            </w:r>
          </w:p>
        </w:tc>
      </w:tr>
      <w:tr w:rsidR="0019304A" w:rsidTr="0019304A">
        <w:trPr>
          <w:trHeight w:val="401"/>
        </w:trPr>
        <w:tc>
          <w:tcPr>
            <w:tcW w:w="2599" w:type="dxa"/>
            <w:shd w:val="clear" w:color="auto" w:fill="F2F2F2"/>
          </w:tcPr>
          <w:p w:rsidR="0019304A" w:rsidRPr="0019304A" w:rsidRDefault="0019304A" w:rsidP="0019304A">
            <w:r w:rsidRPr="0019304A">
              <w:rPr>
                <w:rFonts w:hint="eastAsia"/>
              </w:rPr>
              <w:t>id</w:t>
            </w:r>
          </w:p>
        </w:tc>
        <w:tc>
          <w:tcPr>
            <w:tcW w:w="2300" w:type="dxa"/>
          </w:tcPr>
          <w:p w:rsidR="0019304A" w:rsidRDefault="0019304A" w:rsidP="0019304A">
            <w:r>
              <w:t>String</w:t>
            </w:r>
          </w:p>
        </w:tc>
        <w:tc>
          <w:tcPr>
            <w:tcW w:w="3275" w:type="dxa"/>
          </w:tcPr>
          <w:p w:rsidR="0019304A" w:rsidRDefault="0019304A" w:rsidP="0019304A">
            <w:r>
              <w:rPr>
                <w:rFonts w:hint="eastAsia"/>
              </w:rPr>
              <w:t>id</w:t>
            </w:r>
          </w:p>
        </w:tc>
      </w:tr>
      <w:tr w:rsidR="0019304A" w:rsidTr="0019304A">
        <w:trPr>
          <w:trHeight w:val="401"/>
        </w:trPr>
        <w:tc>
          <w:tcPr>
            <w:tcW w:w="2599" w:type="dxa"/>
            <w:shd w:val="clear" w:color="auto" w:fill="F2F2F2"/>
          </w:tcPr>
          <w:p w:rsidR="0019304A" w:rsidRPr="0019304A" w:rsidRDefault="0019304A" w:rsidP="0019304A">
            <w:r w:rsidRPr="0019304A">
              <w:rPr>
                <w:kern w:val="0"/>
              </w:rPr>
              <w:t>linename</w:t>
            </w:r>
          </w:p>
        </w:tc>
        <w:tc>
          <w:tcPr>
            <w:tcW w:w="2300" w:type="dxa"/>
          </w:tcPr>
          <w:p w:rsidR="0019304A" w:rsidRDefault="0019304A" w:rsidP="0019304A">
            <w:r>
              <w:t>String</w:t>
            </w:r>
          </w:p>
        </w:tc>
        <w:tc>
          <w:tcPr>
            <w:tcW w:w="3275" w:type="dxa"/>
          </w:tcPr>
          <w:p w:rsidR="0019304A" w:rsidRDefault="0019304A" w:rsidP="0019304A">
            <w:r>
              <w:rPr>
                <w:rFonts w:hint="eastAsia"/>
              </w:rPr>
              <w:t>热线名称</w:t>
            </w:r>
          </w:p>
        </w:tc>
      </w:tr>
      <w:tr w:rsidR="0019304A" w:rsidTr="0019304A">
        <w:trPr>
          <w:trHeight w:val="401"/>
        </w:trPr>
        <w:tc>
          <w:tcPr>
            <w:tcW w:w="2599" w:type="dxa"/>
            <w:shd w:val="clear" w:color="auto" w:fill="F2F2F2"/>
          </w:tcPr>
          <w:p w:rsidR="0019304A" w:rsidRPr="0019304A" w:rsidRDefault="0019304A" w:rsidP="0019304A">
            <w:pPr>
              <w:rPr>
                <w:kern w:val="0"/>
              </w:rPr>
            </w:pPr>
            <w:r w:rsidRPr="0019304A">
              <w:rPr>
                <w:kern w:val="0"/>
              </w:rPr>
              <w:t>linenum</w:t>
            </w:r>
          </w:p>
        </w:tc>
        <w:tc>
          <w:tcPr>
            <w:tcW w:w="2300" w:type="dxa"/>
          </w:tcPr>
          <w:p w:rsidR="0019304A" w:rsidRDefault="0019304A" w:rsidP="0019304A">
            <w:r>
              <w:t>String</w:t>
            </w:r>
          </w:p>
        </w:tc>
        <w:tc>
          <w:tcPr>
            <w:tcW w:w="3275" w:type="dxa"/>
          </w:tcPr>
          <w:p w:rsidR="0019304A" w:rsidRDefault="0019304A" w:rsidP="0019304A">
            <w:r>
              <w:rPr>
                <w:rFonts w:hint="eastAsia"/>
              </w:rPr>
              <w:t>热线电话</w:t>
            </w:r>
          </w:p>
        </w:tc>
      </w:tr>
    </w:tbl>
    <w:p w:rsidR="0019304A" w:rsidRPr="0019304A" w:rsidRDefault="0019304A" w:rsidP="0019304A"/>
    <w:p w:rsidR="007B0D7A" w:rsidRDefault="007B0D7A" w:rsidP="007B0D7A">
      <w:pPr>
        <w:pStyle w:val="2"/>
        <w:numPr>
          <w:ilvl w:val="0"/>
          <w:numId w:val="1"/>
        </w:numPr>
      </w:pPr>
      <w:bookmarkStart w:id="94" w:name="_Toc405551136"/>
      <w:r>
        <w:rPr>
          <w:rFonts w:hint="eastAsia"/>
        </w:rPr>
        <w:t>我的尊享</w:t>
      </w:r>
      <w:bookmarkEnd w:id="94"/>
    </w:p>
    <w:p w:rsidR="0019304A" w:rsidRDefault="0019304A" w:rsidP="002B116C">
      <w:pPr>
        <w:pStyle w:val="30"/>
        <w:numPr>
          <w:ilvl w:val="0"/>
          <w:numId w:val="13"/>
        </w:numPr>
      </w:pPr>
      <w:bookmarkStart w:id="95" w:name="_Toc405551137"/>
      <w:r>
        <w:rPr>
          <w:rFonts w:hint="eastAsia"/>
        </w:rPr>
        <w:t>获取服务列表</w:t>
      </w:r>
      <w:bookmarkEnd w:id="95"/>
    </w:p>
    <w:p w:rsidR="0019304A" w:rsidRDefault="0019304A" w:rsidP="0019304A">
      <w:pPr>
        <w:pStyle w:val="5"/>
      </w:pPr>
      <w:r>
        <w:rPr>
          <w:rFonts w:hint="eastAsia"/>
        </w:rPr>
        <w:t>接口描述</w:t>
      </w:r>
    </w:p>
    <w:p w:rsidR="0019304A" w:rsidRDefault="00B50774" w:rsidP="0019304A">
      <w:hyperlink r:id="rId86" w:history="1">
        <w:r w:rsidR="0019304A">
          <w:rPr>
            <w:rStyle w:val="af0"/>
          </w:rPr>
          <w:t>http://101.95.48.96:8005/public/sjkf/vipenjoy/query_vipEnjoy?prov=%E4%B8%8A%E6%B5%B7</w:t>
        </w:r>
      </w:hyperlink>
    </w:p>
    <w:p w:rsidR="0019304A" w:rsidRDefault="0019304A" w:rsidP="0019304A">
      <w:pPr>
        <w:pStyle w:val="5"/>
      </w:pPr>
      <w:r>
        <w:rPr>
          <w:rFonts w:hint="eastAsia"/>
        </w:rP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19304A" w:rsidTr="0019304A">
        <w:tc>
          <w:tcPr>
            <w:tcW w:w="1843" w:type="dxa"/>
            <w:shd w:val="clear" w:color="auto" w:fill="BFBFBF"/>
          </w:tcPr>
          <w:p w:rsidR="0019304A" w:rsidRDefault="0019304A" w:rsidP="0019304A">
            <w:pPr>
              <w:rPr>
                <w:b/>
              </w:rPr>
            </w:pPr>
            <w:r>
              <w:rPr>
                <w:b/>
              </w:rPr>
              <w:t>Key</w:t>
            </w:r>
          </w:p>
        </w:tc>
        <w:tc>
          <w:tcPr>
            <w:tcW w:w="1559" w:type="dxa"/>
            <w:shd w:val="clear" w:color="auto" w:fill="BFBFBF"/>
          </w:tcPr>
          <w:p w:rsidR="0019304A" w:rsidRDefault="0019304A" w:rsidP="0019304A">
            <w:pPr>
              <w:rPr>
                <w:b/>
              </w:rPr>
            </w:pPr>
            <w:r>
              <w:rPr>
                <w:b/>
              </w:rPr>
              <w:t>类型</w:t>
            </w:r>
          </w:p>
        </w:tc>
        <w:tc>
          <w:tcPr>
            <w:tcW w:w="709" w:type="dxa"/>
            <w:shd w:val="clear" w:color="auto" w:fill="BFBFBF"/>
          </w:tcPr>
          <w:p w:rsidR="0019304A" w:rsidRDefault="0019304A" w:rsidP="0019304A">
            <w:pPr>
              <w:rPr>
                <w:b/>
              </w:rPr>
            </w:pPr>
            <w:r>
              <w:rPr>
                <w:b/>
              </w:rPr>
              <w:t>必须</w:t>
            </w:r>
          </w:p>
        </w:tc>
        <w:tc>
          <w:tcPr>
            <w:tcW w:w="4111" w:type="dxa"/>
            <w:shd w:val="clear" w:color="auto" w:fill="BFBFBF"/>
          </w:tcPr>
          <w:p w:rsidR="0019304A" w:rsidRDefault="0019304A" w:rsidP="0019304A">
            <w:pPr>
              <w:rPr>
                <w:b/>
              </w:rPr>
            </w:pPr>
            <w:r>
              <w:rPr>
                <w:b/>
              </w:rPr>
              <w:t>注释</w:t>
            </w:r>
          </w:p>
        </w:tc>
      </w:tr>
      <w:tr w:rsidR="0019304A" w:rsidTr="0019304A">
        <w:tc>
          <w:tcPr>
            <w:tcW w:w="1843" w:type="dxa"/>
            <w:shd w:val="clear" w:color="auto" w:fill="F2F2F2"/>
          </w:tcPr>
          <w:p w:rsidR="0019304A" w:rsidRDefault="0019304A" w:rsidP="0019304A">
            <w:pPr>
              <w:widowControl/>
              <w:spacing w:line="240" w:lineRule="auto"/>
              <w:jc w:val="left"/>
            </w:pPr>
            <w:r>
              <w:rPr>
                <w:rFonts w:hint="eastAsia"/>
              </w:rPr>
              <w:t>prov</w:t>
            </w:r>
          </w:p>
        </w:tc>
        <w:tc>
          <w:tcPr>
            <w:tcW w:w="1559" w:type="dxa"/>
          </w:tcPr>
          <w:p w:rsidR="0019304A" w:rsidRDefault="0019304A" w:rsidP="0019304A">
            <w:r>
              <w:rPr>
                <w:rFonts w:hint="eastAsia"/>
              </w:rPr>
              <w:t>String</w:t>
            </w:r>
          </w:p>
        </w:tc>
        <w:tc>
          <w:tcPr>
            <w:tcW w:w="709" w:type="dxa"/>
          </w:tcPr>
          <w:p w:rsidR="0019304A" w:rsidRDefault="0019304A" w:rsidP="0019304A">
            <w:r>
              <w:rPr>
                <w:rFonts w:hint="eastAsia"/>
              </w:rPr>
              <w:t>是</w:t>
            </w:r>
          </w:p>
        </w:tc>
        <w:tc>
          <w:tcPr>
            <w:tcW w:w="4111" w:type="dxa"/>
          </w:tcPr>
          <w:p w:rsidR="0019304A" w:rsidRDefault="0019304A" w:rsidP="0019304A">
            <w:r>
              <w:rPr>
                <w:rFonts w:hint="eastAsia"/>
              </w:rPr>
              <w:t>省份（必传），没有该参数，返回空集合</w:t>
            </w:r>
          </w:p>
        </w:tc>
      </w:tr>
      <w:tr w:rsidR="0019304A" w:rsidTr="0019304A">
        <w:tc>
          <w:tcPr>
            <w:tcW w:w="1843" w:type="dxa"/>
            <w:shd w:val="clear" w:color="auto" w:fill="F2F2F2"/>
          </w:tcPr>
          <w:p w:rsidR="0019304A" w:rsidRDefault="0019304A" w:rsidP="0019304A">
            <w:pPr>
              <w:widowControl/>
              <w:spacing w:line="240" w:lineRule="auto"/>
              <w:jc w:val="left"/>
            </w:pPr>
            <w:r>
              <w:rPr>
                <w:rFonts w:hint="eastAsia"/>
              </w:rPr>
              <w:t>Page</w:t>
            </w:r>
          </w:p>
        </w:tc>
        <w:tc>
          <w:tcPr>
            <w:tcW w:w="1559" w:type="dxa"/>
          </w:tcPr>
          <w:p w:rsidR="0019304A" w:rsidRDefault="0019304A" w:rsidP="0019304A">
            <w:r>
              <w:rPr>
                <w:rFonts w:hint="eastAsia"/>
              </w:rPr>
              <w:t>int</w:t>
            </w:r>
          </w:p>
        </w:tc>
        <w:tc>
          <w:tcPr>
            <w:tcW w:w="709" w:type="dxa"/>
          </w:tcPr>
          <w:p w:rsidR="0019304A" w:rsidRDefault="0019304A" w:rsidP="0019304A">
            <w:r>
              <w:rPr>
                <w:rFonts w:hint="eastAsia"/>
              </w:rPr>
              <w:t>否</w:t>
            </w:r>
          </w:p>
        </w:tc>
        <w:tc>
          <w:tcPr>
            <w:tcW w:w="4111" w:type="dxa"/>
          </w:tcPr>
          <w:p w:rsidR="0019304A" w:rsidRDefault="0019304A" w:rsidP="0019304A">
            <w:r>
              <w:t>P</w:t>
            </w:r>
            <w:r>
              <w:rPr>
                <w:rFonts w:hint="eastAsia"/>
              </w:rPr>
              <w:t>大写，默认</w:t>
            </w:r>
            <w:r>
              <w:rPr>
                <w:rFonts w:hint="eastAsia"/>
              </w:rPr>
              <w:t>10</w:t>
            </w:r>
            <w:r>
              <w:rPr>
                <w:rFonts w:hint="eastAsia"/>
              </w:rPr>
              <w:t>条</w:t>
            </w:r>
          </w:p>
        </w:tc>
      </w:tr>
      <w:tr w:rsidR="0019304A" w:rsidTr="0019304A">
        <w:tc>
          <w:tcPr>
            <w:tcW w:w="1843" w:type="dxa"/>
            <w:shd w:val="clear" w:color="auto" w:fill="F2F2F2"/>
          </w:tcPr>
          <w:p w:rsidR="0019304A" w:rsidRDefault="0019304A" w:rsidP="0019304A">
            <w:pPr>
              <w:widowControl/>
              <w:spacing w:line="240" w:lineRule="auto"/>
              <w:jc w:val="left"/>
            </w:pPr>
            <w:r>
              <w:rPr>
                <w:rFonts w:hint="eastAsia"/>
              </w:rPr>
              <w:t>PageIndex</w:t>
            </w:r>
          </w:p>
        </w:tc>
        <w:tc>
          <w:tcPr>
            <w:tcW w:w="1559" w:type="dxa"/>
          </w:tcPr>
          <w:p w:rsidR="0019304A" w:rsidRDefault="0019304A" w:rsidP="0019304A">
            <w:r>
              <w:t>I</w:t>
            </w:r>
            <w:r>
              <w:rPr>
                <w:rFonts w:hint="eastAsia"/>
              </w:rPr>
              <w:t>nt</w:t>
            </w:r>
          </w:p>
        </w:tc>
        <w:tc>
          <w:tcPr>
            <w:tcW w:w="709" w:type="dxa"/>
          </w:tcPr>
          <w:p w:rsidR="0019304A" w:rsidRDefault="0019304A" w:rsidP="0019304A">
            <w:r>
              <w:rPr>
                <w:rFonts w:hint="eastAsia"/>
              </w:rPr>
              <w:t>否</w:t>
            </w:r>
          </w:p>
        </w:tc>
        <w:tc>
          <w:tcPr>
            <w:tcW w:w="4111" w:type="dxa"/>
          </w:tcPr>
          <w:p w:rsidR="0019304A" w:rsidRDefault="0019304A" w:rsidP="0019304A">
            <w:r>
              <w:t>P</w:t>
            </w:r>
            <w:r>
              <w:rPr>
                <w:rFonts w:hint="eastAsia"/>
              </w:rPr>
              <w:t>，</w:t>
            </w:r>
            <w:r>
              <w:rPr>
                <w:rFonts w:hint="eastAsia"/>
              </w:rPr>
              <w:t>I</w:t>
            </w:r>
            <w:r>
              <w:rPr>
                <w:rFonts w:hint="eastAsia"/>
              </w:rPr>
              <w:t>大写，默认第一页</w:t>
            </w:r>
          </w:p>
        </w:tc>
      </w:tr>
    </w:tbl>
    <w:p w:rsidR="0019304A" w:rsidRDefault="0019304A" w:rsidP="0019304A"/>
    <w:p w:rsidR="0019304A" w:rsidRDefault="0019304A" w:rsidP="0019304A">
      <w:pPr>
        <w:pStyle w:val="5"/>
      </w:pP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19304A" w:rsidTr="0019304A">
        <w:trPr>
          <w:trHeight w:val="404"/>
        </w:trPr>
        <w:tc>
          <w:tcPr>
            <w:tcW w:w="2087" w:type="dxa"/>
            <w:shd w:val="clear" w:color="auto" w:fill="BFBFBF"/>
          </w:tcPr>
          <w:p w:rsidR="0019304A" w:rsidRDefault="0019304A" w:rsidP="0019304A">
            <w:pPr>
              <w:rPr>
                <w:b/>
              </w:rPr>
            </w:pPr>
            <w:r>
              <w:rPr>
                <w:b/>
              </w:rPr>
              <w:t>Key</w:t>
            </w:r>
          </w:p>
        </w:tc>
        <w:tc>
          <w:tcPr>
            <w:tcW w:w="1765" w:type="dxa"/>
            <w:shd w:val="clear" w:color="auto" w:fill="BFBFBF"/>
          </w:tcPr>
          <w:p w:rsidR="0019304A" w:rsidRDefault="0019304A" w:rsidP="0019304A">
            <w:pPr>
              <w:rPr>
                <w:b/>
              </w:rPr>
            </w:pPr>
            <w:r>
              <w:rPr>
                <w:b/>
              </w:rPr>
              <w:t>类型</w:t>
            </w:r>
          </w:p>
        </w:tc>
        <w:tc>
          <w:tcPr>
            <w:tcW w:w="4654" w:type="dxa"/>
            <w:shd w:val="clear" w:color="auto" w:fill="BFBFBF"/>
          </w:tcPr>
          <w:p w:rsidR="0019304A" w:rsidRDefault="0019304A" w:rsidP="0019304A">
            <w:pPr>
              <w:rPr>
                <w:b/>
              </w:rPr>
            </w:pPr>
            <w:r>
              <w:rPr>
                <w:b/>
              </w:rPr>
              <w:t>注释</w:t>
            </w:r>
          </w:p>
        </w:tc>
      </w:tr>
      <w:tr w:rsidR="0019304A" w:rsidTr="0019304A">
        <w:trPr>
          <w:trHeight w:val="419"/>
        </w:trPr>
        <w:tc>
          <w:tcPr>
            <w:tcW w:w="2087" w:type="dxa"/>
            <w:shd w:val="clear" w:color="auto" w:fill="F2F2F2"/>
          </w:tcPr>
          <w:p w:rsidR="0019304A" w:rsidRDefault="0019304A" w:rsidP="0019304A">
            <w:r>
              <w:rPr>
                <w:rFonts w:hint="eastAsia"/>
              </w:rPr>
              <w:t>resCode</w:t>
            </w:r>
          </w:p>
        </w:tc>
        <w:tc>
          <w:tcPr>
            <w:tcW w:w="1765" w:type="dxa"/>
          </w:tcPr>
          <w:p w:rsidR="0019304A" w:rsidRDefault="0019304A" w:rsidP="0019304A">
            <w:r>
              <w:rPr>
                <w:rFonts w:hint="eastAsia"/>
              </w:rPr>
              <w:t>String</w:t>
            </w:r>
          </w:p>
        </w:tc>
        <w:tc>
          <w:tcPr>
            <w:tcW w:w="4654" w:type="dxa"/>
          </w:tcPr>
          <w:p w:rsidR="0019304A" w:rsidRDefault="0019304A" w:rsidP="0019304A">
            <w:r>
              <w:t>结果码。</w:t>
            </w:r>
            <w:r>
              <w:t>200</w:t>
            </w:r>
            <w:r>
              <w:t>表示成功，</w:t>
            </w:r>
          </w:p>
        </w:tc>
      </w:tr>
      <w:tr w:rsidR="0019304A" w:rsidTr="0019304A">
        <w:trPr>
          <w:trHeight w:val="419"/>
        </w:trPr>
        <w:tc>
          <w:tcPr>
            <w:tcW w:w="2087" w:type="dxa"/>
            <w:shd w:val="clear" w:color="auto" w:fill="F2F2F2"/>
          </w:tcPr>
          <w:p w:rsidR="0019304A" w:rsidRDefault="0019304A" w:rsidP="0019304A">
            <w:r>
              <w:rPr>
                <w:rFonts w:hint="eastAsia"/>
              </w:rPr>
              <w:t>resDesc</w:t>
            </w:r>
          </w:p>
        </w:tc>
        <w:tc>
          <w:tcPr>
            <w:tcW w:w="1765" w:type="dxa"/>
          </w:tcPr>
          <w:p w:rsidR="0019304A" w:rsidRDefault="0019304A" w:rsidP="0019304A">
            <w:r>
              <w:t>String</w:t>
            </w:r>
          </w:p>
        </w:tc>
        <w:tc>
          <w:tcPr>
            <w:tcW w:w="4654" w:type="dxa"/>
          </w:tcPr>
          <w:p w:rsidR="0019304A" w:rsidRDefault="0019304A" w:rsidP="0019304A">
            <w:r>
              <w:t>描述</w:t>
            </w:r>
          </w:p>
        </w:tc>
      </w:tr>
      <w:tr w:rsidR="0019304A" w:rsidTr="0019304A">
        <w:trPr>
          <w:trHeight w:val="419"/>
        </w:trPr>
        <w:tc>
          <w:tcPr>
            <w:tcW w:w="2087" w:type="dxa"/>
            <w:tcBorders>
              <w:bottom w:val="single" w:sz="6" w:space="0" w:color="auto"/>
            </w:tcBorders>
            <w:shd w:val="clear" w:color="auto" w:fill="F2F2F2"/>
          </w:tcPr>
          <w:p w:rsidR="0019304A" w:rsidRDefault="0019304A" w:rsidP="0019304A">
            <w:r>
              <w:rPr>
                <w:rFonts w:hint="eastAsia"/>
              </w:rPr>
              <w:t>list</w:t>
            </w:r>
          </w:p>
        </w:tc>
        <w:tc>
          <w:tcPr>
            <w:tcW w:w="1765" w:type="dxa"/>
            <w:tcBorders>
              <w:bottom w:val="single" w:sz="6" w:space="0" w:color="auto"/>
            </w:tcBorders>
          </w:tcPr>
          <w:p w:rsidR="0019304A" w:rsidRDefault="0019304A" w:rsidP="0019304A">
            <w:r>
              <w:rPr>
                <w:rFonts w:hint="eastAsia"/>
              </w:rPr>
              <w:t>List</w:t>
            </w:r>
          </w:p>
        </w:tc>
        <w:tc>
          <w:tcPr>
            <w:tcW w:w="4654" w:type="dxa"/>
            <w:tcBorders>
              <w:bottom w:val="single" w:sz="6" w:space="0" w:color="auto"/>
            </w:tcBorders>
          </w:tcPr>
          <w:p w:rsidR="0019304A" w:rsidRDefault="0019304A" w:rsidP="0019304A">
            <w:r>
              <w:t>V</w:t>
            </w:r>
            <w:r>
              <w:rPr>
                <w:rFonts w:hint="eastAsia"/>
              </w:rPr>
              <w:t>ip</w:t>
            </w:r>
            <w:r>
              <w:rPr>
                <w:rFonts w:hint="eastAsia"/>
              </w:rPr>
              <w:t>尊享服务信息</w:t>
            </w:r>
          </w:p>
        </w:tc>
      </w:tr>
    </w:tbl>
    <w:p w:rsidR="0019304A" w:rsidRDefault="0019304A" w:rsidP="0019304A">
      <w:r>
        <w:rPr>
          <w:rFonts w:hint="eastAsia"/>
        </w:rPr>
        <w:t>list</w:t>
      </w:r>
      <w:r>
        <w:rPr>
          <w:rFonts w:hint="eastAsia"/>
        </w:rPr>
        <w:t>的内容包括：</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38"/>
        <w:gridCol w:w="2248"/>
        <w:gridCol w:w="3201"/>
      </w:tblGrid>
      <w:tr w:rsidR="0019304A" w:rsidTr="0019304A">
        <w:trPr>
          <w:trHeight w:val="351"/>
        </w:trPr>
        <w:tc>
          <w:tcPr>
            <w:tcW w:w="2538" w:type="dxa"/>
            <w:shd w:val="clear" w:color="auto" w:fill="BFBFBF"/>
          </w:tcPr>
          <w:p w:rsidR="0019304A" w:rsidRDefault="0019304A" w:rsidP="0019304A">
            <w:pPr>
              <w:rPr>
                <w:b/>
              </w:rPr>
            </w:pPr>
            <w:r>
              <w:rPr>
                <w:b/>
              </w:rPr>
              <w:t>Key</w:t>
            </w:r>
          </w:p>
        </w:tc>
        <w:tc>
          <w:tcPr>
            <w:tcW w:w="2248" w:type="dxa"/>
            <w:shd w:val="clear" w:color="auto" w:fill="BFBFBF"/>
          </w:tcPr>
          <w:p w:rsidR="0019304A" w:rsidRDefault="0019304A" w:rsidP="0019304A">
            <w:pPr>
              <w:rPr>
                <w:b/>
              </w:rPr>
            </w:pPr>
            <w:r>
              <w:rPr>
                <w:b/>
              </w:rPr>
              <w:t>类型</w:t>
            </w:r>
          </w:p>
        </w:tc>
        <w:tc>
          <w:tcPr>
            <w:tcW w:w="3201" w:type="dxa"/>
            <w:shd w:val="clear" w:color="auto" w:fill="BFBFBF"/>
          </w:tcPr>
          <w:p w:rsidR="0019304A" w:rsidRDefault="0019304A" w:rsidP="0019304A">
            <w:pPr>
              <w:rPr>
                <w:b/>
              </w:rPr>
            </w:pPr>
            <w:r>
              <w:rPr>
                <w:b/>
              </w:rPr>
              <w:t>注释</w:t>
            </w:r>
          </w:p>
        </w:tc>
      </w:tr>
      <w:tr w:rsidR="0019304A" w:rsidTr="0019304A">
        <w:trPr>
          <w:trHeight w:val="351"/>
        </w:trPr>
        <w:tc>
          <w:tcPr>
            <w:tcW w:w="2538" w:type="dxa"/>
            <w:shd w:val="clear" w:color="auto" w:fill="F2F2F2"/>
          </w:tcPr>
          <w:p w:rsidR="0019304A" w:rsidRDefault="0019304A" w:rsidP="0019304A">
            <w:r>
              <w:rPr>
                <w:rFonts w:hint="eastAsia"/>
              </w:rPr>
              <w:t>seq</w:t>
            </w:r>
          </w:p>
        </w:tc>
        <w:tc>
          <w:tcPr>
            <w:tcW w:w="2248" w:type="dxa"/>
          </w:tcPr>
          <w:p w:rsidR="0019304A" w:rsidRDefault="0019304A" w:rsidP="0019304A">
            <w:r>
              <w:rPr>
                <w:rFonts w:hint="eastAsia"/>
              </w:rPr>
              <w:t>int</w:t>
            </w:r>
          </w:p>
        </w:tc>
        <w:tc>
          <w:tcPr>
            <w:tcW w:w="3201" w:type="dxa"/>
          </w:tcPr>
          <w:p w:rsidR="0019304A" w:rsidRDefault="0019304A" w:rsidP="0019304A">
            <w:r>
              <w:rPr>
                <w:rFonts w:hint="eastAsia"/>
              </w:rPr>
              <w:t>序号（提供的是多少就是多少，后台可以编辑）</w:t>
            </w:r>
          </w:p>
        </w:tc>
      </w:tr>
      <w:tr w:rsidR="0019304A" w:rsidTr="0019304A">
        <w:trPr>
          <w:trHeight w:val="351"/>
        </w:trPr>
        <w:tc>
          <w:tcPr>
            <w:tcW w:w="2538" w:type="dxa"/>
            <w:shd w:val="clear" w:color="auto" w:fill="F2F2F2"/>
          </w:tcPr>
          <w:p w:rsidR="0019304A" w:rsidRDefault="0019304A" w:rsidP="0019304A">
            <w:r>
              <w:rPr>
                <w:rFonts w:hint="eastAsia"/>
              </w:rPr>
              <w:t>servicePro</w:t>
            </w:r>
          </w:p>
        </w:tc>
        <w:tc>
          <w:tcPr>
            <w:tcW w:w="2248" w:type="dxa"/>
          </w:tcPr>
          <w:p w:rsidR="0019304A" w:rsidRDefault="0019304A" w:rsidP="0019304A">
            <w:r>
              <w:rPr>
                <w:rFonts w:hint="eastAsia"/>
              </w:rPr>
              <w:t>String</w:t>
            </w:r>
          </w:p>
        </w:tc>
        <w:tc>
          <w:tcPr>
            <w:tcW w:w="3201" w:type="dxa"/>
          </w:tcPr>
          <w:p w:rsidR="0019304A" w:rsidRDefault="0019304A" w:rsidP="0019304A">
            <w:r>
              <w:rPr>
                <w:rFonts w:hint="eastAsia"/>
              </w:rPr>
              <w:t>服务项目</w:t>
            </w:r>
          </w:p>
        </w:tc>
      </w:tr>
      <w:tr w:rsidR="0019304A" w:rsidTr="0019304A">
        <w:trPr>
          <w:trHeight w:val="351"/>
        </w:trPr>
        <w:tc>
          <w:tcPr>
            <w:tcW w:w="2538" w:type="dxa"/>
            <w:shd w:val="clear" w:color="auto" w:fill="F2F2F2"/>
          </w:tcPr>
          <w:p w:rsidR="0019304A" w:rsidRDefault="0019304A" w:rsidP="0019304A">
            <w:r>
              <w:rPr>
                <w:rFonts w:hint="eastAsia"/>
              </w:rPr>
              <w:t>isPtCard</w:t>
            </w:r>
          </w:p>
        </w:tc>
        <w:tc>
          <w:tcPr>
            <w:tcW w:w="2248" w:type="dxa"/>
          </w:tcPr>
          <w:p w:rsidR="0019304A" w:rsidRDefault="0019304A" w:rsidP="0019304A">
            <w:r>
              <w:rPr>
                <w:rFonts w:hint="eastAsia"/>
              </w:rPr>
              <w:t>int</w:t>
            </w:r>
          </w:p>
        </w:tc>
        <w:tc>
          <w:tcPr>
            <w:tcW w:w="3201" w:type="dxa"/>
          </w:tcPr>
          <w:p w:rsidR="0019304A" w:rsidRDefault="0019304A" w:rsidP="0019304A">
            <w:r>
              <w:rPr>
                <w:rFonts w:hint="eastAsia"/>
              </w:rPr>
              <w:t>钻卡：</w:t>
            </w:r>
            <w:r>
              <w:rPr>
                <w:rFonts w:hint="eastAsia"/>
              </w:rPr>
              <w:t>1</w:t>
            </w:r>
            <w:r>
              <w:rPr>
                <w:rFonts w:hint="eastAsia"/>
              </w:rPr>
              <w:t>：是（√）；</w:t>
            </w:r>
            <w:r>
              <w:rPr>
                <w:rFonts w:hint="eastAsia"/>
              </w:rPr>
              <w:t>0</w:t>
            </w:r>
            <w:r>
              <w:rPr>
                <w:rFonts w:hint="eastAsia"/>
              </w:rPr>
              <w:t>：否</w:t>
            </w:r>
          </w:p>
        </w:tc>
      </w:tr>
      <w:tr w:rsidR="0019304A" w:rsidTr="0019304A">
        <w:trPr>
          <w:trHeight w:val="351"/>
        </w:trPr>
        <w:tc>
          <w:tcPr>
            <w:tcW w:w="2538" w:type="dxa"/>
            <w:shd w:val="clear" w:color="auto" w:fill="F2F2F2"/>
          </w:tcPr>
          <w:p w:rsidR="0019304A" w:rsidRDefault="0019304A" w:rsidP="0019304A">
            <w:r>
              <w:rPr>
                <w:rFonts w:hint="eastAsia"/>
              </w:rPr>
              <w:t>isGoldCard</w:t>
            </w:r>
          </w:p>
        </w:tc>
        <w:tc>
          <w:tcPr>
            <w:tcW w:w="2248" w:type="dxa"/>
          </w:tcPr>
          <w:p w:rsidR="0019304A" w:rsidRDefault="0019304A" w:rsidP="0019304A">
            <w:r>
              <w:rPr>
                <w:rFonts w:hint="eastAsia"/>
              </w:rPr>
              <w:t>int</w:t>
            </w:r>
          </w:p>
        </w:tc>
        <w:tc>
          <w:tcPr>
            <w:tcW w:w="3201" w:type="dxa"/>
          </w:tcPr>
          <w:p w:rsidR="0019304A" w:rsidRDefault="0019304A" w:rsidP="0019304A">
            <w:r>
              <w:rPr>
                <w:rFonts w:hint="eastAsia"/>
              </w:rPr>
              <w:t>金卡：</w:t>
            </w:r>
            <w:r>
              <w:rPr>
                <w:rFonts w:hint="eastAsia"/>
              </w:rPr>
              <w:t>1</w:t>
            </w:r>
            <w:r>
              <w:rPr>
                <w:rFonts w:hint="eastAsia"/>
              </w:rPr>
              <w:t>：是（√）；</w:t>
            </w:r>
            <w:r>
              <w:rPr>
                <w:rFonts w:hint="eastAsia"/>
              </w:rPr>
              <w:t>0</w:t>
            </w:r>
            <w:r>
              <w:rPr>
                <w:rFonts w:hint="eastAsia"/>
              </w:rPr>
              <w:t>：否</w:t>
            </w:r>
          </w:p>
        </w:tc>
      </w:tr>
      <w:tr w:rsidR="0019304A" w:rsidTr="0019304A">
        <w:trPr>
          <w:trHeight w:val="351"/>
        </w:trPr>
        <w:tc>
          <w:tcPr>
            <w:tcW w:w="2538" w:type="dxa"/>
            <w:shd w:val="clear" w:color="auto" w:fill="F2F2F2"/>
          </w:tcPr>
          <w:p w:rsidR="0019304A" w:rsidRDefault="0019304A" w:rsidP="0019304A">
            <w:r>
              <w:rPr>
                <w:rFonts w:hint="eastAsia"/>
              </w:rPr>
              <w:t>isSilverCard</w:t>
            </w:r>
          </w:p>
        </w:tc>
        <w:tc>
          <w:tcPr>
            <w:tcW w:w="2248" w:type="dxa"/>
          </w:tcPr>
          <w:p w:rsidR="0019304A" w:rsidRDefault="0019304A" w:rsidP="0019304A">
            <w:r>
              <w:rPr>
                <w:rFonts w:hint="eastAsia"/>
              </w:rPr>
              <w:t>int</w:t>
            </w:r>
          </w:p>
        </w:tc>
        <w:tc>
          <w:tcPr>
            <w:tcW w:w="3201" w:type="dxa"/>
          </w:tcPr>
          <w:p w:rsidR="0019304A" w:rsidRDefault="0019304A" w:rsidP="0019304A">
            <w:r>
              <w:rPr>
                <w:rFonts w:hint="eastAsia"/>
              </w:rPr>
              <w:t>银卡：</w:t>
            </w:r>
            <w:r>
              <w:rPr>
                <w:rFonts w:hint="eastAsia"/>
              </w:rPr>
              <w:t>1</w:t>
            </w:r>
            <w:r>
              <w:rPr>
                <w:rFonts w:hint="eastAsia"/>
              </w:rPr>
              <w:t>：是（√）；</w:t>
            </w:r>
            <w:r>
              <w:rPr>
                <w:rFonts w:hint="eastAsia"/>
              </w:rPr>
              <w:t>0</w:t>
            </w:r>
            <w:r>
              <w:rPr>
                <w:rFonts w:hint="eastAsia"/>
              </w:rPr>
              <w:t>：否</w:t>
            </w:r>
          </w:p>
        </w:tc>
      </w:tr>
    </w:tbl>
    <w:p w:rsidR="0019304A" w:rsidRPr="0019304A" w:rsidRDefault="0019304A" w:rsidP="0019304A"/>
    <w:p w:rsidR="007B0D7A" w:rsidRDefault="007B0D7A" w:rsidP="007B0D7A">
      <w:pPr>
        <w:pStyle w:val="2"/>
        <w:numPr>
          <w:ilvl w:val="0"/>
          <w:numId w:val="1"/>
        </w:numPr>
      </w:pPr>
      <w:bookmarkStart w:id="96" w:name="_Toc405551138"/>
      <w:r>
        <w:rPr>
          <w:rFonts w:hint="eastAsia"/>
        </w:rPr>
        <w:t>温馨提示</w:t>
      </w:r>
      <w:bookmarkEnd w:id="96"/>
    </w:p>
    <w:p w:rsidR="0076621C" w:rsidRDefault="0076621C" w:rsidP="002B116C">
      <w:pPr>
        <w:pStyle w:val="30"/>
        <w:numPr>
          <w:ilvl w:val="0"/>
          <w:numId w:val="14"/>
        </w:numPr>
      </w:pPr>
      <w:bookmarkStart w:id="97" w:name="_Toc405551139"/>
      <w:r>
        <w:rPr>
          <w:rFonts w:hint="eastAsia"/>
        </w:rPr>
        <w:t>获取温馨提示</w:t>
      </w:r>
      <w:bookmarkEnd w:id="97"/>
    </w:p>
    <w:p w:rsidR="0076621C" w:rsidRDefault="0076621C" w:rsidP="0076621C">
      <w:pPr>
        <w:pStyle w:val="5"/>
      </w:pPr>
      <w:r>
        <w:rPr>
          <w:rFonts w:hint="eastAsia"/>
        </w:rPr>
        <w:t>接口描述</w:t>
      </w:r>
    </w:p>
    <w:p w:rsidR="0076621C" w:rsidRDefault="00B50774" w:rsidP="0076621C">
      <w:hyperlink r:id="rId87" w:history="1">
        <w:r w:rsidR="0076621C" w:rsidRPr="009F54A8">
          <w:rPr>
            <w:rStyle w:val="af0"/>
          </w:rPr>
          <w:t>http://101.95.48.97:8005/public/sjkf/tips/getTipsByJson.jspx?province=&amp;pageid=3</w:t>
        </w:r>
      </w:hyperlink>
    </w:p>
    <w:p w:rsidR="0076621C" w:rsidRDefault="0076621C" w:rsidP="0076621C">
      <w:pPr>
        <w:pStyle w:val="5"/>
      </w:pPr>
      <w:r>
        <w:rPr>
          <w:rFonts w:hint="eastAsia"/>
        </w:rPr>
        <w:lastRenderedPageBreak/>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76621C" w:rsidTr="005E3B51">
        <w:tc>
          <w:tcPr>
            <w:tcW w:w="1843" w:type="dxa"/>
            <w:shd w:val="clear" w:color="auto" w:fill="BFBFBF"/>
          </w:tcPr>
          <w:p w:rsidR="0076621C" w:rsidRDefault="0076621C" w:rsidP="005E3B51">
            <w:pPr>
              <w:rPr>
                <w:b/>
              </w:rPr>
            </w:pPr>
            <w:r>
              <w:rPr>
                <w:b/>
              </w:rPr>
              <w:t>Key</w:t>
            </w:r>
          </w:p>
        </w:tc>
        <w:tc>
          <w:tcPr>
            <w:tcW w:w="1559" w:type="dxa"/>
            <w:shd w:val="clear" w:color="auto" w:fill="BFBFBF"/>
          </w:tcPr>
          <w:p w:rsidR="0076621C" w:rsidRDefault="0076621C" w:rsidP="005E3B51">
            <w:pPr>
              <w:rPr>
                <w:b/>
              </w:rPr>
            </w:pPr>
            <w:r>
              <w:rPr>
                <w:b/>
              </w:rPr>
              <w:t>类型</w:t>
            </w:r>
          </w:p>
        </w:tc>
        <w:tc>
          <w:tcPr>
            <w:tcW w:w="709" w:type="dxa"/>
            <w:shd w:val="clear" w:color="auto" w:fill="BFBFBF"/>
          </w:tcPr>
          <w:p w:rsidR="0076621C" w:rsidRDefault="0076621C" w:rsidP="005E3B51">
            <w:pPr>
              <w:rPr>
                <w:b/>
              </w:rPr>
            </w:pPr>
            <w:r>
              <w:rPr>
                <w:b/>
              </w:rPr>
              <w:t>必须</w:t>
            </w:r>
          </w:p>
        </w:tc>
        <w:tc>
          <w:tcPr>
            <w:tcW w:w="4111" w:type="dxa"/>
            <w:shd w:val="clear" w:color="auto" w:fill="BFBFBF"/>
          </w:tcPr>
          <w:p w:rsidR="0076621C" w:rsidRDefault="0076621C" w:rsidP="005E3B51">
            <w:pPr>
              <w:rPr>
                <w:b/>
              </w:rPr>
            </w:pPr>
            <w:r>
              <w:rPr>
                <w:b/>
              </w:rPr>
              <w:t>注释</w:t>
            </w:r>
          </w:p>
        </w:tc>
      </w:tr>
      <w:tr w:rsidR="0076621C" w:rsidTr="005E3B51">
        <w:tc>
          <w:tcPr>
            <w:tcW w:w="1843" w:type="dxa"/>
            <w:shd w:val="clear" w:color="auto" w:fill="F2F2F2"/>
          </w:tcPr>
          <w:p w:rsidR="0076621C" w:rsidRDefault="0076621C" w:rsidP="005E3B51">
            <w:pPr>
              <w:widowControl/>
              <w:spacing w:line="240" w:lineRule="auto"/>
              <w:jc w:val="left"/>
            </w:pPr>
            <w:r>
              <w:rPr>
                <w:rFonts w:hint="eastAsia"/>
              </w:rPr>
              <w:t>province</w:t>
            </w:r>
          </w:p>
        </w:tc>
        <w:tc>
          <w:tcPr>
            <w:tcW w:w="1559" w:type="dxa"/>
          </w:tcPr>
          <w:p w:rsidR="0076621C" w:rsidRDefault="0076621C" w:rsidP="005E3B51">
            <w:r>
              <w:rPr>
                <w:rFonts w:hint="eastAsia"/>
              </w:rPr>
              <w:t>varchar</w:t>
            </w:r>
          </w:p>
        </w:tc>
        <w:tc>
          <w:tcPr>
            <w:tcW w:w="709" w:type="dxa"/>
          </w:tcPr>
          <w:p w:rsidR="0076621C" w:rsidRDefault="0076621C" w:rsidP="005E3B51">
            <w:r>
              <w:rPr>
                <w:rFonts w:hint="eastAsia"/>
              </w:rPr>
              <w:t>否</w:t>
            </w:r>
          </w:p>
        </w:tc>
        <w:tc>
          <w:tcPr>
            <w:tcW w:w="4111" w:type="dxa"/>
          </w:tcPr>
          <w:p w:rsidR="0076621C" w:rsidRDefault="0076621C" w:rsidP="005E3B51">
            <w:r>
              <w:rPr>
                <w:rFonts w:hint="eastAsia"/>
              </w:rPr>
              <w:t>省份</w:t>
            </w:r>
          </w:p>
        </w:tc>
      </w:tr>
      <w:tr w:rsidR="0076621C" w:rsidTr="005E3B51">
        <w:tc>
          <w:tcPr>
            <w:tcW w:w="1843" w:type="dxa"/>
            <w:shd w:val="clear" w:color="auto" w:fill="F2F2F2"/>
          </w:tcPr>
          <w:p w:rsidR="0076621C" w:rsidRPr="00A224B9" w:rsidRDefault="0076621C" w:rsidP="005E3B51">
            <w:pPr>
              <w:widowControl/>
              <w:spacing w:line="240" w:lineRule="auto"/>
              <w:jc w:val="left"/>
            </w:pPr>
            <w:r>
              <w:rPr>
                <w:rFonts w:hint="eastAsia"/>
              </w:rPr>
              <w:t>page</w:t>
            </w:r>
            <w:r w:rsidRPr="00A224B9">
              <w:rPr>
                <w:rFonts w:hint="eastAsia"/>
              </w:rPr>
              <w:t>id</w:t>
            </w:r>
          </w:p>
        </w:tc>
        <w:tc>
          <w:tcPr>
            <w:tcW w:w="1559" w:type="dxa"/>
          </w:tcPr>
          <w:p w:rsidR="0076621C" w:rsidRPr="00A224B9" w:rsidRDefault="0076621C" w:rsidP="005E3B51">
            <w:r w:rsidRPr="00A224B9">
              <w:rPr>
                <w:rFonts w:hint="eastAsia"/>
              </w:rPr>
              <w:t>int</w:t>
            </w:r>
          </w:p>
        </w:tc>
        <w:tc>
          <w:tcPr>
            <w:tcW w:w="709" w:type="dxa"/>
          </w:tcPr>
          <w:p w:rsidR="0076621C" w:rsidRPr="00A224B9" w:rsidRDefault="0076621C" w:rsidP="005E3B51">
            <w:r w:rsidRPr="00A224B9">
              <w:rPr>
                <w:rFonts w:hint="eastAsia"/>
              </w:rPr>
              <w:t>是</w:t>
            </w:r>
          </w:p>
        </w:tc>
        <w:tc>
          <w:tcPr>
            <w:tcW w:w="4111" w:type="dxa"/>
          </w:tcPr>
          <w:p w:rsidR="0076621C" w:rsidRPr="00241F48" w:rsidRDefault="0076621C" w:rsidP="00585839">
            <w:pPr>
              <w:rPr>
                <w:rFonts w:asciiTheme="minorEastAsia" w:eastAsiaTheme="minorEastAsia" w:hAnsiTheme="minorEastAsia"/>
                <w:sz w:val="16"/>
                <w:szCs w:val="16"/>
              </w:rPr>
            </w:pPr>
            <w:r w:rsidRPr="00241F48">
              <w:rPr>
                <w:rFonts w:asciiTheme="minorEastAsia" w:eastAsiaTheme="minorEastAsia" w:hAnsiTheme="minorEastAsia" w:hint="eastAsia"/>
                <w:sz w:val="16"/>
                <w:szCs w:val="16"/>
              </w:rPr>
              <w:t>页面id(1:当前流量,2:当前积分,3:当前话费;4:套餐使用详情;5:话费历史记录;6:缴费记录;7:流量历史记录;8:流量使用详情;9:当月新增积分记录;10:积分累计记录;11:积分兑换记录;</w:t>
            </w:r>
            <w:r w:rsidR="00FE6809" w:rsidRPr="00241F48">
              <w:rPr>
                <w:rFonts w:asciiTheme="minorEastAsia" w:eastAsiaTheme="minorEastAsia" w:hAnsiTheme="minorEastAsia" w:hint="eastAsia"/>
                <w:sz w:val="16"/>
                <w:szCs w:val="16"/>
                <w:highlight w:val="yellow"/>
              </w:rPr>
              <w:t>12:WLAN;</w:t>
            </w:r>
            <w:r w:rsidR="00241F48" w:rsidRPr="00241F48">
              <w:rPr>
                <w:rFonts w:asciiTheme="minorEastAsia" w:eastAsiaTheme="minorEastAsia" w:hAnsiTheme="minorEastAsia" w:hint="eastAsia"/>
                <w:sz w:val="16"/>
                <w:szCs w:val="16"/>
                <w:highlight w:val="yellow"/>
              </w:rPr>
              <w:t>13:</w:t>
            </w:r>
            <w:r w:rsidR="00241F48" w:rsidRPr="00241F48">
              <w:rPr>
                <w:rFonts w:asciiTheme="minorEastAsia" w:eastAsiaTheme="minorEastAsia" w:hAnsiTheme="minorEastAsia" w:cs="Tahoma"/>
                <w:color w:val="000000"/>
                <w:sz w:val="16"/>
                <w:szCs w:val="16"/>
                <w:highlight w:val="yellow"/>
                <w:shd w:val="clear" w:color="auto" w:fill="F3F3F3"/>
              </w:rPr>
              <w:t xml:space="preserve"> 宽带余额(go)</w:t>
            </w:r>
            <w:r w:rsidR="00241F48" w:rsidRPr="00241F48">
              <w:rPr>
                <w:rFonts w:asciiTheme="minorEastAsia" w:eastAsiaTheme="minorEastAsia" w:hAnsiTheme="minorEastAsia" w:cs="Tahoma" w:hint="eastAsia"/>
                <w:color w:val="000000"/>
                <w:sz w:val="16"/>
                <w:szCs w:val="16"/>
                <w:highlight w:val="yellow"/>
                <w:shd w:val="clear" w:color="auto" w:fill="F3F3F3"/>
              </w:rPr>
              <w:t>;14:</w:t>
            </w:r>
            <w:r w:rsidR="00241F48" w:rsidRPr="00241F48">
              <w:rPr>
                <w:rFonts w:asciiTheme="minorEastAsia" w:eastAsiaTheme="minorEastAsia" w:hAnsiTheme="minorEastAsia" w:cs="Tahoma"/>
                <w:color w:val="000000"/>
                <w:sz w:val="16"/>
                <w:szCs w:val="16"/>
                <w:highlight w:val="yellow"/>
                <w:shd w:val="clear" w:color="auto" w:fill="F3F3F3"/>
              </w:rPr>
              <w:t xml:space="preserve"> 套餐内使用详情(go)</w:t>
            </w:r>
            <w:r w:rsidR="00241F48" w:rsidRPr="00241F48">
              <w:rPr>
                <w:rFonts w:asciiTheme="minorEastAsia" w:eastAsiaTheme="minorEastAsia" w:hAnsiTheme="minorEastAsia" w:cs="Tahoma" w:hint="eastAsia"/>
                <w:color w:val="000000"/>
                <w:sz w:val="16"/>
                <w:szCs w:val="16"/>
                <w:highlight w:val="yellow"/>
                <w:shd w:val="clear" w:color="auto" w:fill="F3F3F3"/>
              </w:rPr>
              <w:t>;15:</w:t>
            </w:r>
            <w:r w:rsidR="00241F48" w:rsidRPr="00241F48">
              <w:rPr>
                <w:rFonts w:asciiTheme="minorEastAsia" w:eastAsiaTheme="minorEastAsia" w:hAnsiTheme="minorEastAsia" w:cs="Tahoma"/>
                <w:color w:val="000000"/>
                <w:sz w:val="16"/>
                <w:szCs w:val="16"/>
                <w:highlight w:val="yellow"/>
                <w:shd w:val="clear" w:color="auto" w:fill="F3F3F3"/>
              </w:rPr>
              <w:t xml:space="preserve"> 套餐内流量使用详情(go)</w:t>
            </w:r>
            <w:r w:rsidR="00241F48" w:rsidRPr="00241F48">
              <w:rPr>
                <w:rFonts w:asciiTheme="minorEastAsia" w:eastAsiaTheme="minorEastAsia" w:hAnsiTheme="minorEastAsia" w:cs="Tahoma" w:hint="eastAsia"/>
                <w:color w:val="000000"/>
                <w:sz w:val="16"/>
                <w:szCs w:val="16"/>
                <w:highlight w:val="yellow"/>
                <w:shd w:val="clear" w:color="auto" w:fill="F3F3F3"/>
              </w:rPr>
              <w:t>;16:</w:t>
            </w:r>
            <w:r w:rsidR="00241F48" w:rsidRPr="00241F48">
              <w:rPr>
                <w:rFonts w:asciiTheme="minorEastAsia" w:eastAsiaTheme="minorEastAsia" w:hAnsiTheme="minorEastAsia" w:cs="Tahoma"/>
                <w:color w:val="000000"/>
                <w:sz w:val="16"/>
                <w:szCs w:val="16"/>
                <w:highlight w:val="yellow"/>
                <w:shd w:val="clear" w:color="auto" w:fill="F3F3F3"/>
              </w:rPr>
              <w:t xml:space="preserve"> 当前语音_17省(go)</w:t>
            </w:r>
            <w:r w:rsidR="00241F48" w:rsidRPr="00241F48">
              <w:rPr>
                <w:rFonts w:asciiTheme="minorEastAsia" w:eastAsiaTheme="minorEastAsia" w:hAnsiTheme="minorEastAsia" w:cs="Tahoma" w:hint="eastAsia"/>
                <w:color w:val="000000"/>
                <w:sz w:val="16"/>
                <w:szCs w:val="16"/>
                <w:highlight w:val="yellow"/>
                <w:shd w:val="clear" w:color="auto" w:fill="F3F3F3"/>
              </w:rPr>
              <w:t>;17:</w:t>
            </w:r>
            <w:r w:rsidR="00241F48" w:rsidRPr="00241F48">
              <w:rPr>
                <w:rFonts w:asciiTheme="minorEastAsia" w:eastAsiaTheme="minorEastAsia" w:hAnsiTheme="minorEastAsia" w:cs="Tahoma"/>
                <w:color w:val="000000"/>
                <w:sz w:val="16"/>
                <w:szCs w:val="16"/>
                <w:highlight w:val="yellow"/>
                <w:shd w:val="clear" w:color="auto" w:fill="F3F3F3"/>
              </w:rPr>
              <w:t xml:space="preserve"> 当前语音_14省(go)</w:t>
            </w:r>
            <w:r w:rsidR="00241F48" w:rsidRPr="00241F48">
              <w:rPr>
                <w:rFonts w:asciiTheme="minorEastAsia" w:eastAsiaTheme="minorEastAsia" w:hAnsiTheme="minorEastAsia" w:cs="Tahoma" w:hint="eastAsia"/>
                <w:color w:val="000000"/>
                <w:sz w:val="16"/>
                <w:szCs w:val="16"/>
                <w:highlight w:val="yellow"/>
                <w:shd w:val="clear" w:color="auto" w:fill="F3F3F3"/>
              </w:rPr>
              <w:t>;18:</w:t>
            </w:r>
            <w:r w:rsidR="00241F48" w:rsidRPr="00241F48">
              <w:rPr>
                <w:rFonts w:asciiTheme="minorEastAsia" w:eastAsiaTheme="minorEastAsia" w:hAnsiTheme="minorEastAsia" w:cs="Tahoma"/>
                <w:color w:val="000000"/>
                <w:sz w:val="16"/>
                <w:szCs w:val="16"/>
                <w:highlight w:val="yellow"/>
                <w:shd w:val="clear" w:color="auto" w:fill="F3F3F3"/>
              </w:rPr>
              <w:t xml:space="preserve"> 当前流量_17省(go)</w:t>
            </w:r>
            <w:r w:rsidR="00241F48" w:rsidRPr="00241F48">
              <w:rPr>
                <w:rFonts w:asciiTheme="minorEastAsia" w:eastAsiaTheme="minorEastAsia" w:hAnsiTheme="minorEastAsia" w:cs="Tahoma" w:hint="eastAsia"/>
                <w:color w:val="000000"/>
                <w:sz w:val="16"/>
                <w:szCs w:val="16"/>
                <w:highlight w:val="yellow"/>
                <w:shd w:val="clear" w:color="auto" w:fill="F3F3F3"/>
              </w:rPr>
              <w:t>:19:</w:t>
            </w:r>
            <w:r w:rsidR="00241F48" w:rsidRPr="00241F48">
              <w:rPr>
                <w:rFonts w:asciiTheme="minorEastAsia" w:eastAsiaTheme="minorEastAsia" w:hAnsiTheme="minorEastAsia" w:cs="Tahoma"/>
                <w:color w:val="000000"/>
                <w:sz w:val="16"/>
                <w:szCs w:val="16"/>
                <w:highlight w:val="yellow"/>
                <w:shd w:val="clear" w:color="auto" w:fill="F3F3F3"/>
              </w:rPr>
              <w:t xml:space="preserve"> 当前流量_14省(go)</w:t>
            </w:r>
            <w:r w:rsidR="00241F48" w:rsidRPr="00241F48">
              <w:rPr>
                <w:rFonts w:asciiTheme="minorEastAsia" w:eastAsiaTheme="minorEastAsia" w:hAnsiTheme="minorEastAsia" w:cs="Tahoma" w:hint="eastAsia"/>
                <w:color w:val="000000"/>
                <w:sz w:val="16"/>
                <w:szCs w:val="16"/>
                <w:highlight w:val="yellow"/>
                <w:shd w:val="clear" w:color="auto" w:fill="F3F3F3"/>
              </w:rPr>
              <w:t>;20:</w:t>
            </w:r>
            <w:r w:rsidR="00241F48" w:rsidRPr="00241F48">
              <w:rPr>
                <w:rFonts w:asciiTheme="minorEastAsia" w:eastAsiaTheme="minorEastAsia" w:hAnsiTheme="minorEastAsia" w:cs="Tahoma"/>
                <w:color w:val="000000"/>
                <w:sz w:val="16"/>
                <w:szCs w:val="16"/>
                <w:highlight w:val="yellow"/>
                <w:shd w:val="clear" w:color="auto" w:fill="F3F3F3"/>
              </w:rPr>
              <w:t xml:space="preserve"> 当前短信_17省(go)</w:t>
            </w:r>
            <w:r w:rsidR="00241F48" w:rsidRPr="00241F48">
              <w:rPr>
                <w:rFonts w:asciiTheme="minorEastAsia" w:eastAsiaTheme="minorEastAsia" w:hAnsiTheme="minorEastAsia" w:cs="Tahoma" w:hint="eastAsia"/>
                <w:color w:val="000000"/>
                <w:sz w:val="16"/>
                <w:szCs w:val="16"/>
                <w:highlight w:val="yellow"/>
                <w:shd w:val="clear" w:color="auto" w:fill="F3F3F3"/>
              </w:rPr>
              <w:t>;21:</w:t>
            </w:r>
            <w:r w:rsidR="00241F48" w:rsidRPr="00241F48">
              <w:rPr>
                <w:rFonts w:asciiTheme="minorEastAsia" w:eastAsiaTheme="minorEastAsia" w:hAnsiTheme="minorEastAsia" w:cs="Tahoma"/>
                <w:color w:val="000000"/>
                <w:sz w:val="16"/>
                <w:szCs w:val="16"/>
                <w:highlight w:val="yellow"/>
                <w:shd w:val="clear" w:color="auto" w:fill="F3F3F3"/>
              </w:rPr>
              <w:t xml:space="preserve"> 当前短信_14省(go)</w:t>
            </w:r>
            <w:r w:rsidR="00241F48" w:rsidRPr="00241F48">
              <w:rPr>
                <w:rFonts w:asciiTheme="minorEastAsia" w:eastAsiaTheme="minorEastAsia" w:hAnsiTheme="minorEastAsia" w:cs="Tahoma" w:hint="eastAsia"/>
                <w:color w:val="000000"/>
                <w:sz w:val="16"/>
                <w:szCs w:val="16"/>
                <w:highlight w:val="yellow"/>
                <w:shd w:val="clear" w:color="auto" w:fill="F3F3F3"/>
              </w:rPr>
              <w:t>:22:</w:t>
            </w:r>
            <w:r w:rsidR="00241F48" w:rsidRPr="00241F48">
              <w:rPr>
                <w:rFonts w:asciiTheme="minorEastAsia" w:eastAsiaTheme="minorEastAsia" w:hAnsiTheme="minorEastAsia" w:cs="Tahoma"/>
                <w:color w:val="000000"/>
                <w:sz w:val="16"/>
                <w:szCs w:val="16"/>
                <w:highlight w:val="yellow"/>
                <w:shd w:val="clear" w:color="auto" w:fill="F3F3F3"/>
              </w:rPr>
              <w:t xml:space="preserve"> 流量使用历史(go)</w:t>
            </w:r>
            <w:r w:rsidR="00241F48" w:rsidRPr="00241F48">
              <w:rPr>
                <w:rFonts w:asciiTheme="minorEastAsia" w:eastAsiaTheme="minorEastAsia" w:hAnsiTheme="minorEastAsia" w:cs="Tahoma" w:hint="eastAsia"/>
                <w:color w:val="000000"/>
                <w:sz w:val="16"/>
                <w:szCs w:val="16"/>
                <w:highlight w:val="yellow"/>
                <w:shd w:val="clear" w:color="auto" w:fill="F3F3F3"/>
              </w:rPr>
              <w:t>;23:</w:t>
            </w:r>
            <w:r w:rsidR="00241F48" w:rsidRPr="00241F48">
              <w:rPr>
                <w:rFonts w:asciiTheme="minorEastAsia" w:eastAsiaTheme="minorEastAsia" w:hAnsiTheme="minorEastAsia" w:cs="Tahoma"/>
                <w:color w:val="000000"/>
                <w:sz w:val="16"/>
                <w:szCs w:val="16"/>
                <w:highlight w:val="yellow"/>
                <w:shd w:val="clear" w:color="auto" w:fill="F3F3F3"/>
              </w:rPr>
              <w:t xml:space="preserve"> 已订业务(go)</w:t>
            </w:r>
            <w:r w:rsidR="00241F48" w:rsidRPr="00241F48">
              <w:rPr>
                <w:rFonts w:asciiTheme="minorEastAsia" w:eastAsiaTheme="minorEastAsia" w:hAnsiTheme="minorEastAsia" w:cs="Tahoma" w:hint="eastAsia"/>
                <w:color w:val="000000"/>
                <w:sz w:val="16"/>
                <w:szCs w:val="16"/>
                <w:highlight w:val="yellow"/>
                <w:shd w:val="clear" w:color="auto" w:fill="F3F3F3"/>
              </w:rPr>
              <w:t>;24:</w:t>
            </w:r>
            <w:r w:rsidR="00241F48" w:rsidRPr="00241F48">
              <w:rPr>
                <w:rFonts w:asciiTheme="minorEastAsia" w:eastAsiaTheme="minorEastAsia" w:hAnsiTheme="minorEastAsia" w:cs="Tahoma"/>
                <w:color w:val="000000"/>
                <w:sz w:val="16"/>
                <w:szCs w:val="16"/>
                <w:highlight w:val="yellow"/>
              </w:rPr>
              <w:t xml:space="preserve"> 增值业务(go)</w:t>
            </w:r>
            <w:r w:rsidR="00241F48" w:rsidRPr="00241F48">
              <w:rPr>
                <w:rFonts w:asciiTheme="minorEastAsia" w:eastAsiaTheme="minorEastAsia" w:hAnsiTheme="minorEastAsia" w:cs="Tahoma" w:hint="eastAsia"/>
                <w:color w:val="000000"/>
                <w:sz w:val="16"/>
                <w:szCs w:val="16"/>
                <w:highlight w:val="yellow"/>
              </w:rPr>
              <w:t>;25:</w:t>
            </w:r>
            <w:r w:rsidR="00241F48" w:rsidRPr="00241F48">
              <w:rPr>
                <w:rFonts w:asciiTheme="minorEastAsia" w:eastAsiaTheme="minorEastAsia" w:hAnsiTheme="minorEastAsia" w:cs="Tahoma"/>
                <w:color w:val="000000"/>
                <w:sz w:val="16"/>
                <w:szCs w:val="16"/>
                <w:highlight w:val="yellow"/>
                <w:shd w:val="clear" w:color="auto" w:fill="F3F3F3"/>
              </w:rPr>
              <w:t xml:space="preserve"> 语音、流量、短信查询验证(go)</w:t>
            </w:r>
            <w:r w:rsidR="00241F48" w:rsidRPr="00241F48">
              <w:rPr>
                <w:rFonts w:asciiTheme="minorEastAsia" w:eastAsiaTheme="minorEastAsia" w:hAnsiTheme="minorEastAsia" w:cs="Tahoma" w:hint="eastAsia"/>
                <w:color w:val="000000"/>
                <w:sz w:val="16"/>
                <w:szCs w:val="16"/>
                <w:highlight w:val="yellow"/>
                <w:shd w:val="clear" w:color="auto" w:fill="F3F3F3"/>
              </w:rPr>
              <w:t>;26:</w:t>
            </w:r>
            <w:r w:rsidR="00241F48" w:rsidRPr="00241F48">
              <w:rPr>
                <w:rFonts w:asciiTheme="minorEastAsia" w:eastAsiaTheme="minorEastAsia" w:hAnsiTheme="minorEastAsia" w:cs="Tahoma"/>
                <w:color w:val="000000"/>
                <w:sz w:val="16"/>
                <w:szCs w:val="16"/>
                <w:highlight w:val="yellow"/>
                <w:shd w:val="clear" w:color="auto" w:fill="F3F3F3"/>
              </w:rPr>
              <w:t xml:space="preserve"> 语音、流量、短信历史信息查询(go)</w:t>
            </w:r>
            <w:r w:rsidR="00241F48" w:rsidRPr="00241F48">
              <w:rPr>
                <w:rFonts w:asciiTheme="minorEastAsia" w:eastAsiaTheme="minorEastAsia" w:hAnsiTheme="minorEastAsia" w:cs="Tahoma" w:hint="eastAsia"/>
                <w:color w:val="000000"/>
                <w:sz w:val="16"/>
                <w:szCs w:val="16"/>
                <w:highlight w:val="yellow"/>
                <w:shd w:val="clear" w:color="auto" w:fill="F3F3F3"/>
              </w:rPr>
              <w:t>;27:</w:t>
            </w:r>
            <w:r w:rsidR="00241F48" w:rsidRPr="00241F48">
              <w:rPr>
                <w:rFonts w:asciiTheme="minorEastAsia" w:eastAsiaTheme="minorEastAsia" w:hAnsiTheme="minorEastAsia" w:cs="Tahoma"/>
                <w:color w:val="000000"/>
                <w:sz w:val="16"/>
                <w:szCs w:val="16"/>
                <w:highlight w:val="yellow"/>
                <w:shd w:val="clear" w:color="auto" w:fill="F3F3F3"/>
              </w:rPr>
              <w:t xml:space="preserve"> 语音详单(go)</w:t>
            </w:r>
            <w:r w:rsidR="00241F48" w:rsidRPr="00241F48">
              <w:rPr>
                <w:rFonts w:asciiTheme="minorEastAsia" w:eastAsiaTheme="minorEastAsia" w:hAnsiTheme="minorEastAsia" w:cs="Tahoma" w:hint="eastAsia"/>
                <w:color w:val="000000"/>
                <w:sz w:val="16"/>
                <w:szCs w:val="16"/>
                <w:highlight w:val="yellow"/>
                <w:shd w:val="clear" w:color="auto" w:fill="F3F3F3"/>
              </w:rPr>
              <w:t>;28:</w:t>
            </w:r>
            <w:r w:rsidR="00241F48" w:rsidRPr="00241F48">
              <w:rPr>
                <w:rFonts w:asciiTheme="minorEastAsia" w:eastAsiaTheme="minorEastAsia" w:hAnsiTheme="minorEastAsia" w:cs="Tahoma"/>
                <w:color w:val="000000"/>
                <w:sz w:val="16"/>
                <w:szCs w:val="16"/>
                <w:highlight w:val="yellow"/>
                <w:shd w:val="clear" w:color="auto" w:fill="F3F3F3"/>
              </w:rPr>
              <w:t xml:space="preserve"> 流量详单(go)</w:t>
            </w:r>
            <w:r w:rsidR="00241F48" w:rsidRPr="00241F48">
              <w:rPr>
                <w:rFonts w:asciiTheme="minorEastAsia" w:eastAsiaTheme="minorEastAsia" w:hAnsiTheme="minorEastAsia" w:cs="Tahoma" w:hint="eastAsia"/>
                <w:color w:val="000000"/>
                <w:sz w:val="16"/>
                <w:szCs w:val="16"/>
                <w:highlight w:val="yellow"/>
                <w:shd w:val="clear" w:color="auto" w:fill="F3F3F3"/>
              </w:rPr>
              <w:t>;29:</w:t>
            </w:r>
            <w:r w:rsidR="00241F48" w:rsidRPr="00241F48">
              <w:rPr>
                <w:rFonts w:asciiTheme="minorEastAsia" w:eastAsiaTheme="minorEastAsia" w:hAnsiTheme="minorEastAsia" w:cs="Tahoma"/>
                <w:color w:val="000000"/>
                <w:sz w:val="16"/>
                <w:szCs w:val="16"/>
                <w:highlight w:val="yellow"/>
                <w:shd w:val="clear" w:color="auto" w:fill="F3F3F3"/>
              </w:rPr>
              <w:t xml:space="preserve"> 短信详单(go)</w:t>
            </w:r>
            <w:r w:rsidRPr="00241F48">
              <w:rPr>
                <w:rFonts w:asciiTheme="minorEastAsia" w:eastAsiaTheme="minorEastAsia" w:hAnsiTheme="minorEastAsia" w:hint="eastAsia"/>
                <w:sz w:val="16"/>
                <w:szCs w:val="16"/>
                <w:highlight w:val="yellow"/>
              </w:rPr>
              <w:t>)</w:t>
            </w:r>
            <w:r w:rsidR="00585839" w:rsidRPr="00585839">
              <w:rPr>
                <w:rFonts w:asciiTheme="minorEastAsia" w:eastAsiaTheme="minorEastAsia" w:hAnsiTheme="minorEastAsia" w:hint="eastAsia"/>
                <w:color w:val="FF0000"/>
                <w:sz w:val="16"/>
                <w:szCs w:val="16"/>
              </w:rPr>
              <w:t>30：</w:t>
            </w:r>
            <w:r w:rsidR="00585839" w:rsidRPr="00585839">
              <w:rPr>
                <w:rFonts w:ascii="宋体" w:hAnsi="宋体" w:cs="宋体"/>
                <w:color w:val="FF0000"/>
                <w:kern w:val="0"/>
                <w:sz w:val="16"/>
                <w:szCs w:val="16"/>
              </w:rPr>
              <w:t>历史账单</w:t>
            </w:r>
            <w:r w:rsidR="00585839" w:rsidRPr="00585839">
              <w:rPr>
                <w:rFonts w:ascii="宋体" w:hAnsi="宋体" w:cs="宋体"/>
                <w:kern w:val="0"/>
              </w:rPr>
              <w:t> </w:t>
            </w:r>
          </w:p>
        </w:tc>
      </w:tr>
    </w:tbl>
    <w:p w:rsidR="003751D0" w:rsidRDefault="003751D0" w:rsidP="003751D0">
      <w:r>
        <w:rPr>
          <w:noProof/>
        </w:rPr>
        <w:drawing>
          <wp:inline distT="0" distB="0" distL="0" distR="0" wp14:anchorId="19966F3C" wp14:editId="3B360C84">
            <wp:extent cx="5274310" cy="273832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5274310" cy="2738327"/>
                    </a:xfrm>
                    <a:prstGeom prst="rect">
                      <a:avLst/>
                    </a:prstGeom>
                    <a:noFill/>
                    <a:ln w="9525">
                      <a:noFill/>
                      <a:miter lim="800000"/>
                      <a:headEnd/>
                      <a:tailEnd/>
                    </a:ln>
                  </pic:spPr>
                </pic:pic>
              </a:graphicData>
            </a:graphic>
          </wp:inline>
        </w:drawing>
      </w:r>
    </w:p>
    <w:p w:rsidR="003751D0" w:rsidRDefault="003751D0" w:rsidP="003751D0">
      <w:pPr>
        <w:pStyle w:val="5"/>
      </w:pPr>
      <w:r>
        <w:rPr>
          <w:rFonts w:hint="eastAsia"/>
        </w:rPr>
        <w:t>响应报文</w:t>
      </w:r>
    </w:p>
    <w:p w:rsidR="003751D0" w:rsidRPr="003751D0" w:rsidRDefault="003751D0" w:rsidP="003751D0"/>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6621C" w:rsidTr="005E3B51">
        <w:trPr>
          <w:trHeight w:val="404"/>
        </w:trPr>
        <w:tc>
          <w:tcPr>
            <w:tcW w:w="2087" w:type="dxa"/>
            <w:shd w:val="clear" w:color="auto" w:fill="BFBFBF"/>
          </w:tcPr>
          <w:p w:rsidR="0076621C" w:rsidRDefault="0076621C" w:rsidP="005E3B51">
            <w:pPr>
              <w:rPr>
                <w:b/>
              </w:rPr>
            </w:pPr>
            <w:r>
              <w:rPr>
                <w:b/>
              </w:rPr>
              <w:t>Key</w:t>
            </w:r>
          </w:p>
        </w:tc>
        <w:tc>
          <w:tcPr>
            <w:tcW w:w="1765" w:type="dxa"/>
            <w:shd w:val="clear" w:color="auto" w:fill="BFBFBF"/>
          </w:tcPr>
          <w:p w:rsidR="0076621C" w:rsidRDefault="0076621C" w:rsidP="005E3B51">
            <w:pPr>
              <w:rPr>
                <w:b/>
              </w:rPr>
            </w:pPr>
            <w:r>
              <w:rPr>
                <w:b/>
              </w:rPr>
              <w:t>类型</w:t>
            </w:r>
          </w:p>
        </w:tc>
        <w:tc>
          <w:tcPr>
            <w:tcW w:w="4654" w:type="dxa"/>
            <w:shd w:val="clear" w:color="auto" w:fill="BFBFBF"/>
          </w:tcPr>
          <w:p w:rsidR="0076621C" w:rsidRDefault="0076621C" w:rsidP="005E3B51">
            <w:pPr>
              <w:rPr>
                <w:b/>
              </w:rPr>
            </w:pPr>
            <w:r>
              <w:rPr>
                <w:b/>
              </w:rPr>
              <w:t>注释</w:t>
            </w:r>
          </w:p>
        </w:tc>
      </w:tr>
      <w:tr w:rsidR="0076621C" w:rsidTr="005E3B51">
        <w:trPr>
          <w:trHeight w:val="419"/>
        </w:trPr>
        <w:tc>
          <w:tcPr>
            <w:tcW w:w="2087" w:type="dxa"/>
            <w:shd w:val="clear" w:color="auto" w:fill="F2F2F2"/>
          </w:tcPr>
          <w:p w:rsidR="0076621C" w:rsidRDefault="0076621C" w:rsidP="005E3B51">
            <w:r>
              <w:rPr>
                <w:rFonts w:hint="eastAsia"/>
              </w:rPr>
              <w:lastRenderedPageBreak/>
              <w:t>resCode</w:t>
            </w:r>
          </w:p>
        </w:tc>
        <w:tc>
          <w:tcPr>
            <w:tcW w:w="1765" w:type="dxa"/>
          </w:tcPr>
          <w:p w:rsidR="0076621C" w:rsidRDefault="0076621C" w:rsidP="005E3B51">
            <w:r>
              <w:rPr>
                <w:rFonts w:hint="eastAsia"/>
              </w:rPr>
              <w:t>String</w:t>
            </w:r>
          </w:p>
        </w:tc>
        <w:tc>
          <w:tcPr>
            <w:tcW w:w="4654" w:type="dxa"/>
          </w:tcPr>
          <w:p w:rsidR="0076621C" w:rsidRDefault="0076621C" w:rsidP="005E3B51">
            <w:r>
              <w:t>结果码。</w:t>
            </w:r>
            <w:r>
              <w:t>200</w:t>
            </w:r>
            <w:r>
              <w:t>表示成功，</w:t>
            </w:r>
          </w:p>
        </w:tc>
      </w:tr>
      <w:tr w:rsidR="0076621C" w:rsidTr="005E3B51">
        <w:trPr>
          <w:trHeight w:val="419"/>
        </w:trPr>
        <w:tc>
          <w:tcPr>
            <w:tcW w:w="2087" w:type="dxa"/>
            <w:shd w:val="clear" w:color="auto" w:fill="F2F2F2"/>
          </w:tcPr>
          <w:p w:rsidR="0076621C" w:rsidRDefault="0076621C" w:rsidP="005E3B51">
            <w:r>
              <w:rPr>
                <w:rFonts w:hint="eastAsia"/>
              </w:rPr>
              <w:t>resDesc</w:t>
            </w:r>
          </w:p>
        </w:tc>
        <w:tc>
          <w:tcPr>
            <w:tcW w:w="1765" w:type="dxa"/>
          </w:tcPr>
          <w:p w:rsidR="0076621C" w:rsidRDefault="0076621C" w:rsidP="005E3B51">
            <w:r>
              <w:t>String</w:t>
            </w:r>
          </w:p>
        </w:tc>
        <w:tc>
          <w:tcPr>
            <w:tcW w:w="4654" w:type="dxa"/>
          </w:tcPr>
          <w:p w:rsidR="0076621C" w:rsidRDefault="0076621C" w:rsidP="005E3B51">
            <w:r>
              <w:t>描述</w:t>
            </w:r>
          </w:p>
        </w:tc>
      </w:tr>
      <w:tr w:rsidR="0076621C" w:rsidTr="005E3B51">
        <w:trPr>
          <w:trHeight w:val="419"/>
        </w:trPr>
        <w:tc>
          <w:tcPr>
            <w:tcW w:w="2087" w:type="dxa"/>
            <w:shd w:val="clear" w:color="auto" w:fill="F2F2F2"/>
          </w:tcPr>
          <w:p w:rsidR="0076621C" w:rsidRDefault="0076621C" w:rsidP="005E3B51">
            <w:r>
              <w:t>T</w:t>
            </w:r>
            <w:r>
              <w:rPr>
                <w:rFonts w:hint="eastAsia"/>
              </w:rPr>
              <w:t>ipscontent</w:t>
            </w:r>
          </w:p>
        </w:tc>
        <w:tc>
          <w:tcPr>
            <w:tcW w:w="1765" w:type="dxa"/>
          </w:tcPr>
          <w:p w:rsidR="0076621C" w:rsidRDefault="0076621C" w:rsidP="005E3B51">
            <w:r>
              <w:rPr>
                <w:rFonts w:hint="eastAsia"/>
              </w:rPr>
              <w:t>String</w:t>
            </w:r>
          </w:p>
        </w:tc>
        <w:tc>
          <w:tcPr>
            <w:tcW w:w="4654" w:type="dxa"/>
          </w:tcPr>
          <w:p w:rsidR="0076621C" w:rsidRDefault="0076621C" w:rsidP="005E3B51">
            <w:r>
              <w:rPr>
                <w:rFonts w:hint="eastAsia"/>
              </w:rPr>
              <w:t>温馨提示内容</w:t>
            </w:r>
          </w:p>
        </w:tc>
      </w:tr>
    </w:tbl>
    <w:p w:rsidR="0076621C" w:rsidRPr="0076621C" w:rsidRDefault="0076621C" w:rsidP="0076621C"/>
    <w:p w:rsidR="007B0D7A" w:rsidRDefault="007B0D7A" w:rsidP="007B0D7A">
      <w:pPr>
        <w:pStyle w:val="2"/>
        <w:numPr>
          <w:ilvl w:val="0"/>
          <w:numId w:val="1"/>
        </w:numPr>
      </w:pPr>
      <w:bookmarkStart w:id="98" w:name="_Toc405551140"/>
      <w:r>
        <w:t>W</w:t>
      </w:r>
      <w:r>
        <w:rPr>
          <w:rFonts w:hint="eastAsia"/>
        </w:rPr>
        <w:t>ap</w:t>
      </w:r>
      <w:r>
        <w:rPr>
          <w:rFonts w:hint="eastAsia"/>
        </w:rPr>
        <w:t>分享</w:t>
      </w:r>
      <w:bookmarkEnd w:id="98"/>
    </w:p>
    <w:p w:rsidR="0076621C" w:rsidRDefault="0076621C" w:rsidP="002B116C">
      <w:pPr>
        <w:pStyle w:val="30"/>
        <w:numPr>
          <w:ilvl w:val="0"/>
          <w:numId w:val="15"/>
        </w:numPr>
      </w:pPr>
      <w:bookmarkStart w:id="99" w:name="_Toc405551141"/>
      <w:r>
        <w:t>W</w:t>
      </w:r>
      <w:r>
        <w:rPr>
          <w:rFonts w:hint="eastAsia"/>
        </w:rPr>
        <w:t>ap</w:t>
      </w:r>
      <w:r>
        <w:rPr>
          <w:rFonts w:hint="eastAsia"/>
        </w:rPr>
        <w:t>分享短链接</w:t>
      </w:r>
      <w:bookmarkEnd w:id="99"/>
    </w:p>
    <w:p w:rsidR="0076621C" w:rsidRDefault="0076621C" w:rsidP="0076621C">
      <w:pPr>
        <w:pStyle w:val="5"/>
      </w:pPr>
      <w:r>
        <w:rPr>
          <w:rFonts w:hint="eastAsia"/>
        </w:rPr>
        <w:t>接口描述</w:t>
      </w:r>
    </w:p>
    <w:p w:rsidR="0076621C" w:rsidRDefault="00B50774" w:rsidP="0076621C">
      <w:hyperlink r:id="rId89" w:history="1">
        <w:r w:rsidR="0076621C">
          <w:rPr>
            <w:rStyle w:val="af0"/>
          </w:rPr>
          <w:t>http://101.95.48.97:8005/share/createShareShortUrl.jspx?moduleId=5&amp;id=23870</w:t>
        </w:r>
      </w:hyperlink>
    </w:p>
    <w:p w:rsidR="00632A98" w:rsidRPr="009B44C1" w:rsidRDefault="00632A98" w:rsidP="0076621C">
      <w:r w:rsidRPr="00632A98">
        <w:rPr>
          <w:rFonts w:hint="eastAsia"/>
          <w:highlight w:val="yellow"/>
        </w:rPr>
        <w:t>如果当前类型为“大厅启动”</w:t>
      </w:r>
      <w:r w:rsidR="006714D9">
        <w:rPr>
          <w:rFonts w:hint="eastAsia"/>
          <w:highlight w:val="yellow"/>
        </w:rPr>
        <w:t>(0)</w:t>
      </w:r>
      <w:r w:rsidRPr="00632A98">
        <w:rPr>
          <w:rFonts w:hint="eastAsia"/>
          <w:highlight w:val="yellow"/>
        </w:rPr>
        <w:t>，需根据</w:t>
      </w:r>
      <w:r w:rsidRPr="00163916">
        <w:rPr>
          <w:rFonts w:hint="eastAsia"/>
          <w:color w:val="FF0000"/>
          <w:highlight w:val="yellow"/>
        </w:rPr>
        <w:t>当前的时间</w:t>
      </w:r>
      <w:r w:rsidRPr="00632A98">
        <w:rPr>
          <w:rFonts w:hint="eastAsia"/>
          <w:highlight w:val="yellow"/>
        </w:rPr>
        <w:t>获取管理平台当前时间下活动的图片，生成短链接，点击查看详情的时候显示对应的该活动的图片；</w:t>
      </w:r>
    </w:p>
    <w:p w:rsidR="0076621C" w:rsidRDefault="0076621C" w:rsidP="0076621C">
      <w:pPr>
        <w:pStyle w:val="5"/>
      </w:pPr>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76621C" w:rsidTr="005E3B51">
        <w:tc>
          <w:tcPr>
            <w:tcW w:w="1843" w:type="dxa"/>
            <w:shd w:val="clear" w:color="auto" w:fill="BFBFBF"/>
          </w:tcPr>
          <w:p w:rsidR="0076621C" w:rsidRDefault="0076621C" w:rsidP="005E3B51">
            <w:pPr>
              <w:rPr>
                <w:b/>
              </w:rPr>
            </w:pPr>
            <w:r>
              <w:rPr>
                <w:b/>
              </w:rPr>
              <w:t>Key</w:t>
            </w:r>
          </w:p>
        </w:tc>
        <w:tc>
          <w:tcPr>
            <w:tcW w:w="1559" w:type="dxa"/>
            <w:shd w:val="clear" w:color="auto" w:fill="BFBFBF"/>
          </w:tcPr>
          <w:p w:rsidR="0076621C" w:rsidRDefault="0076621C" w:rsidP="005E3B51">
            <w:pPr>
              <w:rPr>
                <w:b/>
              </w:rPr>
            </w:pPr>
            <w:r>
              <w:rPr>
                <w:b/>
              </w:rPr>
              <w:t>类型</w:t>
            </w:r>
          </w:p>
        </w:tc>
        <w:tc>
          <w:tcPr>
            <w:tcW w:w="709" w:type="dxa"/>
            <w:shd w:val="clear" w:color="auto" w:fill="BFBFBF"/>
          </w:tcPr>
          <w:p w:rsidR="0076621C" w:rsidRDefault="0076621C" w:rsidP="005E3B51">
            <w:pPr>
              <w:rPr>
                <w:b/>
              </w:rPr>
            </w:pPr>
            <w:r>
              <w:rPr>
                <w:b/>
              </w:rPr>
              <w:t>必须</w:t>
            </w:r>
          </w:p>
        </w:tc>
        <w:tc>
          <w:tcPr>
            <w:tcW w:w="4111" w:type="dxa"/>
            <w:shd w:val="clear" w:color="auto" w:fill="BFBFBF"/>
          </w:tcPr>
          <w:p w:rsidR="0076621C" w:rsidRDefault="0076621C" w:rsidP="005E3B51">
            <w:pPr>
              <w:rPr>
                <w:b/>
              </w:rPr>
            </w:pPr>
            <w:r>
              <w:rPr>
                <w:b/>
              </w:rPr>
              <w:t>注释</w:t>
            </w:r>
          </w:p>
        </w:tc>
      </w:tr>
      <w:tr w:rsidR="0076621C" w:rsidTr="005E3B51">
        <w:tc>
          <w:tcPr>
            <w:tcW w:w="1843" w:type="dxa"/>
            <w:shd w:val="clear" w:color="auto" w:fill="F2F2F2"/>
          </w:tcPr>
          <w:p w:rsidR="0076621C" w:rsidRDefault="0076621C" w:rsidP="005E3B51">
            <w:pPr>
              <w:widowControl/>
              <w:spacing w:line="240" w:lineRule="auto"/>
              <w:jc w:val="left"/>
            </w:pPr>
            <w:r>
              <w:rPr>
                <w:rFonts w:hint="eastAsia"/>
              </w:rPr>
              <w:t>moduleId</w:t>
            </w:r>
          </w:p>
        </w:tc>
        <w:tc>
          <w:tcPr>
            <w:tcW w:w="1559" w:type="dxa"/>
          </w:tcPr>
          <w:p w:rsidR="0076621C" w:rsidRDefault="0076621C" w:rsidP="005E3B51">
            <w:r>
              <w:rPr>
                <w:rFonts w:hint="eastAsia"/>
              </w:rPr>
              <w:t>int</w:t>
            </w:r>
          </w:p>
        </w:tc>
        <w:tc>
          <w:tcPr>
            <w:tcW w:w="709" w:type="dxa"/>
          </w:tcPr>
          <w:p w:rsidR="0076621C" w:rsidRDefault="0076621C" w:rsidP="005E3B51">
            <w:r>
              <w:rPr>
                <w:rFonts w:hint="eastAsia"/>
              </w:rPr>
              <w:t>是</w:t>
            </w:r>
          </w:p>
        </w:tc>
        <w:tc>
          <w:tcPr>
            <w:tcW w:w="4111" w:type="dxa"/>
          </w:tcPr>
          <w:p w:rsidR="0076621C" w:rsidRDefault="0076621C" w:rsidP="005E3B51">
            <w:r>
              <w:rPr>
                <w:rFonts w:hint="eastAsia"/>
              </w:rPr>
              <w:t>模块</w:t>
            </w:r>
            <w:r>
              <w:rPr>
                <w:rFonts w:hint="eastAsia"/>
              </w:rPr>
              <w:t>id</w:t>
            </w:r>
            <w:r>
              <w:rPr>
                <w:rFonts w:hint="eastAsia"/>
              </w:rPr>
              <w:t>：服务网点</w:t>
            </w:r>
            <w:r>
              <w:rPr>
                <w:rFonts w:hint="eastAsia"/>
              </w:rPr>
              <w:t>5</w:t>
            </w:r>
            <w:r>
              <w:rPr>
                <w:rFonts w:hint="eastAsia"/>
              </w:rPr>
              <w:t>；小铃铛</w:t>
            </w:r>
            <w:r>
              <w:rPr>
                <w:rFonts w:hint="eastAsia"/>
              </w:rPr>
              <w:t>6</w:t>
            </w:r>
            <w:r>
              <w:rPr>
                <w:rFonts w:hint="eastAsia"/>
              </w:rPr>
              <w:t>；客服热线</w:t>
            </w:r>
            <w:r>
              <w:rPr>
                <w:rFonts w:hint="eastAsia"/>
              </w:rPr>
              <w:t>7</w:t>
            </w:r>
            <w:r>
              <w:rPr>
                <w:rFonts w:hint="eastAsia"/>
              </w:rPr>
              <w:t>；</w:t>
            </w:r>
            <w:r w:rsidR="00F62D3C">
              <w:rPr>
                <w:rFonts w:hint="eastAsia"/>
              </w:rPr>
              <w:t>大厅启动</w:t>
            </w:r>
            <w:r w:rsidR="00F62D3C">
              <w:rPr>
                <w:rFonts w:hint="eastAsia"/>
              </w:rPr>
              <w:t>0</w:t>
            </w:r>
            <w:r w:rsidR="00F62D3C">
              <w:rPr>
                <w:rFonts w:hint="eastAsia"/>
              </w:rPr>
              <w:t>；更多</w:t>
            </w:r>
            <w:r w:rsidR="00F62D3C">
              <w:rPr>
                <w:rFonts w:hint="eastAsia"/>
              </w:rPr>
              <w:t>9</w:t>
            </w:r>
            <w:r w:rsidR="00F62D3C">
              <w:rPr>
                <w:rFonts w:hint="eastAsia"/>
              </w:rPr>
              <w:t>；问卷调研</w:t>
            </w:r>
            <w:r w:rsidR="00F62D3C">
              <w:rPr>
                <w:rFonts w:hint="eastAsia"/>
              </w:rPr>
              <w:t>4</w:t>
            </w:r>
            <w:r w:rsidR="00F62D3C">
              <w:rPr>
                <w:rFonts w:hint="eastAsia"/>
              </w:rPr>
              <w:t>；</w:t>
            </w:r>
          </w:p>
        </w:tc>
      </w:tr>
      <w:tr w:rsidR="0076621C" w:rsidTr="005E3B51">
        <w:tc>
          <w:tcPr>
            <w:tcW w:w="1843" w:type="dxa"/>
            <w:shd w:val="clear" w:color="auto" w:fill="F2F2F2"/>
          </w:tcPr>
          <w:p w:rsidR="0076621C" w:rsidRPr="00A224B9" w:rsidRDefault="0076621C" w:rsidP="005E3B51">
            <w:pPr>
              <w:widowControl/>
              <w:spacing w:line="240" w:lineRule="auto"/>
              <w:jc w:val="left"/>
            </w:pPr>
            <w:r w:rsidRPr="00A224B9">
              <w:rPr>
                <w:rFonts w:hint="eastAsia"/>
              </w:rPr>
              <w:t>id</w:t>
            </w:r>
          </w:p>
        </w:tc>
        <w:tc>
          <w:tcPr>
            <w:tcW w:w="1559" w:type="dxa"/>
          </w:tcPr>
          <w:p w:rsidR="0076621C" w:rsidRPr="00A224B9" w:rsidRDefault="0076621C" w:rsidP="005E3B51">
            <w:r w:rsidRPr="00A224B9">
              <w:rPr>
                <w:rFonts w:hint="eastAsia"/>
              </w:rPr>
              <w:t>int</w:t>
            </w:r>
          </w:p>
        </w:tc>
        <w:tc>
          <w:tcPr>
            <w:tcW w:w="709" w:type="dxa"/>
          </w:tcPr>
          <w:p w:rsidR="0076621C" w:rsidRPr="00A224B9" w:rsidRDefault="0076621C" w:rsidP="005E3B51">
            <w:r w:rsidRPr="00A224B9">
              <w:rPr>
                <w:rFonts w:hint="eastAsia"/>
              </w:rPr>
              <w:t>是</w:t>
            </w:r>
          </w:p>
        </w:tc>
        <w:tc>
          <w:tcPr>
            <w:tcW w:w="4111" w:type="dxa"/>
          </w:tcPr>
          <w:p w:rsidR="0076621C" w:rsidRPr="00A224B9" w:rsidRDefault="0076621C" w:rsidP="005E3B51">
            <w:r w:rsidRPr="00A224B9">
              <w:rPr>
                <w:rFonts w:hint="eastAsia"/>
              </w:rPr>
              <w:t>具体要分享的详情</w:t>
            </w:r>
            <w:r w:rsidRPr="00A224B9">
              <w:rPr>
                <w:rFonts w:hint="eastAsia"/>
              </w:rPr>
              <w:t>id</w:t>
            </w:r>
          </w:p>
        </w:tc>
      </w:tr>
    </w:tbl>
    <w:p w:rsidR="0076621C" w:rsidRDefault="0076621C" w:rsidP="0076621C">
      <w:pPr>
        <w:pStyle w:val="5"/>
      </w:pPr>
      <w:r>
        <w:rPr>
          <w:rFonts w:hint="eastAsia"/>
        </w:rPr>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6621C" w:rsidTr="005E3B51">
        <w:trPr>
          <w:trHeight w:val="404"/>
        </w:trPr>
        <w:tc>
          <w:tcPr>
            <w:tcW w:w="2087" w:type="dxa"/>
            <w:shd w:val="clear" w:color="auto" w:fill="BFBFBF"/>
          </w:tcPr>
          <w:p w:rsidR="0076621C" w:rsidRDefault="0076621C" w:rsidP="005E3B51">
            <w:pPr>
              <w:rPr>
                <w:b/>
              </w:rPr>
            </w:pPr>
            <w:r>
              <w:rPr>
                <w:b/>
              </w:rPr>
              <w:t>Key</w:t>
            </w:r>
          </w:p>
        </w:tc>
        <w:tc>
          <w:tcPr>
            <w:tcW w:w="1765" w:type="dxa"/>
            <w:shd w:val="clear" w:color="auto" w:fill="BFBFBF"/>
          </w:tcPr>
          <w:p w:rsidR="0076621C" w:rsidRDefault="0076621C" w:rsidP="005E3B51">
            <w:pPr>
              <w:rPr>
                <w:b/>
              </w:rPr>
            </w:pPr>
            <w:r>
              <w:rPr>
                <w:b/>
              </w:rPr>
              <w:t>类型</w:t>
            </w:r>
          </w:p>
        </w:tc>
        <w:tc>
          <w:tcPr>
            <w:tcW w:w="4654" w:type="dxa"/>
            <w:shd w:val="clear" w:color="auto" w:fill="BFBFBF"/>
          </w:tcPr>
          <w:p w:rsidR="0076621C" w:rsidRDefault="0076621C" w:rsidP="005E3B51">
            <w:pPr>
              <w:rPr>
                <w:b/>
              </w:rPr>
            </w:pPr>
            <w:r>
              <w:rPr>
                <w:b/>
              </w:rPr>
              <w:t>注释</w:t>
            </w:r>
          </w:p>
        </w:tc>
      </w:tr>
      <w:tr w:rsidR="0076621C" w:rsidTr="005E3B51">
        <w:trPr>
          <w:trHeight w:val="419"/>
        </w:trPr>
        <w:tc>
          <w:tcPr>
            <w:tcW w:w="2087" w:type="dxa"/>
            <w:shd w:val="clear" w:color="auto" w:fill="F2F2F2"/>
          </w:tcPr>
          <w:p w:rsidR="0076621C" w:rsidRDefault="0076621C" w:rsidP="005E3B51">
            <w:r>
              <w:rPr>
                <w:rFonts w:hint="eastAsia"/>
              </w:rPr>
              <w:t>resCode</w:t>
            </w:r>
          </w:p>
        </w:tc>
        <w:tc>
          <w:tcPr>
            <w:tcW w:w="1765" w:type="dxa"/>
          </w:tcPr>
          <w:p w:rsidR="0076621C" w:rsidRDefault="0076621C" w:rsidP="005E3B51">
            <w:r>
              <w:rPr>
                <w:rFonts w:hint="eastAsia"/>
              </w:rPr>
              <w:t>String</w:t>
            </w:r>
          </w:p>
        </w:tc>
        <w:tc>
          <w:tcPr>
            <w:tcW w:w="4654" w:type="dxa"/>
          </w:tcPr>
          <w:p w:rsidR="0076621C" w:rsidRDefault="0076621C" w:rsidP="005E3B51">
            <w:r>
              <w:t>结果码。</w:t>
            </w:r>
            <w:r>
              <w:t>200</w:t>
            </w:r>
            <w:r>
              <w:t>表示成功，</w:t>
            </w:r>
          </w:p>
        </w:tc>
      </w:tr>
      <w:tr w:rsidR="0076621C" w:rsidTr="005E3B51">
        <w:trPr>
          <w:trHeight w:val="419"/>
        </w:trPr>
        <w:tc>
          <w:tcPr>
            <w:tcW w:w="2087" w:type="dxa"/>
            <w:shd w:val="clear" w:color="auto" w:fill="F2F2F2"/>
          </w:tcPr>
          <w:p w:rsidR="0076621C" w:rsidRDefault="0076621C" w:rsidP="005E3B51">
            <w:r>
              <w:rPr>
                <w:rFonts w:hint="eastAsia"/>
              </w:rPr>
              <w:t>resDesc</w:t>
            </w:r>
          </w:p>
        </w:tc>
        <w:tc>
          <w:tcPr>
            <w:tcW w:w="1765" w:type="dxa"/>
          </w:tcPr>
          <w:p w:rsidR="0076621C" w:rsidRDefault="0076621C" w:rsidP="005E3B51">
            <w:r>
              <w:t>String</w:t>
            </w:r>
          </w:p>
        </w:tc>
        <w:tc>
          <w:tcPr>
            <w:tcW w:w="4654" w:type="dxa"/>
          </w:tcPr>
          <w:p w:rsidR="0076621C" w:rsidRDefault="0076621C" w:rsidP="005E3B51">
            <w:r>
              <w:t>描述</w:t>
            </w:r>
          </w:p>
        </w:tc>
      </w:tr>
      <w:tr w:rsidR="0076621C" w:rsidTr="005E3B51">
        <w:trPr>
          <w:trHeight w:val="419"/>
        </w:trPr>
        <w:tc>
          <w:tcPr>
            <w:tcW w:w="2087" w:type="dxa"/>
            <w:shd w:val="clear" w:color="auto" w:fill="F2F2F2"/>
          </w:tcPr>
          <w:p w:rsidR="0076621C" w:rsidRDefault="0076621C" w:rsidP="005E3B51">
            <w:r>
              <w:rPr>
                <w:rFonts w:hint="eastAsia"/>
              </w:rPr>
              <w:t>shaerUrl</w:t>
            </w:r>
          </w:p>
        </w:tc>
        <w:tc>
          <w:tcPr>
            <w:tcW w:w="1765" w:type="dxa"/>
          </w:tcPr>
          <w:p w:rsidR="0076621C" w:rsidRDefault="0076621C" w:rsidP="005E3B51">
            <w:r>
              <w:rPr>
                <w:rFonts w:hint="eastAsia"/>
              </w:rPr>
              <w:t>String</w:t>
            </w:r>
          </w:p>
        </w:tc>
        <w:tc>
          <w:tcPr>
            <w:tcW w:w="4654" w:type="dxa"/>
          </w:tcPr>
          <w:p w:rsidR="0076621C" w:rsidRDefault="0076621C" w:rsidP="005E3B51">
            <w:r>
              <w:rPr>
                <w:rFonts w:hint="eastAsia"/>
              </w:rPr>
              <w:t>分享短链接</w:t>
            </w:r>
          </w:p>
        </w:tc>
      </w:tr>
      <w:tr w:rsidR="0076621C" w:rsidRPr="00201ACA" w:rsidTr="005E3B51">
        <w:trPr>
          <w:trHeight w:val="419"/>
        </w:trPr>
        <w:tc>
          <w:tcPr>
            <w:tcW w:w="2087" w:type="dxa"/>
            <w:shd w:val="clear" w:color="auto" w:fill="F2F2F2"/>
          </w:tcPr>
          <w:p w:rsidR="0076621C" w:rsidRDefault="0076621C" w:rsidP="005E3B51">
            <w:r>
              <w:rPr>
                <w:rFonts w:hint="eastAsia"/>
              </w:rPr>
              <w:t>title</w:t>
            </w:r>
          </w:p>
        </w:tc>
        <w:tc>
          <w:tcPr>
            <w:tcW w:w="1765" w:type="dxa"/>
          </w:tcPr>
          <w:p w:rsidR="0076621C" w:rsidRDefault="0076621C" w:rsidP="005E3B51">
            <w:r>
              <w:rPr>
                <w:rFonts w:hint="eastAsia"/>
              </w:rPr>
              <w:t>String</w:t>
            </w:r>
          </w:p>
        </w:tc>
        <w:tc>
          <w:tcPr>
            <w:tcW w:w="4654" w:type="dxa"/>
          </w:tcPr>
          <w:p w:rsidR="0076621C" w:rsidRDefault="0076621C" w:rsidP="005E3B51">
            <w:r>
              <w:rPr>
                <w:rFonts w:hint="eastAsia"/>
              </w:rPr>
              <w:t>标题（取不到值或者“暂无信息”，（客户端）请给默认值）</w:t>
            </w:r>
          </w:p>
        </w:tc>
      </w:tr>
      <w:tr w:rsidR="0076621C" w:rsidRPr="00201ACA" w:rsidTr="005E3B51">
        <w:trPr>
          <w:trHeight w:val="419"/>
        </w:trPr>
        <w:tc>
          <w:tcPr>
            <w:tcW w:w="2087" w:type="dxa"/>
            <w:shd w:val="clear" w:color="auto" w:fill="F2F2F2"/>
          </w:tcPr>
          <w:p w:rsidR="0076621C" w:rsidRDefault="0076621C" w:rsidP="005E3B51">
            <w:r>
              <w:rPr>
                <w:rFonts w:hint="eastAsia"/>
              </w:rPr>
              <w:t>summary</w:t>
            </w:r>
          </w:p>
        </w:tc>
        <w:tc>
          <w:tcPr>
            <w:tcW w:w="1765" w:type="dxa"/>
          </w:tcPr>
          <w:p w:rsidR="0076621C" w:rsidRDefault="0076621C" w:rsidP="005E3B51">
            <w:r>
              <w:rPr>
                <w:rFonts w:hint="eastAsia"/>
              </w:rPr>
              <w:t>String</w:t>
            </w:r>
          </w:p>
        </w:tc>
        <w:tc>
          <w:tcPr>
            <w:tcW w:w="4654" w:type="dxa"/>
          </w:tcPr>
          <w:p w:rsidR="0076621C" w:rsidRDefault="0076621C" w:rsidP="005E3B51">
            <w:r>
              <w:rPr>
                <w:rFonts w:hint="eastAsia"/>
              </w:rPr>
              <w:t>摘要（取不到值或者“暂无信息”，（客户端）请给默认值）</w:t>
            </w:r>
          </w:p>
        </w:tc>
      </w:tr>
      <w:tr w:rsidR="0076621C" w:rsidRPr="00201ACA" w:rsidTr="005E3B51">
        <w:trPr>
          <w:trHeight w:val="419"/>
        </w:trPr>
        <w:tc>
          <w:tcPr>
            <w:tcW w:w="2087" w:type="dxa"/>
            <w:shd w:val="clear" w:color="auto" w:fill="F2F2F2"/>
          </w:tcPr>
          <w:p w:rsidR="0076621C" w:rsidRDefault="0076621C" w:rsidP="005E3B51">
            <w:r>
              <w:rPr>
                <w:rFonts w:hint="eastAsia"/>
              </w:rPr>
              <w:lastRenderedPageBreak/>
              <w:t>imgUrl</w:t>
            </w:r>
          </w:p>
        </w:tc>
        <w:tc>
          <w:tcPr>
            <w:tcW w:w="1765" w:type="dxa"/>
          </w:tcPr>
          <w:p w:rsidR="0076621C" w:rsidRDefault="0076621C" w:rsidP="005E3B51">
            <w:r>
              <w:rPr>
                <w:rFonts w:hint="eastAsia"/>
              </w:rPr>
              <w:t>String</w:t>
            </w:r>
          </w:p>
        </w:tc>
        <w:tc>
          <w:tcPr>
            <w:tcW w:w="4654" w:type="dxa"/>
          </w:tcPr>
          <w:p w:rsidR="0076621C" w:rsidRDefault="0076621C" w:rsidP="005E3B51">
            <w:r>
              <w:rPr>
                <w:rFonts w:hint="eastAsia"/>
              </w:rPr>
              <w:t>分享图片地址（取不到值或者“暂无信息”，（客户端）请给默认值）</w:t>
            </w:r>
          </w:p>
        </w:tc>
      </w:tr>
    </w:tbl>
    <w:p w:rsidR="009C3CD2" w:rsidRDefault="009C3CD2" w:rsidP="009C3CD2">
      <w:pPr>
        <w:pStyle w:val="2"/>
        <w:numPr>
          <w:ilvl w:val="0"/>
          <w:numId w:val="1"/>
        </w:numPr>
      </w:pPr>
      <w:r>
        <w:rPr>
          <w:rFonts w:hint="eastAsia"/>
        </w:rPr>
        <w:t>玩转手机列表</w:t>
      </w:r>
    </w:p>
    <w:p w:rsidR="009C3CD2" w:rsidRPr="009C3CD2" w:rsidRDefault="009C3CD2" w:rsidP="009C3CD2">
      <w:pPr>
        <w:pStyle w:val="30"/>
        <w:numPr>
          <w:ilvl w:val="0"/>
          <w:numId w:val="27"/>
        </w:numPr>
      </w:pPr>
      <w:r>
        <w:rPr>
          <w:rFonts w:hint="eastAsia"/>
        </w:rPr>
        <w:t>玩转手机</w:t>
      </w:r>
    </w:p>
    <w:p w:rsidR="009C3CD2" w:rsidRDefault="00B50774" w:rsidP="009C3CD2">
      <w:pPr>
        <w:rPr>
          <w:rStyle w:val="af0"/>
        </w:rPr>
      </w:pPr>
      <w:hyperlink r:id="rId90" w:history="1">
        <w:r w:rsidR="009C3CD2">
          <w:rPr>
            <w:rStyle w:val="af0"/>
          </w:rPr>
          <w:t>http://101.95.48.97:8005/</w:t>
        </w:r>
      </w:hyperlink>
      <w:r w:rsidR="009C3CD2">
        <w:rPr>
          <w:rStyle w:val="af0"/>
        </w:rPr>
        <w:t>public/sjkf/playersRaiders/PlayersRaiders_RaidersList?typeId=42&amp;deviceOS=android</w:t>
      </w:r>
    </w:p>
    <w:p w:rsidR="009C3CD2" w:rsidRDefault="009C3CD2" w:rsidP="009C3CD2"/>
    <w:p w:rsidR="009C3CD2" w:rsidRDefault="009C3CD2" w:rsidP="009C3CD2">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9C3CD2" w:rsidTr="00B41790">
        <w:tc>
          <w:tcPr>
            <w:tcW w:w="1843" w:type="dxa"/>
            <w:shd w:val="clear" w:color="auto" w:fill="BFBFBF"/>
          </w:tcPr>
          <w:p w:rsidR="009C3CD2" w:rsidRDefault="009C3CD2" w:rsidP="00B41790">
            <w:pPr>
              <w:rPr>
                <w:b/>
              </w:rPr>
            </w:pPr>
            <w:r>
              <w:rPr>
                <w:b/>
              </w:rPr>
              <w:t>Key</w:t>
            </w:r>
          </w:p>
        </w:tc>
        <w:tc>
          <w:tcPr>
            <w:tcW w:w="1559" w:type="dxa"/>
            <w:shd w:val="clear" w:color="auto" w:fill="BFBFBF"/>
          </w:tcPr>
          <w:p w:rsidR="009C3CD2" w:rsidRDefault="009C3CD2" w:rsidP="00B41790">
            <w:pPr>
              <w:rPr>
                <w:b/>
              </w:rPr>
            </w:pPr>
            <w:r>
              <w:rPr>
                <w:b/>
              </w:rPr>
              <w:t>类型</w:t>
            </w:r>
          </w:p>
        </w:tc>
        <w:tc>
          <w:tcPr>
            <w:tcW w:w="709" w:type="dxa"/>
            <w:shd w:val="clear" w:color="auto" w:fill="BFBFBF"/>
          </w:tcPr>
          <w:p w:rsidR="009C3CD2" w:rsidRDefault="009C3CD2" w:rsidP="00B41790">
            <w:pPr>
              <w:rPr>
                <w:b/>
              </w:rPr>
            </w:pPr>
            <w:r>
              <w:rPr>
                <w:b/>
              </w:rPr>
              <w:t>必须</w:t>
            </w:r>
          </w:p>
        </w:tc>
        <w:tc>
          <w:tcPr>
            <w:tcW w:w="4111" w:type="dxa"/>
            <w:shd w:val="clear" w:color="auto" w:fill="BFBFBF"/>
          </w:tcPr>
          <w:p w:rsidR="009C3CD2" w:rsidRDefault="009C3CD2" w:rsidP="00B41790">
            <w:pPr>
              <w:rPr>
                <w:b/>
              </w:rPr>
            </w:pPr>
            <w:r>
              <w:rPr>
                <w:b/>
              </w:rPr>
              <w:t>注释</w:t>
            </w:r>
          </w:p>
        </w:tc>
      </w:tr>
      <w:tr w:rsidR="009C3CD2" w:rsidTr="00B41790">
        <w:tc>
          <w:tcPr>
            <w:tcW w:w="1843" w:type="dxa"/>
            <w:shd w:val="clear" w:color="auto" w:fill="F2F2F2"/>
          </w:tcPr>
          <w:p w:rsidR="009C3CD2" w:rsidRDefault="009C3CD2" w:rsidP="00B41790">
            <w:pPr>
              <w:widowControl/>
              <w:spacing w:line="240" w:lineRule="auto"/>
              <w:jc w:val="left"/>
            </w:pPr>
            <w:r>
              <w:t>deviceOS</w:t>
            </w:r>
          </w:p>
        </w:tc>
        <w:tc>
          <w:tcPr>
            <w:tcW w:w="1559" w:type="dxa"/>
          </w:tcPr>
          <w:p w:rsidR="009C3CD2" w:rsidRDefault="009C3CD2" w:rsidP="00B41790">
            <w:r>
              <w:rPr>
                <w:rFonts w:hint="eastAsia"/>
              </w:rPr>
              <w:t>varchar</w:t>
            </w:r>
          </w:p>
        </w:tc>
        <w:tc>
          <w:tcPr>
            <w:tcW w:w="709" w:type="dxa"/>
          </w:tcPr>
          <w:p w:rsidR="009C3CD2" w:rsidRDefault="009C3CD2" w:rsidP="00B41790">
            <w:r>
              <w:rPr>
                <w:rFonts w:hint="eastAsia"/>
              </w:rPr>
              <w:t>是</w:t>
            </w:r>
          </w:p>
        </w:tc>
        <w:tc>
          <w:tcPr>
            <w:tcW w:w="4111" w:type="dxa"/>
          </w:tcPr>
          <w:p w:rsidR="009C3CD2" w:rsidRDefault="009C3CD2" w:rsidP="00B41790">
            <w:r>
              <w:rPr>
                <w:rFonts w:hint="eastAsia"/>
              </w:rPr>
              <w:t>安卓固定传：</w:t>
            </w:r>
            <w:r>
              <w:rPr>
                <w:rFonts w:hint="eastAsia"/>
              </w:rPr>
              <w:t>android</w:t>
            </w:r>
            <w:r>
              <w:rPr>
                <w:rFonts w:hint="eastAsia"/>
              </w:rPr>
              <w:t>；苹果固定传：</w:t>
            </w:r>
            <w:r>
              <w:rPr>
                <w:rFonts w:hint="eastAsia"/>
              </w:rPr>
              <w:t>iOS</w:t>
            </w:r>
          </w:p>
        </w:tc>
      </w:tr>
      <w:tr w:rsidR="009C3CD2" w:rsidTr="00B41790">
        <w:tc>
          <w:tcPr>
            <w:tcW w:w="1843" w:type="dxa"/>
            <w:shd w:val="clear" w:color="auto" w:fill="F2F2F2"/>
          </w:tcPr>
          <w:p w:rsidR="009C3CD2" w:rsidRDefault="009C3CD2" w:rsidP="00B41790">
            <w:pPr>
              <w:rPr>
                <w:color w:val="000000"/>
              </w:rPr>
            </w:pPr>
            <w:r>
              <w:rPr>
                <w:rFonts w:hint="eastAsia"/>
                <w:color w:val="000000"/>
              </w:rPr>
              <w:t>typeId</w:t>
            </w:r>
          </w:p>
        </w:tc>
        <w:tc>
          <w:tcPr>
            <w:tcW w:w="1559" w:type="dxa"/>
          </w:tcPr>
          <w:p w:rsidR="009C3CD2" w:rsidRDefault="009C3CD2" w:rsidP="00B41790">
            <w:pPr>
              <w:rPr>
                <w:color w:val="000000"/>
              </w:rPr>
            </w:pPr>
            <w:r>
              <w:rPr>
                <w:rFonts w:hint="eastAsia"/>
                <w:color w:val="000000"/>
              </w:rPr>
              <w:t>String</w:t>
            </w:r>
          </w:p>
        </w:tc>
        <w:tc>
          <w:tcPr>
            <w:tcW w:w="709" w:type="dxa"/>
          </w:tcPr>
          <w:p w:rsidR="009C3CD2" w:rsidRDefault="009C3CD2" w:rsidP="00B41790">
            <w:pPr>
              <w:rPr>
                <w:b/>
                <w:color w:val="000000"/>
              </w:rPr>
            </w:pPr>
            <w:r>
              <w:rPr>
                <w:rFonts w:hint="eastAsia"/>
                <w:b/>
                <w:color w:val="000000"/>
              </w:rPr>
              <w:t>否</w:t>
            </w:r>
          </w:p>
        </w:tc>
        <w:tc>
          <w:tcPr>
            <w:tcW w:w="4111" w:type="dxa"/>
          </w:tcPr>
          <w:p w:rsidR="009C3CD2" w:rsidRDefault="009C3CD2" w:rsidP="00B41790">
            <w:pPr>
              <w:rPr>
                <w:color w:val="000000"/>
              </w:rPr>
            </w:pPr>
            <w:r>
              <w:rPr>
                <w:rFonts w:hint="eastAsia"/>
                <w:color w:val="000000"/>
              </w:rPr>
              <w:t>玩家攻略类别标识</w:t>
            </w:r>
            <w:r>
              <w:rPr>
                <w:rFonts w:hint="eastAsia"/>
                <w:color w:val="000000"/>
              </w:rPr>
              <w:t>(</w:t>
            </w:r>
            <w:r>
              <w:rPr>
                <w:rFonts w:hint="eastAsia"/>
                <w:color w:val="000000"/>
              </w:rPr>
              <w:t>不传类型表示全局搜素</w:t>
            </w:r>
            <w:r>
              <w:rPr>
                <w:rFonts w:hint="eastAsia"/>
                <w:color w:val="000000"/>
              </w:rPr>
              <w:t>)</w:t>
            </w:r>
          </w:p>
        </w:tc>
      </w:tr>
      <w:tr w:rsidR="009C3CD2" w:rsidTr="00B41790">
        <w:tc>
          <w:tcPr>
            <w:tcW w:w="1843" w:type="dxa"/>
            <w:shd w:val="clear" w:color="auto" w:fill="F2F2F2"/>
          </w:tcPr>
          <w:p w:rsidR="009C3CD2" w:rsidRDefault="009C3CD2" w:rsidP="00B41790">
            <w:pPr>
              <w:rPr>
                <w:color w:val="000000"/>
              </w:rPr>
            </w:pPr>
            <w:r>
              <w:rPr>
                <w:rFonts w:hint="eastAsia"/>
                <w:color w:val="000000"/>
              </w:rPr>
              <w:t>page</w:t>
            </w:r>
          </w:p>
        </w:tc>
        <w:tc>
          <w:tcPr>
            <w:tcW w:w="1559" w:type="dxa"/>
          </w:tcPr>
          <w:p w:rsidR="009C3CD2" w:rsidRDefault="009C3CD2" w:rsidP="00B41790">
            <w:pPr>
              <w:rPr>
                <w:color w:val="000000"/>
              </w:rPr>
            </w:pPr>
            <w:r>
              <w:rPr>
                <w:rFonts w:hint="eastAsia"/>
                <w:color w:val="000000"/>
              </w:rPr>
              <w:t>String</w:t>
            </w:r>
          </w:p>
        </w:tc>
        <w:tc>
          <w:tcPr>
            <w:tcW w:w="709" w:type="dxa"/>
          </w:tcPr>
          <w:p w:rsidR="009C3CD2" w:rsidRDefault="009C3CD2" w:rsidP="00B41790">
            <w:pPr>
              <w:rPr>
                <w:color w:val="000000"/>
              </w:rPr>
            </w:pPr>
            <w:r>
              <w:rPr>
                <w:rFonts w:hint="eastAsia"/>
                <w:color w:val="000000"/>
              </w:rPr>
              <w:t>否</w:t>
            </w:r>
          </w:p>
        </w:tc>
        <w:tc>
          <w:tcPr>
            <w:tcW w:w="4111" w:type="dxa"/>
          </w:tcPr>
          <w:p w:rsidR="009C3CD2" w:rsidRDefault="009C3CD2" w:rsidP="00B41790">
            <w:pPr>
              <w:rPr>
                <w:color w:val="000000"/>
              </w:rPr>
            </w:pPr>
            <w:r>
              <w:rPr>
                <w:rFonts w:hint="eastAsia"/>
                <w:color w:val="000000"/>
              </w:rPr>
              <w:t>页码</w:t>
            </w:r>
            <w:r>
              <w:rPr>
                <w:rFonts w:hint="eastAsia"/>
                <w:color w:val="000000"/>
              </w:rPr>
              <w:t>(</w:t>
            </w:r>
            <w:r>
              <w:rPr>
                <w:rFonts w:hint="eastAsia"/>
                <w:color w:val="000000"/>
              </w:rPr>
              <w:t>默认为</w:t>
            </w:r>
            <w:r>
              <w:rPr>
                <w:rFonts w:hint="eastAsia"/>
                <w:color w:val="000000"/>
              </w:rPr>
              <w:t>1)</w:t>
            </w:r>
          </w:p>
        </w:tc>
      </w:tr>
      <w:tr w:rsidR="009C3CD2" w:rsidTr="00B41790">
        <w:tc>
          <w:tcPr>
            <w:tcW w:w="1843" w:type="dxa"/>
            <w:shd w:val="clear" w:color="auto" w:fill="F2F2F2"/>
          </w:tcPr>
          <w:p w:rsidR="009C3CD2" w:rsidRDefault="009C3CD2" w:rsidP="00B41790">
            <w:pPr>
              <w:rPr>
                <w:color w:val="000000"/>
              </w:rPr>
            </w:pPr>
            <w:r>
              <w:rPr>
                <w:rFonts w:hint="eastAsia"/>
                <w:color w:val="000000"/>
              </w:rPr>
              <w:t>pageSize</w:t>
            </w:r>
          </w:p>
        </w:tc>
        <w:tc>
          <w:tcPr>
            <w:tcW w:w="1559" w:type="dxa"/>
          </w:tcPr>
          <w:p w:rsidR="009C3CD2" w:rsidRDefault="009C3CD2" w:rsidP="00B41790">
            <w:pPr>
              <w:rPr>
                <w:color w:val="000000"/>
              </w:rPr>
            </w:pPr>
            <w:r>
              <w:rPr>
                <w:rFonts w:hint="eastAsia"/>
                <w:color w:val="000000"/>
              </w:rPr>
              <w:t>String</w:t>
            </w:r>
          </w:p>
        </w:tc>
        <w:tc>
          <w:tcPr>
            <w:tcW w:w="709" w:type="dxa"/>
          </w:tcPr>
          <w:p w:rsidR="009C3CD2" w:rsidRDefault="009C3CD2" w:rsidP="00B41790">
            <w:pPr>
              <w:rPr>
                <w:color w:val="000000"/>
              </w:rPr>
            </w:pPr>
            <w:r>
              <w:rPr>
                <w:rFonts w:hint="eastAsia"/>
                <w:color w:val="000000"/>
              </w:rPr>
              <w:t>否</w:t>
            </w:r>
          </w:p>
        </w:tc>
        <w:tc>
          <w:tcPr>
            <w:tcW w:w="4111" w:type="dxa"/>
          </w:tcPr>
          <w:p w:rsidR="009C3CD2" w:rsidRDefault="009C3CD2" w:rsidP="00B41790">
            <w:pPr>
              <w:rPr>
                <w:color w:val="000000"/>
              </w:rPr>
            </w:pPr>
            <w:r>
              <w:rPr>
                <w:rFonts w:hint="eastAsia"/>
                <w:color w:val="000000"/>
              </w:rPr>
              <w:t>每页显示条目</w:t>
            </w:r>
            <w:r>
              <w:rPr>
                <w:rFonts w:hint="eastAsia"/>
                <w:color w:val="000000"/>
              </w:rPr>
              <w:t>(</w:t>
            </w:r>
            <w:r>
              <w:rPr>
                <w:rFonts w:hint="eastAsia"/>
                <w:color w:val="000000"/>
              </w:rPr>
              <w:t>默认为</w:t>
            </w:r>
            <w:r>
              <w:rPr>
                <w:rFonts w:hint="eastAsia"/>
                <w:color w:val="000000"/>
              </w:rPr>
              <w:t>20)</w:t>
            </w:r>
          </w:p>
        </w:tc>
      </w:tr>
      <w:tr w:rsidR="009C3CD2" w:rsidTr="00B41790">
        <w:tc>
          <w:tcPr>
            <w:tcW w:w="1843" w:type="dxa"/>
            <w:shd w:val="clear" w:color="auto" w:fill="F2F2F2"/>
          </w:tcPr>
          <w:p w:rsidR="009C3CD2" w:rsidRDefault="009C3CD2" w:rsidP="00B41790">
            <w:pPr>
              <w:rPr>
                <w:color w:val="000000"/>
              </w:rPr>
            </w:pPr>
            <w:r>
              <w:rPr>
                <w:rFonts w:hint="eastAsia"/>
                <w:color w:val="000000"/>
              </w:rPr>
              <w:t>k</w:t>
            </w:r>
            <w:r>
              <w:rPr>
                <w:color w:val="000000"/>
              </w:rPr>
              <w:t>eyword</w:t>
            </w:r>
          </w:p>
        </w:tc>
        <w:tc>
          <w:tcPr>
            <w:tcW w:w="1559" w:type="dxa"/>
          </w:tcPr>
          <w:p w:rsidR="009C3CD2" w:rsidRDefault="009C3CD2" w:rsidP="00B41790">
            <w:pPr>
              <w:rPr>
                <w:color w:val="000000"/>
              </w:rPr>
            </w:pPr>
            <w:r>
              <w:rPr>
                <w:rFonts w:hint="eastAsia"/>
                <w:color w:val="000000"/>
              </w:rPr>
              <w:t>String</w:t>
            </w:r>
          </w:p>
        </w:tc>
        <w:tc>
          <w:tcPr>
            <w:tcW w:w="709" w:type="dxa"/>
          </w:tcPr>
          <w:p w:rsidR="009C3CD2" w:rsidRDefault="009C3CD2" w:rsidP="00B41790">
            <w:pPr>
              <w:rPr>
                <w:color w:val="000000"/>
              </w:rPr>
            </w:pPr>
            <w:r>
              <w:rPr>
                <w:rFonts w:hint="eastAsia"/>
                <w:color w:val="000000"/>
              </w:rPr>
              <w:t>否</w:t>
            </w:r>
          </w:p>
        </w:tc>
        <w:tc>
          <w:tcPr>
            <w:tcW w:w="4111" w:type="dxa"/>
          </w:tcPr>
          <w:p w:rsidR="009C3CD2" w:rsidRDefault="009C3CD2" w:rsidP="00B41790">
            <w:pPr>
              <w:rPr>
                <w:color w:val="000000"/>
              </w:rPr>
            </w:pPr>
            <w:r>
              <w:rPr>
                <w:rFonts w:hint="eastAsia"/>
                <w:color w:val="000000"/>
              </w:rPr>
              <w:t>搜索关键字</w:t>
            </w:r>
          </w:p>
        </w:tc>
      </w:tr>
    </w:tbl>
    <w:p w:rsidR="009C3CD2" w:rsidRDefault="009C3CD2" w:rsidP="009C3CD2"/>
    <w:p w:rsidR="009C3CD2" w:rsidRDefault="009C3CD2" w:rsidP="009C3CD2">
      <w:r>
        <w:rPr>
          <w:rFonts w:hint="eastAsia"/>
        </w:rPr>
        <w:t xml:space="preserve">12.3  </w:t>
      </w:r>
      <w:r>
        <w:rPr>
          <w:rFonts w:hint="eastAsia"/>
        </w:rPr>
        <w:t>响应报文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9C3CD2" w:rsidTr="00B41790">
        <w:trPr>
          <w:trHeight w:val="404"/>
        </w:trPr>
        <w:tc>
          <w:tcPr>
            <w:tcW w:w="2087" w:type="dxa"/>
            <w:shd w:val="clear" w:color="auto" w:fill="BFBFBF"/>
          </w:tcPr>
          <w:p w:rsidR="009C3CD2" w:rsidRDefault="009C3CD2" w:rsidP="00B41790">
            <w:pPr>
              <w:rPr>
                <w:b/>
              </w:rPr>
            </w:pPr>
            <w:r>
              <w:rPr>
                <w:b/>
              </w:rPr>
              <w:t>Key</w:t>
            </w:r>
          </w:p>
        </w:tc>
        <w:tc>
          <w:tcPr>
            <w:tcW w:w="1765" w:type="dxa"/>
            <w:shd w:val="clear" w:color="auto" w:fill="BFBFBF"/>
          </w:tcPr>
          <w:p w:rsidR="009C3CD2" w:rsidRDefault="009C3CD2" w:rsidP="00B41790">
            <w:pPr>
              <w:rPr>
                <w:b/>
              </w:rPr>
            </w:pPr>
            <w:r>
              <w:rPr>
                <w:b/>
              </w:rPr>
              <w:t>类型</w:t>
            </w:r>
          </w:p>
        </w:tc>
        <w:tc>
          <w:tcPr>
            <w:tcW w:w="4654" w:type="dxa"/>
            <w:shd w:val="clear" w:color="auto" w:fill="BFBFBF"/>
          </w:tcPr>
          <w:p w:rsidR="009C3CD2" w:rsidRDefault="009C3CD2" w:rsidP="00B41790">
            <w:pPr>
              <w:rPr>
                <w:b/>
              </w:rPr>
            </w:pPr>
            <w:r>
              <w:rPr>
                <w:b/>
              </w:rPr>
              <w:t>注释</w:t>
            </w:r>
          </w:p>
        </w:tc>
      </w:tr>
      <w:tr w:rsidR="009C3CD2" w:rsidTr="00B41790">
        <w:trPr>
          <w:trHeight w:val="419"/>
        </w:trPr>
        <w:tc>
          <w:tcPr>
            <w:tcW w:w="2087" w:type="dxa"/>
            <w:shd w:val="clear" w:color="auto" w:fill="F2F2F2"/>
          </w:tcPr>
          <w:p w:rsidR="009C3CD2" w:rsidRDefault="009C3CD2" w:rsidP="00B41790">
            <w:r>
              <w:rPr>
                <w:rFonts w:hint="eastAsia"/>
              </w:rPr>
              <w:t>resCode</w:t>
            </w:r>
          </w:p>
        </w:tc>
        <w:tc>
          <w:tcPr>
            <w:tcW w:w="1765" w:type="dxa"/>
          </w:tcPr>
          <w:p w:rsidR="009C3CD2" w:rsidRDefault="009C3CD2" w:rsidP="00B41790">
            <w:r>
              <w:rPr>
                <w:rFonts w:hint="eastAsia"/>
              </w:rPr>
              <w:t>String</w:t>
            </w:r>
          </w:p>
        </w:tc>
        <w:tc>
          <w:tcPr>
            <w:tcW w:w="4654" w:type="dxa"/>
          </w:tcPr>
          <w:p w:rsidR="009C3CD2" w:rsidRDefault="009C3CD2" w:rsidP="00B41790">
            <w:r>
              <w:t>结果码。</w:t>
            </w:r>
            <w:r>
              <w:t>200</w:t>
            </w:r>
            <w:r>
              <w:t>表示成功，</w:t>
            </w:r>
          </w:p>
        </w:tc>
      </w:tr>
      <w:tr w:rsidR="009C3CD2" w:rsidTr="00B41790">
        <w:trPr>
          <w:trHeight w:val="419"/>
        </w:trPr>
        <w:tc>
          <w:tcPr>
            <w:tcW w:w="2087" w:type="dxa"/>
            <w:shd w:val="clear" w:color="auto" w:fill="F2F2F2"/>
          </w:tcPr>
          <w:p w:rsidR="009C3CD2" w:rsidRDefault="009C3CD2" w:rsidP="00B41790">
            <w:r>
              <w:rPr>
                <w:rFonts w:hint="eastAsia"/>
              </w:rPr>
              <w:t>resDesc</w:t>
            </w:r>
          </w:p>
        </w:tc>
        <w:tc>
          <w:tcPr>
            <w:tcW w:w="1765" w:type="dxa"/>
          </w:tcPr>
          <w:p w:rsidR="009C3CD2" w:rsidRDefault="009C3CD2" w:rsidP="00B41790">
            <w:r>
              <w:t>String</w:t>
            </w:r>
          </w:p>
        </w:tc>
        <w:tc>
          <w:tcPr>
            <w:tcW w:w="4654" w:type="dxa"/>
          </w:tcPr>
          <w:p w:rsidR="009C3CD2" w:rsidRDefault="009C3CD2" w:rsidP="00B41790">
            <w:r>
              <w:t>描述</w:t>
            </w:r>
          </w:p>
        </w:tc>
      </w:tr>
      <w:tr w:rsidR="009C3CD2" w:rsidTr="00B41790">
        <w:trPr>
          <w:trHeight w:val="419"/>
        </w:trPr>
        <w:tc>
          <w:tcPr>
            <w:tcW w:w="2087" w:type="dxa"/>
            <w:shd w:val="clear" w:color="auto" w:fill="F2F2F2"/>
          </w:tcPr>
          <w:p w:rsidR="009C3CD2" w:rsidRDefault="009C3CD2" w:rsidP="00B41790">
            <w:r>
              <w:t>resInfo</w:t>
            </w:r>
          </w:p>
        </w:tc>
        <w:tc>
          <w:tcPr>
            <w:tcW w:w="1765" w:type="dxa"/>
          </w:tcPr>
          <w:p w:rsidR="009C3CD2" w:rsidRDefault="009C3CD2" w:rsidP="00B41790">
            <w:r>
              <w:rPr>
                <w:rFonts w:hint="eastAsia"/>
              </w:rPr>
              <w:t>List</w:t>
            </w:r>
          </w:p>
        </w:tc>
        <w:tc>
          <w:tcPr>
            <w:tcW w:w="4654" w:type="dxa"/>
          </w:tcPr>
          <w:p w:rsidR="009C3CD2" w:rsidRDefault="009C3CD2" w:rsidP="00B41790">
            <w:r>
              <w:rPr>
                <w:rFonts w:hint="eastAsia"/>
              </w:rPr>
              <w:t>攻略列表</w:t>
            </w:r>
          </w:p>
        </w:tc>
      </w:tr>
    </w:tbl>
    <w:p w:rsidR="009C3CD2" w:rsidRDefault="009C3CD2" w:rsidP="009C3CD2">
      <w:r>
        <w:rPr>
          <w:rFonts w:hint="eastAsia"/>
        </w:rPr>
        <w:t>resInfo</w:t>
      </w:r>
      <w:r>
        <w:rPr>
          <w:rFonts w:hint="eastAsia"/>
        </w:rPr>
        <w:t>是一个键值对，包含以下信息：</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2"/>
        <w:gridCol w:w="1528"/>
        <w:gridCol w:w="4819"/>
      </w:tblGrid>
      <w:tr w:rsidR="009C3CD2" w:rsidTr="00B41790">
        <w:tc>
          <w:tcPr>
            <w:tcW w:w="1982" w:type="dxa"/>
            <w:shd w:val="clear" w:color="auto" w:fill="BFBFBF"/>
          </w:tcPr>
          <w:p w:rsidR="009C3CD2" w:rsidRDefault="009C3CD2" w:rsidP="00B41790">
            <w:pPr>
              <w:rPr>
                <w:b/>
              </w:rPr>
            </w:pPr>
            <w:r>
              <w:rPr>
                <w:rFonts w:hint="eastAsia"/>
                <w:b/>
              </w:rPr>
              <w:t>Key</w:t>
            </w:r>
          </w:p>
        </w:tc>
        <w:tc>
          <w:tcPr>
            <w:tcW w:w="1528" w:type="dxa"/>
            <w:tcBorders>
              <w:bottom w:val="single" w:sz="6" w:space="0" w:color="auto"/>
            </w:tcBorders>
            <w:shd w:val="clear" w:color="auto" w:fill="BFBFBF"/>
          </w:tcPr>
          <w:p w:rsidR="009C3CD2" w:rsidRDefault="009C3CD2" w:rsidP="00B41790">
            <w:pPr>
              <w:rPr>
                <w:b/>
              </w:rPr>
            </w:pPr>
            <w:r>
              <w:rPr>
                <w:b/>
              </w:rPr>
              <w:t>类型</w:t>
            </w:r>
          </w:p>
        </w:tc>
        <w:tc>
          <w:tcPr>
            <w:tcW w:w="4819" w:type="dxa"/>
            <w:tcBorders>
              <w:bottom w:val="single" w:sz="6" w:space="0" w:color="auto"/>
            </w:tcBorders>
            <w:shd w:val="clear" w:color="auto" w:fill="BFBFBF"/>
          </w:tcPr>
          <w:p w:rsidR="009C3CD2" w:rsidRDefault="009C3CD2" w:rsidP="00B41790">
            <w:pPr>
              <w:rPr>
                <w:b/>
              </w:rPr>
            </w:pPr>
            <w:r>
              <w:rPr>
                <w:b/>
              </w:rPr>
              <w:t>注释</w:t>
            </w:r>
          </w:p>
        </w:tc>
      </w:tr>
      <w:tr w:rsidR="009C3CD2" w:rsidTr="00B41790">
        <w:tc>
          <w:tcPr>
            <w:tcW w:w="1982" w:type="dxa"/>
            <w:shd w:val="clear" w:color="auto" w:fill="F2F2F2"/>
          </w:tcPr>
          <w:p w:rsidR="009C3CD2" w:rsidRDefault="009C3CD2" w:rsidP="00B41790">
            <w:r>
              <w:rPr>
                <w:rFonts w:hint="eastAsia"/>
              </w:rPr>
              <w:t>raidersList</w:t>
            </w:r>
          </w:p>
        </w:tc>
        <w:tc>
          <w:tcPr>
            <w:tcW w:w="1528" w:type="dxa"/>
          </w:tcPr>
          <w:p w:rsidR="009C3CD2" w:rsidRDefault="009C3CD2" w:rsidP="00B41790">
            <w:r>
              <w:rPr>
                <w:rFonts w:hint="eastAsia"/>
              </w:rPr>
              <w:t>List</w:t>
            </w:r>
          </w:p>
        </w:tc>
        <w:tc>
          <w:tcPr>
            <w:tcW w:w="4819" w:type="dxa"/>
          </w:tcPr>
          <w:p w:rsidR="009C3CD2" w:rsidRDefault="009C3CD2" w:rsidP="00B41790">
            <w:r>
              <w:rPr>
                <w:rFonts w:hint="eastAsia"/>
              </w:rPr>
              <w:t>玩家攻略列表信息</w:t>
            </w:r>
          </w:p>
        </w:tc>
      </w:tr>
    </w:tbl>
    <w:p w:rsidR="009C3CD2" w:rsidRDefault="009C3CD2" w:rsidP="009C3CD2">
      <w:pPr>
        <w:rPr>
          <w:color w:val="FF0000"/>
        </w:rPr>
      </w:pPr>
    </w:p>
    <w:p w:rsidR="009C3CD2" w:rsidRDefault="009C3CD2" w:rsidP="009C3CD2">
      <w:pPr>
        <w:rPr>
          <w:b/>
        </w:rPr>
      </w:pPr>
      <w:r>
        <w:rPr>
          <w:rFonts w:hint="eastAsia"/>
        </w:rPr>
        <w:t>raidersList</w:t>
      </w:r>
      <w:r>
        <w:rPr>
          <w:rFonts w:hint="eastAsia"/>
        </w:rPr>
        <w:t>是一个</w:t>
      </w:r>
      <w:r>
        <w:rPr>
          <w:rFonts w:hint="eastAsia"/>
        </w:rPr>
        <w:t>List</w:t>
      </w:r>
      <w:r>
        <w:rPr>
          <w:rFonts w:hint="eastAsia"/>
        </w:rPr>
        <w:t>，包含玩家攻略列表信息：</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19"/>
        <w:gridCol w:w="1589"/>
        <w:gridCol w:w="4821"/>
      </w:tblGrid>
      <w:tr w:rsidR="009C3CD2" w:rsidTr="00B41790">
        <w:tc>
          <w:tcPr>
            <w:tcW w:w="1919" w:type="dxa"/>
            <w:shd w:val="clear" w:color="auto" w:fill="BFBFBF"/>
          </w:tcPr>
          <w:p w:rsidR="009C3CD2" w:rsidRDefault="009C3CD2" w:rsidP="00B41790">
            <w:pPr>
              <w:rPr>
                <w:b/>
              </w:rPr>
            </w:pPr>
            <w:r>
              <w:rPr>
                <w:rFonts w:hint="eastAsia"/>
                <w:b/>
              </w:rPr>
              <w:t>Key</w:t>
            </w:r>
          </w:p>
        </w:tc>
        <w:tc>
          <w:tcPr>
            <w:tcW w:w="1589" w:type="dxa"/>
            <w:shd w:val="clear" w:color="auto" w:fill="BFBFBF"/>
          </w:tcPr>
          <w:p w:rsidR="009C3CD2" w:rsidRDefault="009C3CD2" w:rsidP="00B41790">
            <w:pPr>
              <w:rPr>
                <w:b/>
              </w:rPr>
            </w:pPr>
            <w:r>
              <w:rPr>
                <w:b/>
              </w:rPr>
              <w:t>类型</w:t>
            </w:r>
          </w:p>
        </w:tc>
        <w:tc>
          <w:tcPr>
            <w:tcW w:w="4821" w:type="dxa"/>
            <w:shd w:val="clear" w:color="auto" w:fill="BFBFBF"/>
          </w:tcPr>
          <w:p w:rsidR="009C3CD2" w:rsidRDefault="009C3CD2" w:rsidP="00B41790">
            <w:pPr>
              <w:rPr>
                <w:b/>
              </w:rPr>
            </w:pPr>
            <w:r>
              <w:rPr>
                <w:b/>
              </w:rPr>
              <w:t>注释</w:t>
            </w:r>
          </w:p>
        </w:tc>
      </w:tr>
      <w:tr w:rsidR="009C3CD2" w:rsidTr="00B41790">
        <w:tc>
          <w:tcPr>
            <w:tcW w:w="1919" w:type="dxa"/>
            <w:shd w:val="clear" w:color="auto" w:fill="F2F2F2"/>
          </w:tcPr>
          <w:p w:rsidR="009C3CD2" w:rsidRDefault="009C3CD2" w:rsidP="00B41790">
            <w:r>
              <w:rPr>
                <w:rFonts w:hint="eastAsia"/>
              </w:rPr>
              <w:t>raidersId</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攻略</w:t>
            </w:r>
            <w:r>
              <w:rPr>
                <w:rFonts w:hint="eastAsia"/>
              </w:rPr>
              <w:t>id</w:t>
            </w:r>
          </w:p>
        </w:tc>
      </w:tr>
      <w:tr w:rsidR="009C3CD2" w:rsidTr="00B41790">
        <w:tc>
          <w:tcPr>
            <w:tcW w:w="1919" w:type="dxa"/>
            <w:shd w:val="clear" w:color="auto" w:fill="F2F2F2"/>
          </w:tcPr>
          <w:p w:rsidR="009C3CD2" w:rsidRDefault="009C3CD2" w:rsidP="00B41790">
            <w:r>
              <w:rPr>
                <w:rFonts w:hint="eastAsia"/>
              </w:rPr>
              <w:t>raidersTitle</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攻略标题</w:t>
            </w:r>
          </w:p>
        </w:tc>
      </w:tr>
      <w:tr w:rsidR="009C3CD2" w:rsidTr="00B41790">
        <w:tc>
          <w:tcPr>
            <w:tcW w:w="1919" w:type="dxa"/>
            <w:shd w:val="clear" w:color="auto" w:fill="F2F2F2"/>
          </w:tcPr>
          <w:p w:rsidR="009C3CD2" w:rsidRDefault="009C3CD2" w:rsidP="00B41790">
            <w:r>
              <w:rPr>
                <w:rFonts w:hint="eastAsia"/>
              </w:rPr>
              <w:lastRenderedPageBreak/>
              <w:t>miniIcon</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简介缩略图</w:t>
            </w:r>
          </w:p>
        </w:tc>
      </w:tr>
      <w:tr w:rsidR="009C3CD2" w:rsidTr="00B41790">
        <w:tc>
          <w:tcPr>
            <w:tcW w:w="1919" w:type="dxa"/>
            <w:shd w:val="clear" w:color="auto" w:fill="F2F2F2"/>
          </w:tcPr>
          <w:p w:rsidR="009C3CD2" w:rsidRDefault="009C3CD2" w:rsidP="00B41790">
            <w:r>
              <w:rPr>
                <w:rFonts w:hint="eastAsia"/>
              </w:rPr>
              <w:t>isVedio</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是否包含视频</w:t>
            </w:r>
          </w:p>
        </w:tc>
      </w:tr>
      <w:tr w:rsidR="009C3CD2" w:rsidTr="00B41790">
        <w:tc>
          <w:tcPr>
            <w:tcW w:w="1919" w:type="dxa"/>
            <w:shd w:val="clear" w:color="auto" w:fill="F2F2F2"/>
          </w:tcPr>
          <w:p w:rsidR="009C3CD2" w:rsidRDefault="009C3CD2" w:rsidP="00B41790">
            <w:r>
              <w:rPr>
                <w:rFonts w:hint="eastAsia"/>
              </w:rPr>
              <w:t>profile</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简介</w:t>
            </w:r>
          </w:p>
        </w:tc>
      </w:tr>
      <w:tr w:rsidR="009C3CD2" w:rsidTr="00B41790">
        <w:tc>
          <w:tcPr>
            <w:tcW w:w="1919" w:type="dxa"/>
            <w:shd w:val="clear" w:color="auto" w:fill="F2F2F2"/>
          </w:tcPr>
          <w:p w:rsidR="009C3CD2" w:rsidRDefault="009C3CD2" w:rsidP="00B41790">
            <w:r>
              <w:rPr>
                <w:rFonts w:hint="eastAsia"/>
              </w:rPr>
              <w:t>isEssence</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是否精华帖，</w:t>
            </w:r>
            <w:r>
              <w:rPr>
                <w:rFonts w:hint="eastAsia"/>
              </w:rPr>
              <w:t>1-</w:t>
            </w:r>
            <w:r>
              <w:rPr>
                <w:rFonts w:hint="eastAsia"/>
              </w:rPr>
              <w:t>是，</w:t>
            </w:r>
            <w:r>
              <w:rPr>
                <w:rFonts w:hint="eastAsia"/>
              </w:rPr>
              <w:t>0-</w:t>
            </w:r>
            <w:r>
              <w:rPr>
                <w:rFonts w:hint="eastAsia"/>
              </w:rPr>
              <w:t>否（默认）</w:t>
            </w:r>
          </w:p>
        </w:tc>
      </w:tr>
      <w:tr w:rsidR="009C3CD2" w:rsidTr="00B41790">
        <w:tc>
          <w:tcPr>
            <w:tcW w:w="1919" w:type="dxa"/>
            <w:shd w:val="clear" w:color="auto" w:fill="F2F2F2"/>
          </w:tcPr>
          <w:p w:rsidR="009C3CD2" w:rsidRDefault="009C3CD2" w:rsidP="00B41790">
            <w:r>
              <w:rPr>
                <w:rFonts w:hint="eastAsia"/>
              </w:rPr>
              <w:t>isTop</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是否置顶，</w:t>
            </w:r>
            <w:r>
              <w:rPr>
                <w:rFonts w:hint="eastAsia"/>
              </w:rPr>
              <w:t>1-</w:t>
            </w:r>
            <w:r>
              <w:rPr>
                <w:rFonts w:hint="eastAsia"/>
              </w:rPr>
              <w:t>是，</w:t>
            </w:r>
            <w:r>
              <w:rPr>
                <w:rFonts w:hint="eastAsia"/>
              </w:rPr>
              <w:t>0-</w:t>
            </w:r>
            <w:r>
              <w:rPr>
                <w:rFonts w:hint="eastAsia"/>
              </w:rPr>
              <w:t>否（默认）</w:t>
            </w:r>
          </w:p>
        </w:tc>
      </w:tr>
      <w:tr w:rsidR="009C3CD2" w:rsidTr="00B41790">
        <w:tc>
          <w:tcPr>
            <w:tcW w:w="1919" w:type="dxa"/>
            <w:shd w:val="clear" w:color="auto" w:fill="F2F2F2"/>
          </w:tcPr>
          <w:p w:rsidR="009C3CD2" w:rsidRDefault="009C3CD2" w:rsidP="00B41790">
            <w:r>
              <w:rPr>
                <w:rFonts w:hint="eastAsia"/>
              </w:rPr>
              <w:t>hot</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用户参与热度</w:t>
            </w:r>
          </w:p>
        </w:tc>
      </w:tr>
      <w:tr w:rsidR="009C3CD2" w:rsidTr="00B41790">
        <w:tc>
          <w:tcPr>
            <w:tcW w:w="1919" w:type="dxa"/>
            <w:shd w:val="clear" w:color="auto" w:fill="F2F2F2"/>
          </w:tcPr>
          <w:p w:rsidR="009C3CD2" w:rsidRDefault="009C3CD2" w:rsidP="00B41790">
            <w:r>
              <w:rPr>
                <w:rFonts w:hint="eastAsia"/>
              </w:rPr>
              <w:t>auther</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攻略发布者信息</w:t>
            </w:r>
          </w:p>
        </w:tc>
      </w:tr>
      <w:tr w:rsidR="009C3CD2" w:rsidTr="00B41790">
        <w:tc>
          <w:tcPr>
            <w:tcW w:w="1919" w:type="dxa"/>
            <w:shd w:val="clear" w:color="auto" w:fill="F2F2F2"/>
          </w:tcPr>
          <w:p w:rsidR="009C3CD2" w:rsidRDefault="009C3CD2" w:rsidP="00B41790">
            <w:pPr>
              <w:rPr>
                <w:color w:val="000000"/>
              </w:rPr>
            </w:pPr>
            <w:r>
              <w:rPr>
                <w:rFonts w:hint="eastAsia"/>
                <w:color w:val="000000"/>
              </w:rPr>
              <w:t>isFrom</w:t>
            </w:r>
          </w:p>
        </w:tc>
        <w:tc>
          <w:tcPr>
            <w:tcW w:w="1589" w:type="dxa"/>
          </w:tcPr>
          <w:p w:rsidR="009C3CD2" w:rsidRDefault="009C3CD2" w:rsidP="00B41790">
            <w:pPr>
              <w:rPr>
                <w:color w:val="000000"/>
              </w:rPr>
            </w:pPr>
            <w:r>
              <w:rPr>
                <w:rFonts w:hint="eastAsia"/>
                <w:color w:val="000000"/>
              </w:rPr>
              <w:t>String</w:t>
            </w:r>
          </w:p>
        </w:tc>
        <w:tc>
          <w:tcPr>
            <w:tcW w:w="4821" w:type="dxa"/>
          </w:tcPr>
          <w:p w:rsidR="009C3CD2" w:rsidRDefault="009C3CD2" w:rsidP="00B41790">
            <w:pPr>
              <w:rPr>
                <w:color w:val="000000"/>
              </w:rPr>
            </w:pPr>
            <w:r>
              <w:rPr>
                <w:rFonts w:hint="eastAsia"/>
                <w:color w:val="000000"/>
              </w:rPr>
              <w:t>来源</w:t>
            </w:r>
            <w:r>
              <w:rPr>
                <w:rFonts w:hint="eastAsia"/>
                <w:color w:val="000000"/>
              </w:rPr>
              <w:t>(</w:t>
            </w:r>
            <w:r>
              <w:rPr>
                <w:rFonts w:hint="eastAsia"/>
                <w:color w:val="000000"/>
              </w:rPr>
              <w:t>后台发布还是玩家自己发布</w:t>
            </w:r>
            <w:r>
              <w:rPr>
                <w:rFonts w:hint="eastAsia"/>
                <w:color w:val="000000"/>
              </w:rPr>
              <w:t xml:space="preserve">) 0: </w:t>
            </w:r>
            <w:r>
              <w:rPr>
                <w:rFonts w:hint="eastAsia"/>
                <w:color w:val="000000"/>
              </w:rPr>
              <w:t>后台</w:t>
            </w:r>
            <w:r>
              <w:rPr>
                <w:rFonts w:hint="eastAsia"/>
                <w:color w:val="000000"/>
              </w:rPr>
              <w:t xml:space="preserve">  1</w:t>
            </w:r>
            <w:r>
              <w:rPr>
                <w:rFonts w:hint="eastAsia"/>
                <w:color w:val="000000"/>
              </w:rPr>
              <w:t>：玩家发帖</w:t>
            </w:r>
          </w:p>
        </w:tc>
      </w:tr>
      <w:tr w:rsidR="009C3CD2" w:rsidTr="00B41790">
        <w:tc>
          <w:tcPr>
            <w:tcW w:w="1919" w:type="dxa"/>
            <w:shd w:val="clear" w:color="auto" w:fill="F2F2F2"/>
          </w:tcPr>
          <w:p w:rsidR="009C3CD2" w:rsidRDefault="009C3CD2" w:rsidP="00B41790">
            <w:r>
              <w:rPr>
                <w:rFonts w:hint="eastAsia"/>
              </w:rPr>
              <w:t>launchTime</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发布时间信息，</w:t>
            </w:r>
          </w:p>
          <w:p w:rsidR="009C3CD2" w:rsidRDefault="009C3CD2" w:rsidP="00B41790">
            <w:r>
              <w:rPr>
                <w:rFonts w:hint="eastAsia"/>
              </w:rPr>
              <w:t>oracle</w:t>
            </w:r>
            <w:r>
              <w:rPr>
                <w:rFonts w:hint="eastAsia"/>
              </w:rPr>
              <w:t>格式：</w:t>
            </w:r>
            <w:r>
              <w:rPr>
                <w:rFonts w:hint="eastAsia"/>
              </w:rPr>
              <w:t>YYYY-MM-DD HH24:MI:SS</w:t>
            </w:r>
          </w:p>
        </w:tc>
      </w:tr>
      <w:tr w:rsidR="009C3CD2" w:rsidTr="00B41790">
        <w:tc>
          <w:tcPr>
            <w:tcW w:w="1919" w:type="dxa"/>
            <w:shd w:val="clear" w:color="auto" w:fill="F2F2F2"/>
          </w:tcPr>
          <w:p w:rsidR="009C3CD2" w:rsidRDefault="009C3CD2" w:rsidP="00B41790">
            <w:r>
              <w:t>collectednum</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攻略</w:t>
            </w:r>
            <w:r>
              <w:t>收藏数量</w:t>
            </w:r>
          </w:p>
        </w:tc>
      </w:tr>
      <w:tr w:rsidR="009C3CD2" w:rsidTr="00B41790">
        <w:tc>
          <w:tcPr>
            <w:tcW w:w="1919" w:type="dxa"/>
            <w:shd w:val="clear" w:color="auto" w:fill="F2F2F2"/>
          </w:tcPr>
          <w:p w:rsidR="009C3CD2" w:rsidRDefault="009C3CD2" w:rsidP="00B41790">
            <w:r>
              <w:t>playersIco</w:t>
            </w:r>
          </w:p>
        </w:tc>
        <w:tc>
          <w:tcPr>
            <w:tcW w:w="1589" w:type="dxa"/>
          </w:tcPr>
          <w:p w:rsidR="009C3CD2" w:rsidRDefault="009C3CD2" w:rsidP="00B41790">
            <w:r>
              <w:rPr>
                <w:rFonts w:hint="eastAsia"/>
              </w:rPr>
              <w:t>String</w:t>
            </w:r>
          </w:p>
        </w:tc>
        <w:tc>
          <w:tcPr>
            <w:tcW w:w="4821" w:type="dxa"/>
          </w:tcPr>
          <w:p w:rsidR="009C3CD2" w:rsidRDefault="009C3CD2" w:rsidP="00B41790">
            <w:r>
              <w:rPr>
                <w:rFonts w:hint="eastAsia"/>
              </w:rPr>
              <w:t>玩转手机专用图</w:t>
            </w:r>
          </w:p>
        </w:tc>
      </w:tr>
    </w:tbl>
    <w:p w:rsidR="009C3CD2" w:rsidRDefault="009C3CD2" w:rsidP="009C3CD2"/>
    <w:p w:rsidR="0075671D" w:rsidRDefault="0075671D" w:rsidP="009C3CD2"/>
    <w:p w:rsidR="0075671D" w:rsidRDefault="0075671D" w:rsidP="0075671D">
      <w:pPr>
        <w:pStyle w:val="2"/>
        <w:numPr>
          <w:ilvl w:val="0"/>
          <w:numId w:val="1"/>
        </w:numPr>
      </w:pPr>
      <w:r>
        <w:rPr>
          <w:rFonts w:hint="eastAsia"/>
        </w:rPr>
        <w:t>我的提醒列表</w:t>
      </w:r>
    </w:p>
    <w:p w:rsidR="005A5378" w:rsidRDefault="005A5378" w:rsidP="005A5378">
      <w:pPr>
        <w:pStyle w:val="30"/>
      </w:pPr>
      <w:r>
        <w:rPr>
          <w:rFonts w:hint="eastAsia"/>
        </w:rPr>
        <w:t>15.1</w:t>
      </w:r>
      <w:r>
        <w:rPr>
          <w:rFonts w:hint="eastAsia"/>
        </w:rPr>
        <w:t>我的提醒</w:t>
      </w:r>
      <w:r w:rsidR="008C5B29">
        <w:rPr>
          <w:rFonts w:hint="eastAsia"/>
        </w:rPr>
        <w:t>首页显示</w:t>
      </w:r>
      <w:r w:rsidR="00C97D3E">
        <w:rPr>
          <w:rFonts w:hint="eastAsia"/>
        </w:rPr>
        <w:t>(H5</w:t>
      </w:r>
      <w:r w:rsidR="00C97D3E">
        <w:rPr>
          <w:rFonts w:hint="eastAsia"/>
        </w:rPr>
        <w:t>页面</w:t>
      </w:r>
      <w:r w:rsidR="00C97D3E">
        <w:rPr>
          <w:rFonts w:hint="eastAsia"/>
        </w:rPr>
        <w:t>)</w:t>
      </w:r>
    </w:p>
    <w:p w:rsidR="005A5378" w:rsidRDefault="00B50774" w:rsidP="005A5378">
      <w:hyperlink r:id="rId91" w:history="1">
        <w:r w:rsidR="00C06036" w:rsidRPr="00C06036">
          <w:rPr>
            <w:rStyle w:val="af0"/>
          </w:rPr>
          <w:t>http://101.95.48.97:8005/public/sjkf/myNotice/%20happygo_mynotice_indexc.jspx?ReqParam={%22mobile%22:%2218918589195%22,%22token%22:%2217fca2d9661df7702bd3db98ef08360a%22,%22loginType%22:%221%22,%22isLogin%22:%220%22,%22province%22:%22%E4%B8%8A%E6%B5%B7%22,%22userName%22:%22%E6%B2%88%E6%98%89%22,%22userLevel%22:%223%22,%22userType%22:%22%E9%87%91%E5%8D%A1%22,%22channel%22:%22null%22,%22appId%22:%22tykf%22}</w:t>
        </w:r>
      </w:hyperlink>
    </w:p>
    <w:p w:rsidR="00683ED7" w:rsidRDefault="00683ED7" w:rsidP="005A5378"/>
    <w:p w:rsidR="00683ED7" w:rsidRDefault="00683ED7" w:rsidP="00683ED7">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683ED7" w:rsidTr="00386274">
        <w:tc>
          <w:tcPr>
            <w:tcW w:w="1843" w:type="dxa"/>
            <w:shd w:val="clear" w:color="auto" w:fill="BFBFBF"/>
          </w:tcPr>
          <w:p w:rsidR="00683ED7" w:rsidRDefault="00683ED7" w:rsidP="00386274">
            <w:pPr>
              <w:rPr>
                <w:b/>
              </w:rPr>
            </w:pPr>
            <w:r>
              <w:rPr>
                <w:b/>
              </w:rPr>
              <w:t>Key</w:t>
            </w:r>
          </w:p>
        </w:tc>
        <w:tc>
          <w:tcPr>
            <w:tcW w:w="1559" w:type="dxa"/>
            <w:shd w:val="clear" w:color="auto" w:fill="BFBFBF"/>
          </w:tcPr>
          <w:p w:rsidR="00683ED7" w:rsidRDefault="00683ED7" w:rsidP="00386274">
            <w:pPr>
              <w:rPr>
                <w:b/>
              </w:rPr>
            </w:pPr>
            <w:r>
              <w:rPr>
                <w:b/>
              </w:rPr>
              <w:t>类型</w:t>
            </w:r>
          </w:p>
        </w:tc>
        <w:tc>
          <w:tcPr>
            <w:tcW w:w="709" w:type="dxa"/>
            <w:shd w:val="clear" w:color="auto" w:fill="BFBFBF"/>
          </w:tcPr>
          <w:p w:rsidR="00683ED7" w:rsidRDefault="00683ED7" w:rsidP="00386274">
            <w:pPr>
              <w:rPr>
                <w:b/>
              </w:rPr>
            </w:pPr>
            <w:r>
              <w:rPr>
                <w:b/>
              </w:rPr>
              <w:t>必须</w:t>
            </w:r>
          </w:p>
        </w:tc>
        <w:tc>
          <w:tcPr>
            <w:tcW w:w="4111" w:type="dxa"/>
            <w:shd w:val="clear" w:color="auto" w:fill="BFBFBF"/>
          </w:tcPr>
          <w:p w:rsidR="00683ED7" w:rsidRDefault="00683ED7" w:rsidP="00386274">
            <w:pPr>
              <w:rPr>
                <w:b/>
              </w:rPr>
            </w:pPr>
            <w:r>
              <w:rPr>
                <w:b/>
              </w:rPr>
              <w:t>注释</w:t>
            </w:r>
          </w:p>
        </w:tc>
      </w:tr>
      <w:tr w:rsidR="00683ED7" w:rsidTr="00386274">
        <w:tc>
          <w:tcPr>
            <w:tcW w:w="1843" w:type="dxa"/>
            <w:shd w:val="clear" w:color="auto" w:fill="F2F2F2"/>
          </w:tcPr>
          <w:p w:rsidR="00683ED7" w:rsidRDefault="00545E86" w:rsidP="00386274">
            <w:pPr>
              <w:widowControl/>
              <w:spacing w:line="240" w:lineRule="auto"/>
              <w:jc w:val="left"/>
            </w:pPr>
            <w:r w:rsidRPr="00545E86">
              <w:t>ReqParam</w:t>
            </w:r>
          </w:p>
        </w:tc>
        <w:tc>
          <w:tcPr>
            <w:tcW w:w="1559" w:type="dxa"/>
          </w:tcPr>
          <w:p w:rsidR="00683ED7" w:rsidRDefault="00545E86" w:rsidP="00386274">
            <w:r>
              <w:t>J</w:t>
            </w:r>
            <w:r>
              <w:rPr>
                <w:rFonts w:hint="eastAsia"/>
              </w:rPr>
              <w:t>son</w:t>
            </w:r>
          </w:p>
        </w:tc>
        <w:tc>
          <w:tcPr>
            <w:tcW w:w="709" w:type="dxa"/>
          </w:tcPr>
          <w:p w:rsidR="00683ED7" w:rsidRDefault="00683ED7" w:rsidP="00386274">
            <w:r>
              <w:rPr>
                <w:rFonts w:hint="eastAsia"/>
              </w:rPr>
              <w:t>是</w:t>
            </w:r>
          </w:p>
        </w:tc>
        <w:tc>
          <w:tcPr>
            <w:tcW w:w="4111" w:type="dxa"/>
          </w:tcPr>
          <w:p w:rsidR="00683ED7" w:rsidRDefault="00545E86" w:rsidP="00545E86">
            <w:r>
              <w:t>J</w:t>
            </w:r>
            <w:r>
              <w:rPr>
                <w:rFonts w:hint="eastAsia"/>
              </w:rPr>
              <w:t>son</w:t>
            </w:r>
            <w:r>
              <w:rPr>
                <w:rFonts w:hint="eastAsia"/>
              </w:rPr>
              <w:t>数据格式</w:t>
            </w:r>
            <w:r w:rsidR="00300E58">
              <w:rPr>
                <w:rFonts w:hint="eastAsia"/>
              </w:rPr>
              <w:t>参数列表</w:t>
            </w:r>
          </w:p>
        </w:tc>
      </w:tr>
      <w:tr w:rsidR="00545E86" w:rsidTr="00386274">
        <w:tc>
          <w:tcPr>
            <w:tcW w:w="1843" w:type="dxa"/>
            <w:shd w:val="clear" w:color="auto" w:fill="F2F2F2"/>
          </w:tcPr>
          <w:p w:rsidR="00545E86" w:rsidRDefault="00545E86" w:rsidP="00386274">
            <w:pPr>
              <w:widowControl/>
              <w:spacing w:line="240" w:lineRule="auto"/>
              <w:jc w:val="left"/>
            </w:pPr>
            <w:r>
              <w:rPr>
                <w:rFonts w:hint="eastAsia"/>
              </w:rPr>
              <w:t>mobile</w:t>
            </w:r>
          </w:p>
        </w:tc>
        <w:tc>
          <w:tcPr>
            <w:tcW w:w="1559" w:type="dxa"/>
          </w:tcPr>
          <w:p w:rsidR="00545E86" w:rsidRDefault="00545E86" w:rsidP="00386274">
            <w:r>
              <w:rPr>
                <w:rFonts w:hint="eastAsia"/>
              </w:rPr>
              <w:t>String</w:t>
            </w:r>
          </w:p>
        </w:tc>
        <w:tc>
          <w:tcPr>
            <w:tcW w:w="709" w:type="dxa"/>
          </w:tcPr>
          <w:p w:rsidR="00545E86" w:rsidRDefault="00545E86" w:rsidP="00386274">
            <w:r>
              <w:rPr>
                <w:rFonts w:hint="eastAsia"/>
              </w:rPr>
              <w:t>是</w:t>
            </w:r>
          </w:p>
        </w:tc>
        <w:tc>
          <w:tcPr>
            <w:tcW w:w="4111" w:type="dxa"/>
          </w:tcPr>
          <w:p w:rsidR="00545E86" w:rsidRDefault="00545E86" w:rsidP="00386274">
            <w:r>
              <w:rPr>
                <w:rFonts w:hint="eastAsia"/>
              </w:rPr>
              <w:t>手机号码</w:t>
            </w:r>
          </w:p>
        </w:tc>
      </w:tr>
      <w:tr w:rsidR="00683ED7" w:rsidTr="00386274">
        <w:tc>
          <w:tcPr>
            <w:tcW w:w="1843" w:type="dxa"/>
            <w:shd w:val="clear" w:color="auto" w:fill="F2F2F2"/>
          </w:tcPr>
          <w:p w:rsidR="00683ED7" w:rsidRDefault="00683ED7" w:rsidP="00386274">
            <w:pPr>
              <w:rPr>
                <w:color w:val="000000"/>
              </w:rPr>
            </w:pPr>
            <w:r>
              <w:t>token</w:t>
            </w:r>
          </w:p>
        </w:tc>
        <w:tc>
          <w:tcPr>
            <w:tcW w:w="1559" w:type="dxa"/>
          </w:tcPr>
          <w:p w:rsidR="00683ED7" w:rsidRDefault="00683ED7" w:rsidP="00386274">
            <w:pPr>
              <w:rPr>
                <w:color w:val="000000"/>
              </w:rPr>
            </w:pPr>
            <w:r>
              <w:rPr>
                <w:rFonts w:hint="eastAsia"/>
                <w:color w:val="000000"/>
              </w:rPr>
              <w:t>String</w:t>
            </w:r>
          </w:p>
        </w:tc>
        <w:tc>
          <w:tcPr>
            <w:tcW w:w="709" w:type="dxa"/>
          </w:tcPr>
          <w:p w:rsidR="00683ED7" w:rsidRPr="00153C8F" w:rsidRDefault="00683ED7" w:rsidP="00386274">
            <w:pPr>
              <w:rPr>
                <w:color w:val="000000"/>
              </w:rPr>
            </w:pPr>
            <w:r w:rsidRPr="00153C8F">
              <w:rPr>
                <w:rFonts w:hint="eastAsia"/>
                <w:color w:val="000000"/>
              </w:rPr>
              <w:t>否</w:t>
            </w:r>
          </w:p>
        </w:tc>
        <w:tc>
          <w:tcPr>
            <w:tcW w:w="4111" w:type="dxa"/>
          </w:tcPr>
          <w:p w:rsidR="00683ED7" w:rsidRDefault="00683ED7" w:rsidP="00386274">
            <w:pPr>
              <w:rPr>
                <w:color w:val="000000"/>
              </w:rPr>
            </w:pPr>
            <w:r>
              <w:rPr>
                <w:color w:val="000000"/>
              </w:rPr>
              <w:t>T</w:t>
            </w:r>
            <w:r>
              <w:rPr>
                <w:rFonts w:hint="eastAsia"/>
                <w:color w:val="000000"/>
              </w:rPr>
              <w:t>oken</w:t>
            </w:r>
            <w:r>
              <w:rPr>
                <w:rFonts w:hint="eastAsia"/>
                <w:color w:val="000000"/>
              </w:rPr>
              <w:t>标识</w:t>
            </w:r>
          </w:p>
        </w:tc>
      </w:tr>
      <w:tr w:rsidR="00683ED7" w:rsidTr="00386274">
        <w:tc>
          <w:tcPr>
            <w:tcW w:w="1843" w:type="dxa"/>
            <w:shd w:val="clear" w:color="auto" w:fill="F2F2F2"/>
          </w:tcPr>
          <w:p w:rsidR="00683ED7" w:rsidRDefault="00683ED7" w:rsidP="00386274">
            <w:pPr>
              <w:rPr>
                <w:color w:val="000000"/>
              </w:rPr>
            </w:pPr>
            <w:r>
              <w:lastRenderedPageBreak/>
              <w:t>loginType</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否</w:t>
            </w:r>
          </w:p>
        </w:tc>
        <w:tc>
          <w:tcPr>
            <w:tcW w:w="4111" w:type="dxa"/>
          </w:tcPr>
          <w:p w:rsidR="00683ED7" w:rsidRDefault="00683ED7" w:rsidP="00386274">
            <w:pPr>
              <w:rPr>
                <w:color w:val="000000"/>
              </w:rPr>
            </w:pPr>
            <w:r>
              <w:rPr>
                <w:rFonts w:hint="eastAsia"/>
                <w:color w:val="000000"/>
              </w:rPr>
              <w:t>登录类型</w:t>
            </w:r>
          </w:p>
        </w:tc>
      </w:tr>
      <w:tr w:rsidR="00683ED7" w:rsidTr="00386274">
        <w:tc>
          <w:tcPr>
            <w:tcW w:w="1843" w:type="dxa"/>
            <w:shd w:val="clear" w:color="auto" w:fill="F2F2F2"/>
          </w:tcPr>
          <w:p w:rsidR="00683ED7" w:rsidRDefault="00683ED7" w:rsidP="00386274">
            <w:pPr>
              <w:rPr>
                <w:color w:val="000000"/>
              </w:rPr>
            </w:pPr>
            <w:r>
              <w:t>isL</w:t>
            </w:r>
            <w:r>
              <w:rPr>
                <w:rFonts w:hint="eastAsia"/>
              </w:rPr>
              <w:t>ogin</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否</w:t>
            </w:r>
          </w:p>
        </w:tc>
        <w:tc>
          <w:tcPr>
            <w:tcW w:w="4111" w:type="dxa"/>
          </w:tcPr>
          <w:p w:rsidR="00683ED7" w:rsidRDefault="00683ED7" w:rsidP="00386274">
            <w:pPr>
              <w:rPr>
                <w:color w:val="000000"/>
              </w:rPr>
            </w:pPr>
            <w:r>
              <w:rPr>
                <w:rFonts w:hint="eastAsia"/>
                <w:color w:val="000000"/>
              </w:rPr>
              <w:t>是否登录</w:t>
            </w:r>
          </w:p>
        </w:tc>
      </w:tr>
      <w:tr w:rsidR="00683ED7" w:rsidTr="00386274">
        <w:tc>
          <w:tcPr>
            <w:tcW w:w="1843" w:type="dxa"/>
            <w:shd w:val="clear" w:color="auto" w:fill="F2F2F2"/>
          </w:tcPr>
          <w:p w:rsidR="00683ED7" w:rsidRDefault="00683ED7" w:rsidP="00386274">
            <w:pPr>
              <w:rPr>
                <w:color w:val="000000"/>
              </w:rPr>
            </w:pPr>
            <w:r>
              <w:rPr>
                <w:rFonts w:hint="eastAsia"/>
              </w:rPr>
              <w:t>province</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是</w:t>
            </w:r>
          </w:p>
        </w:tc>
        <w:tc>
          <w:tcPr>
            <w:tcW w:w="4111" w:type="dxa"/>
          </w:tcPr>
          <w:p w:rsidR="00683ED7" w:rsidRDefault="00683ED7" w:rsidP="00386274">
            <w:pPr>
              <w:rPr>
                <w:color w:val="000000"/>
              </w:rPr>
            </w:pPr>
            <w:r>
              <w:rPr>
                <w:rFonts w:hint="eastAsia"/>
                <w:color w:val="000000"/>
              </w:rPr>
              <w:t>省份</w:t>
            </w:r>
          </w:p>
        </w:tc>
      </w:tr>
      <w:tr w:rsidR="00683ED7" w:rsidTr="00386274">
        <w:tc>
          <w:tcPr>
            <w:tcW w:w="1843" w:type="dxa"/>
            <w:shd w:val="clear" w:color="auto" w:fill="F2F2F2"/>
          </w:tcPr>
          <w:p w:rsidR="00683ED7" w:rsidRDefault="00683ED7" w:rsidP="00386274">
            <w:r>
              <w:rPr>
                <w:rFonts w:hint="eastAsia"/>
              </w:rPr>
              <w:t>userName</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否</w:t>
            </w:r>
          </w:p>
        </w:tc>
        <w:tc>
          <w:tcPr>
            <w:tcW w:w="4111" w:type="dxa"/>
          </w:tcPr>
          <w:p w:rsidR="00683ED7" w:rsidRDefault="00683ED7" w:rsidP="00386274">
            <w:pPr>
              <w:rPr>
                <w:color w:val="000000"/>
              </w:rPr>
            </w:pPr>
            <w:r>
              <w:rPr>
                <w:rFonts w:hint="eastAsia"/>
                <w:color w:val="000000"/>
              </w:rPr>
              <w:t>用户名</w:t>
            </w:r>
          </w:p>
        </w:tc>
      </w:tr>
      <w:tr w:rsidR="00683ED7" w:rsidTr="00386274">
        <w:tc>
          <w:tcPr>
            <w:tcW w:w="1843" w:type="dxa"/>
            <w:shd w:val="clear" w:color="auto" w:fill="F2F2F2"/>
          </w:tcPr>
          <w:p w:rsidR="00683ED7" w:rsidRDefault="00683ED7" w:rsidP="00386274">
            <w:r>
              <w:rPr>
                <w:rFonts w:hint="eastAsia"/>
              </w:rPr>
              <w:t>userLevel</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否</w:t>
            </w:r>
          </w:p>
        </w:tc>
        <w:tc>
          <w:tcPr>
            <w:tcW w:w="4111" w:type="dxa"/>
          </w:tcPr>
          <w:p w:rsidR="00683ED7" w:rsidRDefault="00683ED7" w:rsidP="00386274">
            <w:pPr>
              <w:rPr>
                <w:color w:val="000000"/>
              </w:rPr>
            </w:pPr>
            <w:r>
              <w:rPr>
                <w:rFonts w:hint="eastAsia"/>
                <w:color w:val="000000"/>
              </w:rPr>
              <w:t>用户级别</w:t>
            </w:r>
          </w:p>
        </w:tc>
      </w:tr>
      <w:tr w:rsidR="00683ED7" w:rsidTr="00386274">
        <w:tc>
          <w:tcPr>
            <w:tcW w:w="1843" w:type="dxa"/>
            <w:shd w:val="clear" w:color="auto" w:fill="F2F2F2"/>
          </w:tcPr>
          <w:p w:rsidR="00683ED7" w:rsidRDefault="00683ED7" w:rsidP="00386274">
            <w:r>
              <w:rPr>
                <w:rFonts w:hint="eastAsia"/>
              </w:rPr>
              <w:t>userType</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否</w:t>
            </w:r>
          </w:p>
        </w:tc>
        <w:tc>
          <w:tcPr>
            <w:tcW w:w="4111" w:type="dxa"/>
          </w:tcPr>
          <w:p w:rsidR="00683ED7" w:rsidRDefault="00683ED7" w:rsidP="00386274">
            <w:pPr>
              <w:rPr>
                <w:color w:val="000000"/>
              </w:rPr>
            </w:pPr>
            <w:r>
              <w:rPr>
                <w:rFonts w:hint="eastAsia"/>
                <w:color w:val="000000"/>
              </w:rPr>
              <w:t>用户类型</w:t>
            </w:r>
          </w:p>
        </w:tc>
      </w:tr>
      <w:tr w:rsidR="00683ED7" w:rsidTr="00386274">
        <w:tc>
          <w:tcPr>
            <w:tcW w:w="1843" w:type="dxa"/>
            <w:shd w:val="clear" w:color="auto" w:fill="F2F2F2"/>
          </w:tcPr>
          <w:p w:rsidR="00683ED7" w:rsidRDefault="00683ED7" w:rsidP="00386274">
            <w:r>
              <w:rPr>
                <w:rFonts w:hint="eastAsia"/>
              </w:rPr>
              <w:t>channel</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否</w:t>
            </w:r>
          </w:p>
        </w:tc>
        <w:tc>
          <w:tcPr>
            <w:tcW w:w="4111" w:type="dxa"/>
          </w:tcPr>
          <w:p w:rsidR="00683ED7" w:rsidRDefault="00683ED7" w:rsidP="00386274">
            <w:pPr>
              <w:rPr>
                <w:color w:val="000000"/>
              </w:rPr>
            </w:pPr>
            <w:r>
              <w:rPr>
                <w:rFonts w:hint="eastAsia"/>
                <w:color w:val="000000"/>
              </w:rPr>
              <w:t>渠道</w:t>
            </w:r>
          </w:p>
        </w:tc>
      </w:tr>
      <w:tr w:rsidR="00683ED7" w:rsidTr="00386274">
        <w:tc>
          <w:tcPr>
            <w:tcW w:w="1843" w:type="dxa"/>
            <w:shd w:val="clear" w:color="auto" w:fill="F2F2F2"/>
          </w:tcPr>
          <w:p w:rsidR="00683ED7" w:rsidRDefault="00683ED7" w:rsidP="00386274">
            <w:r>
              <w:rPr>
                <w:rFonts w:hint="eastAsia"/>
              </w:rPr>
              <w:t>appId</w:t>
            </w:r>
          </w:p>
        </w:tc>
        <w:tc>
          <w:tcPr>
            <w:tcW w:w="1559" w:type="dxa"/>
          </w:tcPr>
          <w:p w:rsidR="00683ED7" w:rsidRDefault="00683ED7" w:rsidP="00386274">
            <w:pPr>
              <w:rPr>
                <w:color w:val="000000"/>
              </w:rPr>
            </w:pPr>
            <w:r>
              <w:rPr>
                <w:rFonts w:hint="eastAsia"/>
                <w:color w:val="000000"/>
              </w:rPr>
              <w:t>String</w:t>
            </w:r>
          </w:p>
        </w:tc>
        <w:tc>
          <w:tcPr>
            <w:tcW w:w="709" w:type="dxa"/>
          </w:tcPr>
          <w:p w:rsidR="00683ED7" w:rsidRDefault="00683ED7" w:rsidP="00386274">
            <w:pPr>
              <w:rPr>
                <w:color w:val="000000"/>
              </w:rPr>
            </w:pPr>
            <w:r>
              <w:rPr>
                <w:rFonts w:hint="eastAsia"/>
                <w:color w:val="000000"/>
              </w:rPr>
              <w:t>否</w:t>
            </w:r>
          </w:p>
        </w:tc>
        <w:tc>
          <w:tcPr>
            <w:tcW w:w="4111" w:type="dxa"/>
          </w:tcPr>
          <w:p w:rsidR="00683ED7" w:rsidRDefault="00683ED7" w:rsidP="00386274">
            <w:pPr>
              <w:rPr>
                <w:color w:val="000000"/>
              </w:rPr>
            </w:pPr>
            <w:r w:rsidRPr="00A057B0">
              <w:rPr>
                <w:rFonts w:hint="eastAsia"/>
                <w:color w:val="000000"/>
              </w:rPr>
              <w:t>管理平台</w:t>
            </w:r>
            <w:r w:rsidRPr="00A057B0">
              <w:rPr>
                <w:rFonts w:hint="eastAsia"/>
                <w:color w:val="000000"/>
              </w:rPr>
              <w:t>appId</w:t>
            </w:r>
          </w:p>
        </w:tc>
      </w:tr>
    </w:tbl>
    <w:p w:rsidR="00683ED7" w:rsidRDefault="00683ED7" w:rsidP="005A5378"/>
    <w:p w:rsidR="00683ED7" w:rsidRPr="005A5378" w:rsidRDefault="00683ED7" w:rsidP="005A5378"/>
    <w:p w:rsidR="0075671D" w:rsidRPr="009C3CD2" w:rsidRDefault="0025067A" w:rsidP="0075671D">
      <w:pPr>
        <w:pStyle w:val="30"/>
      </w:pPr>
      <w:r>
        <w:rPr>
          <w:rFonts w:hint="eastAsia"/>
        </w:rPr>
        <w:t>15.2</w:t>
      </w:r>
      <w:r w:rsidR="0075671D">
        <w:rPr>
          <w:rFonts w:hint="eastAsia"/>
        </w:rPr>
        <w:t>我的提醒</w:t>
      </w:r>
      <w:r w:rsidR="008366A0">
        <w:rPr>
          <w:rFonts w:hint="eastAsia"/>
        </w:rPr>
        <w:t>消息列表接口</w:t>
      </w:r>
    </w:p>
    <w:p w:rsidR="0075671D" w:rsidRDefault="00B50774" w:rsidP="0075671D">
      <w:hyperlink r:id="rId92" w:history="1">
        <w:r w:rsidR="00B41790" w:rsidRPr="00C165A0">
          <w:rPr>
            <w:rStyle w:val="af0"/>
          </w:rPr>
          <w:t>http://101.95.48.97:8005/public/sjkf/myNotice/happygo_mynotice_index_timec.jspx?mobile=18918589195&amp;token=17fca2d9661df7702bd3db98ef08360a&amp;loginType=1&amp;isLogin=0&amp;province=%E4%B8%8A%E6%B5%B7&amp;userName=%E6%B2%88%E6%98%89&amp;userLevel=3&amp;userType=%E9%87%91%E5%8D%A1&amp;channel=null&amp;appId=tykf</w:t>
        </w:r>
      </w:hyperlink>
    </w:p>
    <w:p w:rsidR="0075671D" w:rsidRDefault="0075671D" w:rsidP="0075671D">
      <w:r>
        <w:rPr>
          <w:rFonts w:hint="eastAsia"/>
        </w:rPr>
        <w:t>请求报文</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75671D" w:rsidTr="00B41790">
        <w:tc>
          <w:tcPr>
            <w:tcW w:w="1843" w:type="dxa"/>
            <w:shd w:val="clear" w:color="auto" w:fill="BFBFBF"/>
          </w:tcPr>
          <w:p w:rsidR="0075671D" w:rsidRDefault="0075671D" w:rsidP="00B41790">
            <w:pPr>
              <w:rPr>
                <w:b/>
              </w:rPr>
            </w:pPr>
            <w:r>
              <w:rPr>
                <w:b/>
              </w:rPr>
              <w:t>Key</w:t>
            </w:r>
          </w:p>
        </w:tc>
        <w:tc>
          <w:tcPr>
            <w:tcW w:w="1559" w:type="dxa"/>
            <w:shd w:val="clear" w:color="auto" w:fill="BFBFBF"/>
          </w:tcPr>
          <w:p w:rsidR="0075671D" w:rsidRDefault="0075671D" w:rsidP="00B41790">
            <w:pPr>
              <w:rPr>
                <w:b/>
              </w:rPr>
            </w:pPr>
            <w:r>
              <w:rPr>
                <w:b/>
              </w:rPr>
              <w:t>类型</w:t>
            </w:r>
          </w:p>
        </w:tc>
        <w:tc>
          <w:tcPr>
            <w:tcW w:w="709" w:type="dxa"/>
            <w:shd w:val="clear" w:color="auto" w:fill="BFBFBF"/>
          </w:tcPr>
          <w:p w:rsidR="0075671D" w:rsidRDefault="0075671D" w:rsidP="00B41790">
            <w:pPr>
              <w:rPr>
                <w:b/>
              </w:rPr>
            </w:pPr>
            <w:r>
              <w:rPr>
                <w:b/>
              </w:rPr>
              <w:t>必须</w:t>
            </w:r>
          </w:p>
        </w:tc>
        <w:tc>
          <w:tcPr>
            <w:tcW w:w="4111" w:type="dxa"/>
            <w:shd w:val="clear" w:color="auto" w:fill="BFBFBF"/>
          </w:tcPr>
          <w:p w:rsidR="0075671D" w:rsidRDefault="0075671D" w:rsidP="00B41790">
            <w:pPr>
              <w:rPr>
                <w:b/>
              </w:rPr>
            </w:pPr>
            <w:r>
              <w:rPr>
                <w:b/>
              </w:rPr>
              <w:t>注释</w:t>
            </w:r>
          </w:p>
        </w:tc>
      </w:tr>
      <w:tr w:rsidR="0075671D" w:rsidTr="00B41790">
        <w:tc>
          <w:tcPr>
            <w:tcW w:w="1843" w:type="dxa"/>
            <w:shd w:val="clear" w:color="auto" w:fill="F2F2F2"/>
          </w:tcPr>
          <w:p w:rsidR="0075671D" w:rsidRDefault="0075671D" w:rsidP="00B41790">
            <w:pPr>
              <w:widowControl/>
              <w:spacing w:line="240" w:lineRule="auto"/>
              <w:jc w:val="left"/>
            </w:pPr>
            <w:r>
              <w:t>mobile</w:t>
            </w:r>
          </w:p>
        </w:tc>
        <w:tc>
          <w:tcPr>
            <w:tcW w:w="1559" w:type="dxa"/>
          </w:tcPr>
          <w:p w:rsidR="0075671D" w:rsidRDefault="0075671D" w:rsidP="00B41790">
            <w:r>
              <w:rPr>
                <w:rFonts w:hint="eastAsia"/>
              </w:rPr>
              <w:t>varchar</w:t>
            </w:r>
          </w:p>
        </w:tc>
        <w:tc>
          <w:tcPr>
            <w:tcW w:w="709" w:type="dxa"/>
          </w:tcPr>
          <w:p w:rsidR="0075671D" w:rsidRDefault="0075671D" w:rsidP="00B41790">
            <w:r>
              <w:rPr>
                <w:rFonts w:hint="eastAsia"/>
              </w:rPr>
              <w:t>是</w:t>
            </w:r>
          </w:p>
        </w:tc>
        <w:tc>
          <w:tcPr>
            <w:tcW w:w="4111" w:type="dxa"/>
          </w:tcPr>
          <w:p w:rsidR="0075671D" w:rsidRDefault="00FD4BA1" w:rsidP="00B41790">
            <w:r>
              <w:rPr>
                <w:rFonts w:hint="eastAsia"/>
              </w:rPr>
              <w:t>手机号码</w:t>
            </w:r>
          </w:p>
        </w:tc>
      </w:tr>
      <w:tr w:rsidR="0075671D" w:rsidTr="00B41790">
        <w:tc>
          <w:tcPr>
            <w:tcW w:w="1843" w:type="dxa"/>
            <w:shd w:val="clear" w:color="auto" w:fill="F2F2F2"/>
          </w:tcPr>
          <w:p w:rsidR="0075671D" w:rsidRDefault="00824300" w:rsidP="00B41790">
            <w:pPr>
              <w:rPr>
                <w:color w:val="000000"/>
              </w:rPr>
            </w:pPr>
            <w:r>
              <w:t>token</w:t>
            </w:r>
          </w:p>
        </w:tc>
        <w:tc>
          <w:tcPr>
            <w:tcW w:w="1559" w:type="dxa"/>
          </w:tcPr>
          <w:p w:rsidR="0075671D" w:rsidRDefault="0075671D" w:rsidP="00B41790">
            <w:pPr>
              <w:rPr>
                <w:color w:val="000000"/>
              </w:rPr>
            </w:pPr>
            <w:r>
              <w:rPr>
                <w:rFonts w:hint="eastAsia"/>
                <w:color w:val="000000"/>
              </w:rPr>
              <w:t>String</w:t>
            </w:r>
          </w:p>
        </w:tc>
        <w:tc>
          <w:tcPr>
            <w:tcW w:w="709" w:type="dxa"/>
          </w:tcPr>
          <w:p w:rsidR="0075671D" w:rsidRPr="00153C8F" w:rsidRDefault="0075671D" w:rsidP="00B41790">
            <w:pPr>
              <w:rPr>
                <w:color w:val="000000"/>
              </w:rPr>
            </w:pPr>
            <w:r w:rsidRPr="00153C8F">
              <w:rPr>
                <w:rFonts w:hint="eastAsia"/>
                <w:color w:val="000000"/>
              </w:rPr>
              <w:t>否</w:t>
            </w:r>
          </w:p>
        </w:tc>
        <w:tc>
          <w:tcPr>
            <w:tcW w:w="4111" w:type="dxa"/>
          </w:tcPr>
          <w:p w:rsidR="0075671D" w:rsidRDefault="008459CB" w:rsidP="00B41790">
            <w:pPr>
              <w:rPr>
                <w:color w:val="000000"/>
              </w:rPr>
            </w:pPr>
            <w:r>
              <w:rPr>
                <w:color w:val="000000"/>
              </w:rPr>
              <w:t>T</w:t>
            </w:r>
            <w:r>
              <w:rPr>
                <w:rFonts w:hint="eastAsia"/>
                <w:color w:val="000000"/>
              </w:rPr>
              <w:t>oken</w:t>
            </w:r>
            <w:r>
              <w:rPr>
                <w:rFonts w:hint="eastAsia"/>
                <w:color w:val="000000"/>
              </w:rPr>
              <w:t>标识</w:t>
            </w:r>
          </w:p>
        </w:tc>
      </w:tr>
      <w:tr w:rsidR="0075671D" w:rsidTr="00B41790">
        <w:tc>
          <w:tcPr>
            <w:tcW w:w="1843" w:type="dxa"/>
            <w:shd w:val="clear" w:color="auto" w:fill="F2F2F2"/>
          </w:tcPr>
          <w:p w:rsidR="0075671D" w:rsidRDefault="00824300" w:rsidP="00B41790">
            <w:pPr>
              <w:rPr>
                <w:color w:val="000000"/>
              </w:rPr>
            </w:pPr>
            <w:r>
              <w:t>loginType</w:t>
            </w:r>
          </w:p>
        </w:tc>
        <w:tc>
          <w:tcPr>
            <w:tcW w:w="1559" w:type="dxa"/>
          </w:tcPr>
          <w:p w:rsidR="0075671D" w:rsidRDefault="0075671D" w:rsidP="00B41790">
            <w:pPr>
              <w:rPr>
                <w:color w:val="000000"/>
              </w:rPr>
            </w:pPr>
            <w:r>
              <w:rPr>
                <w:rFonts w:hint="eastAsia"/>
                <w:color w:val="000000"/>
              </w:rPr>
              <w:t>String</w:t>
            </w:r>
          </w:p>
        </w:tc>
        <w:tc>
          <w:tcPr>
            <w:tcW w:w="709" w:type="dxa"/>
          </w:tcPr>
          <w:p w:rsidR="0075671D" w:rsidRDefault="0075671D" w:rsidP="00B41790">
            <w:pPr>
              <w:rPr>
                <w:color w:val="000000"/>
              </w:rPr>
            </w:pPr>
            <w:r>
              <w:rPr>
                <w:rFonts w:hint="eastAsia"/>
                <w:color w:val="000000"/>
              </w:rPr>
              <w:t>否</w:t>
            </w:r>
          </w:p>
        </w:tc>
        <w:tc>
          <w:tcPr>
            <w:tcW w:w="4111" w:type="dxa"/>
          </w:tcPr>
          <w:p w:rsidR="0075671D" w:rsidRDefault="004E2C8C" w:rsidP="00B41790">
            <w:pPr>
              <w:rPr>
                <w:color w:val="000000"/>
              </w:rPr>
            </w:pPr>
            <w:r>
              <w:rPr>
                <w:rFonts w:hint="eastAsia"/>
                <w:color w:val="000000"/>
              </w:rPr>
              <w:t>登录类型</w:t>
            </w:r>
          </w:p>
        </w:tc>
      </w:tr>
      <w:tr w:rsidR="0075671D" w:rsidTr="00B41790">
        <w:tc>
          <w:tcPr>
            <w:tcW w:w="1843" w:type="dxa"/>
            <w:shd w:val="clear" w:color="auto" w:fill="F2F2F2"/>
          </w:tcPr>
          <w:p w:rsidR="0075671D" w:rsidRDefault="00824300" w:rsidP="00B41790">
            <w:pPr>
              <w:rPr>
                <w:color w:val="000000"/>
              </w:rPr>
            </w:pPr>
            <w:r>
              <w:t>isL</w:t>
            </w:r>
            <w:r>
              <w:rPr>
                <w:rFonts w:hint="eastAsia"/>
              </w:rPr>
              <w:t>ogin</w:t>
            </w:r>
          </w:p>
        </w:tc>
        <w:tc>
          <w:tcPr>
            <w:tcW w:w="1559" w:type="dxa"/>
          </w:tcPr>
          <w:p w:rsidR="0075671D" w:rsidRDefault="0075671D" w:rsidP="00B41790">
            <w:pPr>
              <w:rPr>
                <w:color w:val="000000"/>
              </w:rPr>
            </w:pPr>
            <w:r>
              <w:rPr>
                <w:rFonts w:hint="eastAsia"/>
                <w:color w:val="000000"/>
              </w:rPr>
              <w:t>String</w:t>
            </w:r>
          </w:p>
        </w:tc>
        <w:tc>
          <w:tcPr>
            <w:tcW w:w="709" w:type="dxa"/>
          </w:tcPr>
          <w:p w:rsidR="0075671D" w:rsidRDefault="0075671D" w:rsidP="00B41790">
            <w:pPr>
              <w:rPr>
                <w:color w:val="000000"/>
              </w:rPr>
            </w:pPr>
            <w:r>
              <w:rPr>
                <w:rFonts w:hint="eastAsia"/>
                <w:color w:val="000000"/>
              </w:rPr>
              <w:t>否</w:t>
            </w:r>
          </w:p>
        </w:tc>
        <w:tc>
          <w:tcPr>
            <w:tcW w:w="4111" w:type="dxa"/>
          </w:tcPr>
          <w:p w:rsidR="0075671D" w:rsidRDefault="004E2C8C" w:rsidP="00B41790">
            <w:pPr>
              <w:rPr>
                <w:color w:val="000000"/>
              </w:rPr>
            </w:pPr>
            <w:r>
              <w:rPr>
                <w:rFonts w:hint="eastAsia"/>
                <w:color w:val="000000"/>
              </w:rPr>
              <w:t>是否登录</w:t>
            </w:r>
          </w:p>
        </w:tc>
      </w:tr>
      <w:tr w:rsidR="0075671D" w:rsidTr="00B41790">
        <w:tc>
          <w:tcPr>
            <w:tcW w:w="1843" w:type="dxa"/>
            <w:shd w:val="clear" w:color="auto" w:fill="F2F2F2"/>
          </w:tcPr>
          <w:p w:rsidR="0075671D" w:rsidRDefault="00824300" w:rsidP="00B41790">
            <w:pPr>
              <w:rPr>
                <w:color w:val="000000"/>
              </w:rPr>
            </w:pPr>
            <w:r>
              <w:rPr>
                <w:rFonts w:hint="eastAsia"/>
              </w:rPr>
              <w:t>province</w:t>
            </w:r>
          </w:p>
        </w:tc>
        <w:tc>
          <w:tcPr>
            <w:tcW w:w="1559" w:type="dxa"/>
          </w:tcPr>
          <w:p w:rsidR="0075671D" w:rsidRDefault="0075671D" w:rsidP="00B41790">
            <w:pPr>
              <w:rPr>
                <w:color w:val="000000"/>
              </w:rPr>
            </w:pPr>
            <w:r>
              <w:rPr>
                <w:rFonts w:hint="eastAsia"/>
                <w:color w:val="000000"/>
              </w:rPr>
              <w:t>String</w:t>
            </w:r>
          </w:p>
        </w:tc>
        <w:tc>
          <w:tcPr>
            <w:tcW w:w="709" w:type="dxa"/>
          </w:tcPr>
          <w:p w:rsidR="0075671D" w:rsidRDefault="004E2C8C" w:rsidP="00B41790">
            <w:pPr>
              <w:rPr>
                <w:color w:val="000000"/>
              </w:rPr>
            </w:pPr>
            <w:r>
              <w:rPr>
                <w:rFonts w:hint="eastAsia"/>
                <w:color w:val="000000"/>
              </w:rPr>
              <w:t>是</w:t>
            </w:r>
          </w:p>
        </w:tc>
        <w:tc>
          <w:tcPr>
            <w:tcW w:w="4111" w:type="dxa"/>
          </w:tcPr>
          <w:p w:rsidR="0075671D" w:rsidRDefault="004E2C8C" w:rsidP="00B41790">
            <w:pPr>
              <w:rPr>
                <w:color w:val="000000"/>
              </w:rPr>
            </w:pPr>
            <w:r>
              <w:rPr>
                <w:rFonts w:hint="eastAsia"/>
                <w:color w:val="000000"/>
              </w:rPr>
              <w:t>省份</w:t>
            </w:r>
          </w:p>
        </w:tc>
      </w:tr>
      <w:tr w:rsidR="00824300" w:rsidTr="00B41790">
        <w:tc>
          <w:tcPr>
            <w:tcW w:w="1843" w:type="dxa"/>
            <w:shd w:val="clear" w:color="auto" w:fill="F2F2F2"/>
          </w:tcPr>
          <w:p w:rsidR="00824300" w:rsidRDefault="00824300" w:rsidP="00B41790">
            <w:r>
              <w:rPr>
                <w:rFonts w:hint="eastAsia"/>
              </w:rPr>
              <w:t>userName</w:t>
            </w:r>
          </w:p>
        </w:tc>
        <w:tc>
          <w:tcPr>
            <w:tcW w:w="1559" w:type="dxa"/>
          </w:tcPr>
          <w:p w:rsidR="00824300" w:rsidRDefault="004E2C8C" w:rsidP="00B41790">
            <w:pPr>
              <w:rPr>
                <w:color w:val="000000"/>
              </w:rPr>
            </w:pPr>
            <w:r>
              <w:rPr>
                <w:rFonts w:hint="eastAsia"/>
                <w:color w:val="000000"/>
              </w:rPr>
              <w:t>String</w:t>
            </w:r>
          </w:p>
        </w:tc>
        <w:tc>
          <w:tcPr>
            <w:tcW w:w="709" w:type="dxa"/>
          </w:tcPr>
          <w:p w:rsidR="00824300" w:rsidRDefault="004E2C8C" w:rsidP="00B41790">
            <w:pPr>
              <w:rPr>
                <w:color w:val="000000"/>
              </w:rPr>
            </w:pPr>
            <w:r>
              <w:rPr>
                <w:rFonts w:hint="eastAsia"/>
                <w:color w:val="000000"/>
              </w:rPr>
              <w:t>否</w:t>
            </w:r>
          </w:p>
        </w:tc>
        <w:tc>
          <w:tcPr>
            <w:tcW w:w="4111" w:type="dxa"/>
          </w:tcPr>
          <w:p w:rsidR="00824300" w:rsidRDefault="004E2C8C" w:rsidP="00B41790">
            <w:pPr>
              <w:rPr>
                <w:color w:val="000000"/>
              </w:rPr>
            </w:pPr>
            <w:r>
              <w:rPr>
                <w:rFonts w:hint="eastAsia"/>
                <w:color w:val="000000"/>
              </w:rPr>
              <w:t>用户名</w:t>
            </w:r>
          </w:p>
        </w:tc>
      </w:tr>
      <w:tr w:rsidR="00824300" w:rsidTr="00B41790">
        <w:tc>
          <w:tcPr>
            <w:tcW w:w="1843" w:type="dxa"/>
            <w:shd w:val="clear" w:color="auto" w:fill="F2F2F2"/>
          </w:tcPr>
          <w:p w:rsidR="00824300" w:rsidRDefault="00824300" w:rsidP="00B41790">
            <w:r>
              <w:rPr>
                <w:rFonts w:hint="eastAsia"/>
              </w:rPr>
              <w:t>userLevel</w:t>
            </w:r>
          </w:p>
        </w:tc>
        <w:tc>
          <w:tcPr>
            <w:tcW w:w="1559" w:type="dxa"/>
          </w:tcPr>
          <w:p w:rsidR="00824300" w:rsidRDefault="00A7344A" w:rsidP="00B41790">
            <w:pPr>
              <w:rPr>
                <w:color w:val="000000"/>
              </w:rPr>
            </w:pPr>
            <w:r>
              <w:rPr>
                <w:rFonts w:hint="eastAsia"/>
                <w:color w:val="000000"/>
              </w:rPr>
              <w:t>String</w:t>
            </w:r>
          </w:p>
        </w:tc>
        <w:tc>
          <w:tcPr>
            <w:tcW w:w="709" w:type="dxa"/>
          </w:tcPr>
          <w:p w:rsidR="00824300" w:rsidRDefault="00A7344A" w:rsidP="00B41790">
            <w:pPr>
              <w:rPr>
                <w:color w:val="000000"/>
              </w:rPr>
            </w:pPr>
            <w:r>
              <w:rPr>
                <w:rFonts w:hint="eastAsia"/>
                <w:color w:val="000000"/>
              </w:rPr>
              <w:t>否</w:t>
            </w:r>
          </w:p>
        </w:tc>
        <w:tc>
          <w:tcPr>
            <w:tcW w:w="4111" w:type="dxa"/>
          </w:tcPr>
          <w:p w:rsidR="00824300" w:rsidRDefault="00A7344A" w:rsidP="00B41790">
            <w:pPr>
              <w:rPr>
                <w:color w:val="000000"/>
              </w:rPr>
            </w:pPr>
            <w:r>
              <w:rPr>
                <w:rFonts w:hint="eastAsia"/>
                <w:color w:val="000000"/>
              </w:rPr>
              <w:t>用户级别</w:t>
            </w:r>
          </w:p>
        </w:tc>
      </w:tr>
      <w:tr w:rsidR="00824300" w:rsidTr="00B41790">
        <w:tc>
          <w:tcPr>
            <w:tcW w:w="1843" w:type="dxa"/>
            <w:shd w:val="clear" w:color="auto" w:fill="F2F2F2"/>
          </w:tcPr>
          <w:p w:rsidR="00824300" w:rsidRDefault="00824300" w:rsidP="00B41790">
            <w:r>
              <w:rPr>
                <w:rFonts w:hint="eastAsia"/>
              </w:rPr>
              <w:t>userType</w:t>
            </w:r>
          </w:p>
        </w:tc>
        <w:tc>
          <w:tcPr>
            <w:tcW w:w="1559" w:type="dxa"/>
          </w:tcPr>
          <w:p w:rsidR="00824300" w:rsidRDefault="00A7344A" w:rsidP="00B41790">
            <w:pPr>
              <w:rPr>
                <w:color w:val="000000"/>
              </w:rPr>
            </w:pPr>
            <w:r>
              <w:rPr>
                <w:rFonts w:hint="eastAsia"/>
                <w:color w:val="000000"/>
              </w:rPr>
              <w:t>String</w:t>
            </w:r>
          </w:p>
        </w:tc>
        <w:tc>
          <w:tcPr>
            <w:tcW w:w="709" w:type="dxa"/>
          </w:tcPr>
          <w:p w:rsidR="00824300" w:rsidRDefault="00A7344A" w:rsidP="00B41790">
            <w:pPr>
              <w:rPr>
                <w:color w:val="000000"/>
              </w:rPr>
            </w:pPr>
            <w:r>
              <w:rPr>
                <w:rFonts w:hint="eastAsia"/>
                <w:color w:val="000000"/>
              </w:rPr>
              <w:t>否</w:t>
            </w:r>
          </w:p>
        </w:tc>
        <w:tc>
          <w:tcPr>
            <w:tcW w:w="4111" w:type="dxa"/>
          </w:tcPr>
          <w:p w:rsidR="00824300" w:rsidRDefault="00A7344A" w:rsidP="00B41790">
            <w:pPr>
              <w:rPr>
                <w:color w:val="000000"/>
              </w:rPr>
            </w:pPr>
            <w:r>
              <w:rPr>
                <w:rFonts w:hint="eastAsia"/>
                <w:color w:val="000000"/>
              </w:rPr>
              <w:t>用户类型</w:t>
            </w:r>
          </w:p>
        </w:tc>
      </w:tr>
      <w:tr w:rsidR="00824300" w:rsidTr="00B41790">
        <w:tc>
          <w:tcPr>
            <w:tcW w:w="1843" w:type="dxa"/>
            <w:shd w:val="clear" w:color="auto" w:fill="F2F2F2"/>
          </w:tcPr>
          <w:p w:rsidR="00824300" w:rsidRDefault="00824300" w:rsidP="00B41790">
            <w:r>
              <w:rPr>
                <w:rFonts w:hint="eastAsia"/>
              </w:rPr>
              <w:t>channel</w:t>
            </w:r>
          </w:p>
        </w:tc>
        <w:tc>
          <w:tcPr>
            <w:tcW w:w="1559" w:type="dxa"/>
          </w:tcPr>
          <w:p w:rsidR="00824300" w:rsidRDefault="00A7344A" w:rsidP="00B41790">
            <w:pPr>
              <w:rPr>
                <w:color w:val="000000"/>
              </w:rPr>
            </w:pPr>
            <w:r>
              <w:rPr>
                <w:rFonts w:hint="eastAsia"/>
                <w:color w:val="000000"/>
              </w:rPr>
              <w:t>String</w:t>
            </w:r>
          </w:p>
        </w:tc>
        <w:tc>
          <w:tcPr>
            <w:tcW w:w="709" w:type="dxa"/>
          </w:tcPr>
          <w:p w:rsidR="00824300" w:rsidRDefault="00A7344A" w:rsidP="00B41790">
            <w:pPr>
              <w:rPr>
                <w:color w:val="000000"/>
              </w:rPr>
            </w:pPr>
            <w:r>
              <w:rPr>
                <w:rFonts w:hint="eastAsia"/>
                <w:color w:val="000000"/>
              </w:rPr>
              <w:t>否</w:t>
            </w:r>
          </w:p>
        </w:tc>
        <w:tc>
          <w:tcPr>
            <w:tcW w:w="4111" w:type="dxa"/>
          </w:tcPr>
          <w:p w:rsidR="00824300" w:rsidRDefault="00A7344A" w:rsidP="00B41790">
            <w:pPr>
              <w:rPr>
                <w:color w:val="000000"/>
              </w:rPr>
            </w:pPr>
            <w:r>
              <w:rPr>
                <w:rFonts w:hint="eastAsia"/>
                <w:color w:val="000000"/>
              </w:rPr>
              <w:t>渠道</w:t>
            </w:r>
          </w:p>
        </w:tc>
      </w:tr>
      <w:tr w:rsidR="00824300" w:rsidTr="00B41790">
        <w:tc>
          <w:tcPr>
            <w:tcW w:w="1843" w:type="dxa"/>
            <w:shd w:val="clear" w:color="auto" w:fill="F2F2F2"/>
          </w:tcPr>
          <w:p w:rsidR="00824300" w:rsidRDefault="00824300" w:rsidP="00B41790">
            <w:r>
              <w:rPr>
                <w:rFonts w:hint="eastAsia"/>
              </w:rPr>
              <w:t>appId</w:t>
            </w:r>
          </w:p>
        </w:tc>
        <w:tc>
          <w:tcPr>
            <w:tcW w:w="1559" w:type="dxa"/>
          </w:tcPr>
          <w:p w:rsidR="00824300" w:rsidRDefault="00A7344A" w:rsidP="00B41790">
            <w:pPr>
              <w:rPr>
                <w:color w:val="000000"/>
              </w:rPr>
            </w:pPr>
            <w:r>
              <w:rPr>
                <w:rFonts w:hint="eastAsia"/>
                <w:color w:val="000000"/>
              </w:rPr>
              <w:t>String</w:t>
            </w:r>
          </w:p>
        </w:tc>
        <w:tc>
          <w:tcPr>
            <w:tcW w:w="709" w:type="dxa"/>
          </w:tcPr>
          <w:p w:rsidR="00824300" w:rsidRDefault="00A7344A" w:rsidP="00B41790">
            <w:pPr>
              <w:rPr>
                <w:color w:val="000000"/>
              </w:rPr>
            </w:pPr>
            <w:r>
              <w:rPr>
                <w:rFonts w:hint="eastAsia"/>
                <w:color w:val="000000"/>
              </w:rPr>
              <w:t>否</w:t>
            </w:r>
          </w:p>
        </w:tc>
        <w:tc>
          <w:tcPr>
            <w:tcW w:w="4111" w:type="dxa"/>
          </w:tcPr>
          <w:p w:rsidR="00824300" w:rsidRDefault="00A057B0" w:rsidP="00B41790">
            <w:pPr>
              <w:rPr>
                <w:color w:val="000000"/>
              </w:rPr>
            </w:pPr>
            <w:r w:rsidRPr="00A057B0">
              <w:rPr>
                <w:rFonts w:hint="eastAsia"/>
                <w:color w:val="000000"/>
              </w:rPr>
              <w:t>管理平台</w:t>
            </w:r>
            <w:r w:rsidRPr="00A057B0">
              <w:rPr>
                <w:rFonts w:hint="eastAsia"/>
                <w:color w:val="000000"/>
              </w:rPr>
              <w:t>appId</w:t>
            </w:r>
          </w:p>
        </w:tc>
      </w:tr>
    </w:tbl>
    <w:p w:rsidR="0075671D" w:rsidRDefault="0075671D" w:rsidP="0075671D"/>
    <w:p w:rsidR="0062565A" w:rsidRDefault="0062565A" w:rsidP="0075671D"/>
    <w:p w:rsidR="0062565A" w:rsidRDefault="0062565A" w:rsidP="0075671D"/>
    <w:p w:rsidR="0075671D" w:rsidRDefault="0075671D" w:rsidP="0075671D">
      <w:r>
        <w:rPr>
          <w:rFonts w:hint="eastAsia"/>
        </w:rPr>
        <w:lastRenderedPageBreak/>
        <w:t xml:space="preserve">12.3  </w:t>
      </w:r>
      <w:r>
        <w:rPr>
          <w:rFonts w:hint="eastAsia"/>
        </w:rPr>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75671D" w:rsidTr="0062565A">
        <w:trPr>
          <w:trHeight w:val="404"/>
        </w:trPr>
        <w:tc>
          <w:tcPr>
            <w:tcW w:w="2087" w:type="dxa"/>
            <w:shd w:val="clear" w:color="auto" w:fill="BFBFBF"/>
          </w:tcPr>
          <w:p w:rsidR="0075671D" w:rsidRDefault="0075671D" w:rsidP="00B41790">
            <w:pPr>
              <w:rPr>
                <w:b/>
              </w:rPr>
            </w:pPr>
            <w:r>
              <w:rPr>
                <w:b/>
              </w:rPr>
              <w:t>Key</w:t>
            </w:r>
          </w:p>
        </w:tc>
        <w:tc>
          <w:tcPr>
            <w:tcW w:w="1765" w:type="dxa"/>
            <w:shd w:val="clear" w:color="auto" w:fill="BFBFBF"/>
          </w:tcPr>
          <w:p w:rsidR="0075671D" w:rsidRDefault="0075671D" w:rsidP="00B41790">
            <w:pPr>
              <w:rPr>
                <w:b/>
              </w:rPr>
            </w:pPr>
            <w:r>
              <w:rPr>
                <w:b/>
              </w:rPr>
              <w:t>类型</w:t>
            </w:r>
          </w:p>
        </w:tc>
        <w:tc>
          <w:tcPr>
            <w:tcW w:w="4654" w:type="dxa"/>
            <w:shd w:val="clear" w:color="auto" w:fill="BFBFBF"/>
          </w:tcPr>
          <w:p w:rsidR="0075671D" w:rsidRDefault="0075671D" w:rsidP="00B41790">
            <w:pPr>
              <w:rPr>
                <w:b/>
              </w:rPr>
            </w:pPr>
            <w:r>
              <w:rPr>
                <w:b/>
              </w:rPr>
              <w:t>注释</w:t>
            </w:r>
          </w:p>
        </w:tc>
      </w:tr>
      <w:tr w:rsidR="0075671D" w:rsidTr="0062565A">
        <w:trPr>
          <w:trHeight w:val="419"/>
        </w:trPr>
        <w:tc>
          <w:tcPr>
            <w:tcW w:w="2087" w:type="dxa"/>
            <w:shd w:val="clear" w:color="auto" w:fill="F2F2F2"/>
          </w:tcPr>
          <w:p w:rsidR="0075671D" w:rsidRPr="00AB76A5" w:rsidRDefault="007911E3" w:rsidP="00B41790">
            <w:r>
              <w:rPr>
                <w:rFonts w:hint="eastAsia"/>
              </w:rPr>
              <w:t>noticeList</w:t>
            </w:r>
          </w:p>
        </w:tc>
        <w:tc>
          <w:tcPr>
            <w:tcW w:w="1765" w:type="dxa"/>
          </w:tcPr>
          <w:p w:rsidR="0075671D" w:rsidRDefault="0075671D" w:rsidP="00B41790">
            <w:r>
              <w:rPr>
                <w:rFonts w:hint="eastAsia"/>
              </w:rPr>
              <w:t>List</w:t>
            </w:r>
          </w:p>
        </w:tc>
        <w:tc>
          <w:tcPr>
            <w:tcW w:w="4654" w:type="dxa"/>
          </w:tcPr>
          <w:p w:rsidR="0075671D" w:rsidRDefault="009630ED" w:rsidP="00B41790">
            <w:r>
              <w:rPr>
                <w:rFonts w:hint="eastAsia"/>
              </w:rPr>
              <w:t>消息列表</w:t>
            </w:r>
          </w:p>
        </w:tc>
      </w:tr>
    </w:tbl>
    <w:p w:rsidR="0075671D" w:rsidRDefault="0075671D" w:rsidP="009C3CD2"/>
    <w:p w:rsidR="00C165A0" w:rsidRDefault="0037660D" w:rsidP="00C165A0">
      <w:r w:rsidRPr="0037660D">
        <w:t>noticeList</w:t>
      </w:r>
      <w:r w:rsidR="00C165A0">
        <w:rPr>
          <w:rFonts w:hint="eastAsia"/>
        </w:rPr>
        <w:t>是一个键值对，包含以下信息：</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2"/>
        <w:gridCol w:w="1528"/>
        <w:gridCol w:w="4819"/>
      </w:tblGrid>
      <w:tr w:rsidR="00C165A0" w:rsidTr="00386274">
        <w:tc>
          <w:tcPr>
            <w:tcW w:w="1982" w:type="dxa"/>
            <w:shd w:val="clear" w:color="auto" w:fill="BFBFBF"/>
          </w:tcPr>
          <w:p w:rsidR="00C165A0" w:rsidRDefault="00C165A0" w:rsidP="00386274">
            <w:pPr>
              <w:rPr>
                <w:b/>
              </w:rPr>
            </w:pPr>
            <w:r>
              <w:rPr>
                <w:rFonts w:hint="eastAsia"/>
                <w:b/>
              </w:rPr>
              <w:t>Key</w:t>
            </w:r>
          </w:p>
        </w:tc>
        <w:tc>
          <w:tcPr>
            <w:tcW w:w="1528" w:type="dxa"/>
            <w:tcBorders>
              <w:bottom w:val="single" w:sz="6" w:space="0" w:color="auto"/>
            </w:tcBorders>
            <w:shd w:val="clear" w:color="auto" w:fill="BFBFBF"/>
          </w:tcPr>
          <w:p w:rsidR="00C165A0" w:rsidRDefault="00C165A0" w:rsidP="00386274">
            <w:pPr>
              <w:rPr>
                <w:b/>
              </w:rPr>
            </w:pPr>
            <w:r>
              <w:rPr>
                <w:b/>
              </w:rPr>
              <w:t>类型</w:t>
            </w:r>
          </w:p>
        </w:tc>
        <w:tc>
          <w:tcPr>
            <w:tcW w:w="4819" w:type="dxa"/>
            <w:tcBorders>
              <w:bottom w:val="single" w:sz="6" w:space="0" w:color="auto"/>
            </w:tcBorders>
            <w:shd w:val="clear" w:color="auto" w:fill="BFBFBF"/>
          </w:tcPr>
          <w:p w:rsidR="00C165A0" w:rsidRDefault="00C165A0" w:rsidP="00386274">
            <w:pPr>
              <w:rPr>
                <w:b/>
              </w:rPr>
            </w:pPr>
            <w:r>
              <w:rPr>
                <w:b/>
              </w:rPr>
              <w:t>注释</w:t>
            </w:r>
          </w:p>
        </w:tc>
      </w:tr>
      <w:tr w:rsidR="00C165A0" w:rsidTr="00386274">
        <w:tc>
          <w:tcPr>
            <w:tcW w:w="1982" w:type="dxa"/>
            <w:shd w:val="clear" w:color="auto" w:fill="F2F2F2"/>
          </w:tcPr>
          <w:p w:rsidR="00C165A0" w:rsidRDefault="00EB6C83" w:rsidP="00386274">
            <w:r w:rsidRPr="00EB6C83">
              <w:t>bigTypeName</w:t>
            </w:r>
          </w:p>
        </w:tc>
        <w:tc>
          <w:tcPr>
            <w:tcW w:w="1528" w:type="dxa"/>
          </w:tcPr>
          <w:p w:rsidR="00C165A0" w:rsidRDefault="00EB6C83" w:rsidP="00386274">
            <w:r>
              <w:rPr>
                <w:rFonts w:hint="eastAsia"/>
              </w:rPr>
              <w:t>String</w:t>
            </w:r>
          </w:p>
        </w:tc>
        <w:tc>
          <w:tcPr>
            <w:tcW w:w="4819" w:type="dxa"/>
          </w:tcPr>
          <w:p w:rsidR="00C165A0" w:rsidRDefault="00EB6C83" w:rsidP="00386274">
            <w:r>
              <w:rPr>
                <w:rFonts w:hint="eastAsia"/>
              </w:rPr>
              <w:t>大类名称</w:t>
            </w:r>
          </w:p>
        </w:tc>
      </w:tr>
      <w:tr w:rsidR="00EB6C83" w:rsidTr="00386274">
        <w:tc>
          <w:tcPr>
            <w:tcW w:w="1982" w:type="dxa"/>
            <w:shd w:val="clear" w:color="auto" w:fill="F2F2F2"/>
          </w:tcPr>
          <w:p w:rsidR="00EB6C83" w:rsidRPr="00EB6C83" w:rsidRDefault="00EB6C83" w:rsidP="00386274">
            <w:r w:rsidRPr="00EB6C83">
              <w:t>lastNotice</w:t>
            </w:r>
          </w:p>
        </w:tc>
        <w:tc>
          <w:tcPr>
            <w:tcW w:w="1528" w:type="dxa"/>
          </w:tcPr>
          <w:p w:rsidR="00EB6C83" w:rsidRDefault="00EB6C83" w:rsidP="00386274">
            <w:r>
              <w:rPr>
                <w:rFonts w:hint="eastAsia"/>
              </w:rPr>
              <w:t>String</w:t>
            </w:r>
          </w:p>
        </w:tc>
        <w:tc>
          <w:tcPr>
            <w:tcW w:w="4819" w:type="dxa"/>
          </w:tcPr>
          <w:p w:rsidR="00EB6C83" w:rsidRDefault="00EB6C83" w:rsidP="00386274">
            <w:r>
              <w:rPr>
                <w:rFonts w:hint="eastAsia"/>
              </w:rPr>
              <w:t>最新消息</w:t>
            </w:r>
          </w:p>
        </w:tc>
      </w:tr>
      <w:tr w:rsidR="00EB6C83" w:rsidTr="00386274">
        <w:tc>
          <w:tcPr>
            <w:tcW w:w="1982" w:type="dxa"/>
            <w:shd w:val="clear" w:color="auto" w:fill="F2F2F2"/>
          </w:tcPr>
          <w:p w:rsidR="00EB6C83" w:rsidRPr="00EB6C83" w:rsidRDefault="00C62C06" w:rsidP="00386274">
            <w:r w:rsidRPr="00C62C06">
              <w:t>bigTypeId</w:t>
            </w:r>
          </w:p>
        </w:tc>
        <w:tc>
          <w:tcPr>
            <w:tcW w:w="1528" w:type="dxa"/>
          </w:tcPr>
          <w:p w:rsidR="00EB6C83" w:rsidRDefault="00E614AB" w:rsidP="00386274">
            <w:r>
              <w:rPr>
                <w:rFonts w:hint="eastAsia"/>
              </w:rPr>
              <w:t>String</w:t>
            </w:r>
          </w:p>
        </w:tc>
        <w:tc>
          <w:tcPr>
            <w:tcW w:w="4819" w:type="dxa"/>
          </w:tcPr>
          <w:p w:rsidR="00EB6C83" w:rsidRDefault="00C62C06" w:rsidP="00386274">
            <w:r>
              <w:rPr>
                <w:rFonts w:hint="eastAsia"/>
              </w:rPr>
              <w:t>大类</w:t>
            </w:r>
            <w:r>
              <w:rPr>
                <w:rFonts w:hint="eastAsia"/>
              </w:rPr>
              <w:t>ID</w:t>
            </w:r>
          </w:p>
        </w:tc>
      </w:tr>
      <w:tr w:rsidR="00EB6C83" w:rsidTr="00386274">
        <w:tc>
          <w:tcPr>
            <w:tcW w:w="1982" w:type="dxa"/>
            <w:shd w:val="clear" w:color="auto" w:fill="F2F2F2"/>
          </w:tcPr>
          <w:p w:rsidR="00EB6C83" w:rsidRPr="00EB6C83" w:rsidRDefault="003D711A" w:rsidP="00386274">
            <w:r w:rsidRPr="003D711A">
              <w:t>prov</w:t>
            </w:r>
          </w:p>
        </w:tc>
        <w:tc>
          <w:tcPr>
            <w:tcW w:w="1528" w:type="dxa"/>
          </w:tcPr>
          <w:p w:rsidR="00EB6C83" w:rsidRDefault="00E614AB" w:rsidP="00386274">
            <w:r>
              <w:rPr>
                <w:rFonts w:hint="eastAsia"/>
              </w:rPr>
              <w:t>String</w:t>
            </w:r>
          </w:p>
        </w:tc>
        <w:tc>
          <w:tcPr>
            <w:tcW w:w="4819" w:type="dxa"/>
          </w:tcPr>
          <w:p w:rsidR="00EB6C83" w:rsidRDefault="003D711A" w:rsidP="00386274">
            <w:r>
              <w:rPr>
                <w:rFonts w:hint="eastAsia"/>
              </w:rPr>
              <w:t>省份</w:t>
            </w:r>
          </w:p>
        </w:tc>
      </w:tr>
      <w:tr w:rsidR="00EB6C83" w:rsidTr="00386274">
        <w:tc>
          <w:tcPr>
            <w:tcW w:w="1982" w:type="dxa"/>
            <w:shd w:val="clear" w:color="auto" w:fill="F2F2F2"/>
          </w:tcPr>
          <w:p w:rsidR="00EB6C83" w:rsidRPr="00EB6C83" w:rsidRDefault="003D711A" w:rsidP="00386274">
            <w:r w:rsidRPr="003D711A">
              <w:t>selectpage</w:t>
            </w:r>
          </w:p>
        </w:tc>
        <w:tc>
          <w:tcPr>
            <w:tcW w:w="1528" w:type="dxa"/>
          </w:tcPr>
          <w:p w:rsidR="00EB6C83" w:rsidRDefault="00E614AB" w:rsidP="00386274">
            <w:r>
              <w:rPr>
                <w:rFonts w:hint="eastAsia"/>
              </w:rPr>
              <w:t>String</w:t>
            </w:r>
          </w:p>
        </w:tc>
        <w:tc>
          <w:tcPr>
            <w:tcW w:w="4819" w:type="dxa"/>
          </w:tcPr>
          <w:p w:rsidR="00EB6C83" w:rsidRDefault="003D711A" w:rsidP="00386274">
            <w:r>
              <w:rPr>
                <w:rFonts w:hint="eastAsia"/>
              </w:rPr>
              <w:t>查询页面</w:t>
            </w:r>
          </w:p>
        </w:tc>
      </w:tr>
      <w:tr w:rsidR="00EB6C83" w:rsidTr="00386274">
        <w:tc>
          <w:tcPr>
            <w:tcW w:w="1982" w:type="dxa"/>
            <w:shd w:val="clear" w:color="auto" w:fill="F2F2F2"/>
          </w:tcPr>
          <w:p w:rsidR="00EB6C83" w:rsidRPr="00EB6C83" w:rsidRDefault="00542332" w:rsidP="00386274">
            <w:r w:rsidRPr="00542332">
              <w:t>count</w:t>
            </w:r>
          </w:p>
        </w:tc>
        <w:tc>
          <w:tcPr>
            <w:tcW w:w="1528" w:type="dxa"/>
          </w:tcPr>
          <w:p w:rsidR="00EB6C83" w:rsidRDefault="00E614AB" w:rsidP="00386274">
            <w:r>
              <w:rPr>
                <w:rFonts w:hint="eastAsia"/>
              </w:rPr>
              <w:t>String</w:t>
            </w:r>
          </w:p>
        </w:tc>
        <w:tc>
          <w:tcPr>
            <w:tcW w:w="4819" w:type="dxa"/>
          </w:tcPr>
          <w:p w:rsidR="00EB6C83" w:rsidRDefault="00542332" w:rsidP="00386274">
            <w:r>
              <w:rPr>
                <w:rFonts w:hint="eastAsia"/>
              </w:rPr>
              <w:t>未读消息数量</w:t>
            </w:r>
          </w:p>
        </w:tc>
      </w:tr>
      <w:tr w:rsidR="00EB6C83" w:rsidTr="00386274">
        <w:tc>
          <w:tcPr>
            <w:tcW w:w="1982" w:type="dxa"/>
            <w:shd w:val="clear" w:color="auto" w:fill="F2F2F2"/>
          </w:tcPr>
          <w:p w:rsidR="00EB6C83" w:rsidRPr="00EB6C83" w:rsidRDefault="00542332" w:rsidP="00386274">
            <w:r w:rsidRPr="00542332">
              <w:t>childName</w:t>
            </w:r>
          </w:p>
        </w:tc>
        <w:tc>
          <w:tcPr>
            <w:tcW w:w="1528" w:type="dxa"/>
          </w:tcPr>
          <w:p w:rsidR="00EB6C83" w:rsidRDefault="00E614AB" w:rsidP="00386274">
            <w:r>
              <w:rPr>
                <w:rFonts w:hint="eastAsia"/>
              </w:rPr>
              <w:t>String</w:t>
            </w:r>
          </w:p>
        </w:tc>
        <w:tc>
          <w:tcPr>
            <w:tcW w:w="4819" w:type="dxa"/>
          </w:tcPr>
          <w:p w:rsidR="00EB6C83" w:rsidRDefault="00542332" w:rsidP="00386274">
            <w:r>
              <w:rPr>
                <w:rFonts w:hint="eastAsia"/>
              </w:rPr>
              <w:t>业务场景名称</w:t>
            </w:r>
          </w:p>
        </w:tc>
      </w:tr>
      <w:tr w:rsidR="00EB6C83" w:rsidTr="00386274">
        <w:tc>
          <w:tcPr>
            <w:tcW w:w="1982" w:type="dxa"/>
            <w:shd w:val="clear" w:color="auto" w:fill="F2F2F2"/>
          </w:tcPr>
          <w:p w:rsidR="00EB6C83" w:rsidRPr="00EB6C83" w:rsidRDefault="00542332" w:rsidP="00386274">
            <w:r w:rsidRPr="00542332">
              <w:t>pushTime</w:t>
            </w:r>
          </w:p>
        </w:tc>
        <w:tc>
          <w:tcPr>
            <w:tcW w:w="1528" w:type="dxa"/>
          </w:tcPr>
          <w:p w:rsidR="00EB6C83" w:rsidRDefault="00E614AB" w:rsidP="00386274">
            <w:r>
              <w:rPr>
                <w:rFonts w:hint="eastAsia"/>
              </w:rPr>
              <w:t>String</w:t>
            </w:r>
          </w:p>
        </w:tc>
        <w:tc>
          <w:tcPr>
            <w:tcW w:w="4819" w:type="dxa"/>
          </w:tcPr>
          <w:p w:rsidR="00EB6C83" w:rsidRDefault="00542332" w:rsidP="00386274">
            <w:r>
              <w:rPr>
                <w:rFonts w:hint="eastAsia"/>
              </w:rPr>
              <w:t>消息推送时间</w:t>
            </w:r>
          </w:p>
        </w:tc>
      </w:tr>
      <w:tr w:rsidR="00EB6C83" w:rsidTr="00386274">
        <w:tc>
          <w:tcPr>
            <w:tcW w:w="1982" w:type="dxa"/>
            <w:shd w:val="clear" w:color="auto" w:fill="F2F2F2"/>
          </w:tcPr>
          <w:p w:rsidR="00EB6C83" w:rsidRPr="00EB6C83" w:rsidRDefault="00617F31" w:rsidP="00386274">
            <w:r w:rsidRPr="00617F31">
              <w:t>typelogo_H</w:t>
            </w:r>
          </w:p>
        </w:tc>
        <w:tc>
          <w:tcPr>
            <w:tcW w:w="1528" w:type="dxa"/>
          </w:tcPr>
          <w:p w:rsidR="00EB6C83" w:rsidRDefault="00E614AB" w:rsidP="00386274">
            <w:r>
              <w:rPr>
                <w:rFonts w:hint="eastAsia"/>
              </w:rPr>
              <w:t>String</w:t>
            </w:r>
          </w:p>
        </w:tc>
        <w:tc>
          <w:tcPr>
            <w:tcW w:w="4819" w:type="dxa"/>
          </w:tcPr>
          <w:p w:rsidR="00EB6C83" w:rsidRDefault="00887269" w:rsidP="00386274">
            <w:r>
              <w:rPr>
                <w:rFonts w:hint="eastAsia"/>
              </w:rPr>
              <w:t>欢</w:t>
            </w:r>
            <w:r w:rsidR="00617F31">
              <w:rPr>
                <w:rFonts w:hint="eastAsia"/>
              </w:rPr>
              <w:t>go</w:t>
            </w:r>
            <w:r w:rsidR="00617F31">
              <w:rPr>
                <w:rFonts w:hint="eastAsia"/>
              </w:rPr>
              <w:t>配图</w:t>
            </w:r>
          </w:p>
        </w:tc>
      </w:tr>
      <w:tr w:rsidR="00EB6C83" w:rsidTr="00386274">
        <w:tc>
          <w:tcPr>
            <w:tcW w:w="1982" w:type="dxa"/>
            <w:shd w:val="clear" w:color="auto" w:fill="F2F2F2"/>
          </w:tcPr>
          <w:p w:rsidR="00EB6C83" w:rsidRPr="00EB6C83" w:rsidRDefault="003B48DA" w:rsidP="00386274">
            <w:r w:rsidRPr="003B48DA">
              <w:t>telePhone</w:t>
            </w:r>
          </w:p>
        </w:tc>
        <w:tc>
          <w:tcPr>
            <w:tcW w:w="1528" w:type="dxa"/>
          </w:tcPr>
          <w:p w:rsidR="00EB6C83" w:rsidRDefault="00E614AB" w:rsidP="00386274">
            <w:r>
              <w:rPr>
                <w:rFonts w:hint="eastAsia"/>
              </w:rPr>
              <w:t>String</w:t>
            </w:r>
          </w:p>
        </w:tc>
        <w:tc>
          <w:tcPr>
            <w:tcW w:w="4819" w:type="dxa"/>
          </w:tcPr>
          <w:p w:rsidR="00EB6C83" w:rsidRDefault="003B48DA" w:rsidP="00386274">
            <w:r>
              <w:rPr>
                <w:rFonts w:hint="eastAsia"/>
              </w:rPr>
              <w:t>手机号码</w:t>
            </w:r>
          </w:p>
        </w:tc>
      </w:tr>
      <w:tr w:rsidR="00EB6C83" w:rsidTr="00386274">
        <w:tc>
          <w:tcPr>
            <w:tcW w:w="1982" w:type="dxa"/>
            <w:shd w:val="clear" w:color="auto" w:fill="F2F2F2"/>
          </w:tcPr>
          <w:p w:rsidR="00EB6C83" w:rsidRPr="00EB6C83" w:rsidRDefault="003B48DA" w:rsidP="00386274">
            <w:r w:rsidRPr="003B48DA">
              <w:t>token</w:t>
            </w:r>
          </w:p>
        </w:tc>
        <w:tc>
          <w:tcPr>
            <w:tcW w:w="1528" w:type="dxa"/>
          </w:tcPr>
          <w:p w:rsidR="00EB6C83" w:rsidRDefault="00E614AB" w:rsidP="00386274">
            <w:r>
              <w:rPr>
                <w:rFonts w:hint="eastAsia"/>
              </w:rPr>
              <w:t>String</w:t>
            </w:r>
          </w:p>
        </w:tc>
        <w:tc>
          <w:tcPr>
            <w:tcW w:w="4819" w:type="dxa"/>
          </w:tcPr>
          <w:p w:rsidR="00EB6C83" w:rsidRDefault="003B48DA" w:rsidP="00386274">
            <w:r w:rsidRPr="003B48DA">
              <w:t>Token</w:t>
            </w:r>
            <w:r>
              <w:rPr>
                <w:rFonts w:hint="eastAsia"/>
              </w:rPr>
              <w:t>标识</w:t>
            </w:r>
          </w:p>
        </w:tc>
      </w:tr>
      <w:tr w:rsidR="00EB6C83" w:rsidTr="00386274">
        <w:tc>
          <w:tcPr>
            <w:tcW w:w="1982" w:type="dxa"/>
            <w:shd w:val="clear" w:color="auto" w:fill="F2F2F2"/>
          </w:tcPr>
          <w:p w:rsidR="00EB6C83" w:rsidRPr="00EB6C83" w:rsidRDefault="00694DA8" w:rsidP="00386274">
            <w:r w:rsidRPr="00694DA8">
              <w:t>childNameId</w:t>
            </w:r>
          </w:p>
        </w:tc>
        <w:tc>
          <w:tcPr>
            <w:tcW w:w="1528" w:type="dxa"/>
          </w:tcPr>
          <w:p w:rsidR="00EB6C83" w:rsidRDefault="00E614AB" w:rsidP="00386274">
            <w:r>
              <w:rPr>
                <w:rFonts w:hint="eastAsia"/>
              </w:rPr>
              <w:t>String</w:t>
            </w:r>
          </w:p>
        </w:tc>
        <w:tc>
          <w:tcPr>
            <w:tcW w:w="4819" w:type="dxa"/>
          </w:tcPr>
          <w:p w:rsidR="00EB6C83" w:rsidRDefault="00694DA8" w:rsidP="00386274">
            <w:r>
              <w:rPr>
                <w:rFonts w:hint="eastAsia"/>
              </w:rPr>
              <w:t>业务场景</w:t>
            </w:r>
            <w:r>
              <w:rPr>
                <w:rFonts w:hint="eastAsia"/>
              </w:rPr>
              <w:t>ID</w:t>
            </w:r>
          </w:p>
        </w:tc>
      </w:tr>
      <w:tr w:rsidR="00EB6C83" w:rsidTr="00386274">
        <w:tc>
          <w:tcPr>
            <w:tcW w:w="1982" w:type="dxa"/>
            <w:shd w:val="clear" w:color="auto" w:fill="F2F2F2"/>
          </w:tcPr>
          <w:p w:rsidR="00EB6C83" w:rsidRPr="00EB6C83" w:rsidRDefault="00694DA8" w:rsidP="00386274">
            <w:r w:rsidRPr="00694DA8">
              <w:t>deviceOS</w:t>
            </w:r>
          </w:p>
        </w:tc>
        <w:tc>
          <w:tcPr>
            <w:tcW w:w="1528" w:type="dxa"/>
          </w:tcPr>
          <w:p w:rsidR="00EB6C83" w:rsidRDefault="00E614AB" w:rsidP="00386274">
            <w:r>
              <w:rPr>
                <w:rFonts w:hint="eastAsia"/>
              </w:rPr>
              <w:t>String</w:t>
            </w:r>
          </w:p>
        </w:tc>
        <w:tc>
          <w:tcPr>
            <w:tcW w:w="4819" w:type="dxa"/>
          </w:tcPr>
          <w:p w:rsidR="00EB6C83" w:rsidRDefault="00694DA8" w:rsidP="00386274">
            <w:r>
              <w:rPr>
                <w:rFonts w:hint="eastAsia"/>
              </w:rPr>
              <w:t>操作系统</w:t>
            </w:r>
          </w:p>
        </w:tc>
      </w:tr>
      <w:tr w:rsidR="00EB6C83" w:rsidTr="00386274">
        <w:tc>
          <w:tcPr>
            <w:tcW w:w="1982" w:type="dxa"/>
            <w:shd w:val="clear" w:color="auto" w:fill="F2F2F2"/>
          </w:tcPr>
          <w:p w:rsidR="00EB6C83" w:rsidRPr="00EB6C83" w:rsidRDefault="00694DA8" w:rsidP="00386274">
            <w:r w:rsidRPr="00694DA8">
              <w:t>pageCode</w:t>
            </w:r>
          </w:p>
        </w:tc>
        <w:tc>
          <w:tcPr>
            <w:tcW w:w="1528" w:type="dxa"/>
          </w:tcPr>
          <w:p w:rsidR="00EB6C83" w:rsidRDefault="00E614AB" w:rsidP="00386274">
            <w:r>
              <w:rPr>
                <w:rFonts w:hint="eastAsia"/>
              </w:rPr>
              <w:t>String</w:t>
            </w:r>
          </w:p>
        </w:tc>
        <w:tc>
          <w:tcPr>
            <w:tcW w:w="4819" w:type="dxa"/>
          </w:tcPr>
          <w:p w:rsidR="00EB6C83" w:rsidRDefault="002B38D8" w:rsidP="00386274">
            <w:r>
              <w:rPr>
                <w:rFonts w:hint="eastAsia"/>
              </w:rPr>
              <w:t>查询</w:t>
            </w:r>
            <w:r w:rsidR="00694DA8">
              <w:rPr>
                <w:rFonts w:hint="eastAsia"/>
              </w:rPr>
              <w:t>页面代码</w:t>
            </w:r>
          </w:p>
        </w:tc>
      </w:tr>
    </w:tbl>
    <w:p w:rsidR="00C165A0" w:rsidRDefault="00C165A0" w:rsidP="009C3CD2"/>
    <w:p w:rsidR="007F6217" w:rsidRDefault="007F6217" w:rsidP="007F6217">
      <w:pPr>
        <w:pStyle w:val="2"/>
        <w:numPr>
          <w:ilvl w:val="0"/>
          <w:numId w:val="1"/>
        </w:numPr>
      </w:pPr>
      <w:r>
        <w:rPr>
          <w:rFonts w:hint="eastAsia"/>
        </w:rPr>
        <w:t>随销</w:t>
      </w:r>
    </w:p>
    <w:p w:rsidR="00280331" w:rsidRDefault="0032608B" w:rsidP="00280331">
      <w:pPr>
        <w:pStyle w:val="30"/>
      </w:pPr>
      <w:r>
        <w:rPr>
          <w:rFonts w:hint="eastAsia"/>
        </w:rPr>
        <w:t>16</w:t>
      </w:r>
      <w:r w:rsidR="00280331">
        <w:rPr>
          <w:rFonts w:hint="eastAsia"/>
        </w:rPr>
        <w:t>.1</w:t>
      </w:r>
      <w:r w:rsidR="004E6B38" w:rsidRPr="004E6B38">
        <w:rPr>
          <w:rFonts w:hint="eastAsia"/>
        </w:rPr>
        <w:t>获取随销商品列表接口</w:t>
      </w:r>
    </w:p>
    <w:p w:rsidR="008A14C8" w:rsidRPr="008A14C8" w:rsidRDefault="008A14C8" w:rsidP="008A14C8">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hint="eastAsia"/>
          <w:sz w:val="21"/>
          <w:szCs w:val="22"/>
        </w:rPr>
        <w:t>根据</w:t>
      </w:r>
      <w:r w:rsidRPr="008A14C8">
        <w:rPr>
          <w:rFonts w:asciiTheme="minorHAnsi" w:eastAsiaTheme="minorEastAsia" w:hAnsiTheme="minorHAnsi" w:cstheme="minorBidi"/>
          <w:sz w:val="21"/>
          <w:szCs w:val="22"/>
        </w:rPr>
        <w:t>当前用户的归属省</w:t>
      </w:r>
      <w:r w:rsidRPr="008A14C8">
        <w:rPr>
          <w:rFonts w:asciiTheme="minorHAnsi" w:eastAsiaTheme="minorEastAsia" w:hAnsiTheme="minorHAnsi" w:cstheme="minorBidi" w:hint="eastAsia"/>
          <w:sz w:val="21"/>
          <w:szCs w:val="22"/>
        </w:rPr>
        <w:t>和所处</w:t>
      </w:r>
      <w:r w:rsidRPr="008A14C8">
        <w:rPr>
          <w:rFonts w:asciiTheme="minorHAnsi" w:eastAsiaTheme="minorEastAsia" w:hAnsiTheme="minorHAnsi" w:cstheme="minorBidi"/>
          <w:sz w:val="21"/>
          <w:szCs w:val="22"/>
        </w:rPr>
        <w:t>页面来获取对应的随销商品数据</w:t>
      </w:r>
      <w:r w:rsidRPr="008A14C8">
        <w:rPr>
          <w:rFonts w:asciiTheme="minorHAnsi" w:eastAsiaTheme="minorEastAsia" w:hAnsiTheme="minorHAnsi" w:cstheme="minorBidi" w:hint="eastAsia"/>
          <w:sz w:val="21"/>
          <w:szCs w:val="22"/>
        </w:rPr>
        <w:t>。</w:t>
      </w:r>
    </w:p>
    <w:p w:rsidR="008A14C8" w:rsidRPr="008A14C8" w:rsidRDefault="008A14C8" w:rsidP="008A14C8">
      <w:pPr>
        <w:spacing w:line="360" w:lineRule="auto"/>
        <w:rPr>
          <w:rFonts w:ascii="Helvetica" w:hAnsi="Helvetica" w:cs="Helvetica"/>
          <w:color w:val="333333"/>
          <w:kern w:val="0"/>
          <w:sz w:val="21"/>
          <w:szCs w:val="21"/>
        </w:rPr>
      </w:pPr>
      <w:r w:rsidRPr="008A14C8">
        <w:rPr>
          <w:rFonts w:ascii="Helvetica" w:hAnsi="Helvetica" w:cs="Helvetica" w:hint="eastAsia"/>
          <w:color w:val="333333"/>
          <w:kern w:val="0"/>
          <w:sz w:val="21"/>
          <w:szCs w:val="21"/>
        </w:rPr>
        <w:t>根据</w:t>
      </w:r>
      <w:r w:rsidRPr="008A14C8">
        <w:rPr>
          <w:rFonts w:ascii="Helvetica" w:hAnsi="Helvetica" w:cs="Helvetica"/>
          <w:color w:val="333333"/>
          <w:kern w:val="0"/>
          <w:sz w:val="21"/>
          <w:szCs w:val="21"/>
        </w:rPr>
        <w:t>客户端版本号过滤</w:t>
      </w:r>
      <w:r w:rsidRPr="008A14C8">
        <w:rPr>
          <w:rFonts w:ascii="Helvetica" w:hAnsi="Helvetica" w:cs="Helvetica" w:hint="eastAsia"/>
          <w:color w:val="333333"/>
          <w:kern w:val="0"/>
          <w:sz w:val="21"/>
          <w:szCs w:val="21"/>
        </w:rPr>
        <w:t>不支持能力开放</w:t>
      </w:r>
      <w:r w:rsidRPr="008A14C8">
        <w:rPr>
          <w:rFonts w:ascii="Helvetica" w:hAnsi="Helvetica" w:cs="Helvetica"/>
          <w:color w:val="333333"/>
          <w:kern w:val="0"/>
          <w:sz w:val="21"/>
          <w:szCs w:val="21"/>
        </w:rPr>
        <w:t>的</w:t>
      </w:r>
      <w:r w:rsidRPr="008A14C8">
        <w:rPr>
          <w:rFonts w:ascii="Helvetica" w:hAnsi="Helvetica" w:cs="Helvetica" w:hint="eastAsia"/>
          <w:color w:val="333333"/>
          <w:kern w:val="0"/>
          <w:sz w:val="21"/>
          <w:szCs w:val="21"/>
        </w:rPr>
        <w:t>客户端</w:t>
      </w:r>
      <w:r w:rsidRPr="008A14C8">
        <w:rPr>
          <w:rFonts w:ascii="Helvetica" w:hAnsi="Helvetica" w:cs="Helvetica"/>
          <w:color w:val="333333"/>
          <w:kern w:val="0"/>
          <w:sz w:val="21"/>
          <w:szCs w:val="21"/>
        </w:rPr>
        <w:t>版本</w:t>
      </w:r>
    </w:p>
    <w:p w:rsidR="008A14C8" w:rsidRPr="008A14C8" w:rsidRDefault="008A14C8" w:rsidP="008A14C8">
      <w:pPr>
        <w:spacing w:line="360" w:lineRule="auto"/>
        <w:rPr>
          <w:rFonts w:ascii="Helvetica" w:hAnsi="Helvetica" w:cs="Helvetica"/>
          <w:color w:val="333333"/>
          <w:kern w:val="0"/>
          <w:sz w:val="21"/>
          <w:szCs w:val="21"/>
        </w:rPr>
      </w:pPr>
      <w:r w:rsidRPr="008A14C8">
        <w:rPr>
          <w:rFonts w:ascii="Helvetica" w:hAnsi="Helvetica" w:cs="Helvetica" w:hint="eastAsia"/>
          <w:color w:val="333333"/>
          <w:kern w:val="0"/>
          <w:sz w:val="21"/>
          <w:szCs w:val="21"/>
        </w:rPr>
        <w:t>原生</w:t>
      </w:r>
      <w:r w:rsidRPr="008A14C8">
        <w:rPr>
          <w:rFonts w:ascii="Helvetica" w:hAnsi="Helvetica" w:cs="Helvetica"/>
          <w:color w:val="333333"/>
          <w:kern w:val="0"/>
          <w:sz w:val="21"/>
          <w:szCs w:val="21"/>
        </w:rPr>
        <w:t>采用约定好的能力开放</w:t>
      </w:r>
      <w:r w:rsidRPr="008A14C8">
        <w:rPr>
          <w:rFonts w:ascii="Helvetica" w:hAnsi="Helvetica" w:cs="Helvetica" w:hint="eastAsia"/>
          <w:color w:val="333333"/>
          <w:kern w:val="0"/>
          <w:sz w:val="21"/>
          <w:szCs w:val="21"/>
        </w:rPr>
        <w:t>，</w:t>
      </w:r>
      <w:r w:rsidRPr="008A14C8">
        <w:rPr>
          <w:rFonts w:ascii="Helvetica" w:hAnsi="Helvetica" w:cs="Helvetica"/>
          <w:color w:val="333333"/>
          <w:kern w:val="0"/>
          <w:sz w:val="21"/>
          <w:szCs w:val="21"/>
        </w:rPr>
        <w:t>外部</w:t>
      </w:r>
      <w:r w:rsidRPr="008A14C8">
        <w:rPr>
          <w:rFonts w:ascii="Helvetica" w:hAnsi="Helvetica" w:cs="Helvetica" w:hint="eastAsia"/>
          <w:color w:val="333333"/>
          <w:kern w:val="0"/>
          <w:sz w:val="21"/>
          <w:szCs w:val="21"/>
        </w:rPr>
        <w:t>H5</w:t>
      </w:r>
      <w:r w:rsidR="00F85A7B">
        <w:rPr>
          <w:rFonts w:ascii="Helvetica" w:hAnsi="Helvetica" w:cs="Helvetica" w:hint="eastAsia"/>
          <w:color w:val="333333"/>
          <w:kern w:val="0"/>
          <w:sz w:val="21"/>
          <w:szCs w:val="21"/>
        </w:rPr>
        <w:t>直接</w:t>
      </w:r>
      <w:r w:rsidR="00F85A7B">
        <w:rPr>
          <w:rFonts w:ascii="Helvetica" w:hAnsi="Helvetica" w:cs="Helvetica"/>
          <w:color w:val="333333"/>
          <w:kern w:val="0"/>
          <w:sz w:val="21"/>
          <w:szCs w:val="21"/>
        </w:rPr>
        <w:t>下发</w:t>
      </w:r>
      <w:r w:rsidR="00F85A7B">
        <w:rPr>
          <w:rFonts w:ascii="Helvetica" w:hAnsi="Helvetica" w:cs="Helvetica" w:hint="eastAsia"/>
          <w:color w:val="333333"/>
          <w:kern w:val="0"/>
          <w:sz w:val="21"/>
          <w:szCs w:val="21"/>
        </w:rPr>
        <w:t>配置</w:t>
      </w:r>
      <w:r w:rsidR="00F85A7B">
        <w:rPr>
          <w:rFonts w:ascii="Helvetica" w:hAnsi="Helvetica" w:cs="Helvetica"/>
          <w:color w:val="333333"/>
          <w:kern w:val="0"/>
          <w:sz w:val="21"/>
          <w:szCs w:val="21"/>
        </w:rPr>
        <w:t>的地址和</w:t>
      </w:r>
      <w:r w:rsidR="00F85A7B">
        <w:rPr>
          <w:rFonts w:ascii="Helvetica" w:hAnsi="Helvetica" w:cs="Helvetica" w:hint="eastAsia"/>
          <w:color w:val="333333"/>
          <w:kern w:val="0"/>
          <w:sz w:val="21"/>
          <w:szCs w:val="21"/>
        </w:rPr>
        <w:t>配置</w:t>
      </w:r>
      <w:r w:rsidR="00F85A7B">
        <w:rPr>
          <w:rFonts w:ascii="Helvetica" w:hAnsi="Helvetica" w:cs="Helvetica"/>
          <w:color w:val="333333"/>
          <w:kern w:val="0"/>
          <w:sz w:val="21"/>
          <w:szCs w:val="21"/>
        </w:rPr>
        <w:t>参数，具体的</w:t>
      </w:r>
      <w:r w:rsidR="00F85A7B">
        <w:rPr>
          <w:rFonts w:ascii="Helvetica" w:hAnsi="Helvetica" w:cs="Helvetica" w:hint="eastAsia"/>
          <w:color w:val="333333"/>
          <w:kern w:val="0"/>
          <w:sz w:val="21"/>
          <w:szCs w:val="21"/>
        </w:rPr>
        <w:t>跳转</w:t>
      </w:r>
      <w:r w:rsidR="00F85A7B">
        <w:rPr>
          <w:rFonts w:ascii="Helvetica" w:hAnsi="Helvetica" w:cs="Helvetica"/>
          <w:color w:val="333333"/>
          <w:kern w:val="0"/>
          <w:sz w:val="21"/>
          <w:szCs w:val="21"/>
        </w:rPr>
        <w:t>参数拼接不再处理</w:t>
      </w:r>
      <w:r w:rsidRPr="008A14C8">
        <w:rPr>
          <w:rFonts w:ascii="Helvetica" w:hAnsi="Helvetica" w:cs="Helvetica" w:hint="eastAsia"/>
          <w:color w:val="333333"/>
          <w:kern w:val="0"/>
          <w:sz w:val="21"/>
          <w:szCs w:val="21"/>
        </w:rPr>
        <w:t>，</w:t>
      </w:r>
      <w:r w:rsidRPr="008A14C8">
        <w:rPr>
          <w:rFonts w:ascii="Helvetica" w:hAnsi="Helvetica" w:cs="Helvetica"/>
          <w:color w:val="333333"/>
          <w:kern w:val="0"/>
          <w:sz w:val="21"/>
          <w:szCs w:val="21"/>
        </w:rPr>
        <w:t>营销活动根据活动</w:t>
      </w:r>
      <w:r w:rsidRPr="008A14C8">
        <w:rPr>
          <w:rFonts w:ascii="Helvetica" w:hAnsi="Helvetica" w:cs="Helvetica" w:hint="eastAsia"/>
          <w:color w:val="333333"/>
          <w:kern w:val="0"/>
          <w:sz w:val="21"/>
          <w:szCs w:val="21"/>
        </w:rPr>
        <w:t>ID</w:t>
      </w:r>
      <w:r w:rsidRPr="008A14C8">
        <w:rPr>
          <w:rFonts w:ascii="Helvetica" w:hAnsi="Helvetica" w:cs="Helvetica" w:hint="eastAsia"/>
          <w:color w:val="333333"/>
          <w:kern w:val="0"/>
          <w:sz w:val="21"/>
          <w:szCs w:val="21"/>
        </w:rPr>
        <w:t>进行特定</w:t>
      </w:r>
      <w:r w:rsidRPr="008A14C8">
        <w:rPr>
          <w:rFonts w:ascii="Helvetica" w:hAnsi="Helvetica" w:cs="Helvetica"/>
          <w:color w:val="333333"/>
          <w:kern w:val="0"/>
          <w:sz w:val="21"/>
          <w:szCs w:val="21"/>
        </w:rPr>
        <w:t>链接拼接。</w:t>
      </w:r>
    </w:p>
    <w:p w:rsidR="008A14C8" w:rsidRPr="008A14C8" w:rsidRDefault="008A14C8" w:rsidP="008A14C8">
      <w:pPr>
        <w:spacing w:line="360" w:lineRule="auto"/>
        <w:rPr>
          <w:rFonts w:ascii="Helvetica" w:hAnsi="Helvetica" w:cs="Helvetica"/>
          <w:color w:val="333333"/>
          <w:kern w:val="0"/>
          <w:sz w:val="21"/>
          <w:szCs w:val="21"/>
        </w:rPr>
      </w:pPr>
      <w:r w:rsidRPr="008A14C8">
        <w:rPr>
          <w:rFonts w:ascii="Helvetica" w:hAnsi="Helvetica" w:cs="Helvetica" w:hint="eastAsia"/>
          <w:color w:val="333333"/>
          <w:kern w:val="0"/>
          <w:sz w:val="21"/>
          <w:szCs w:val="21"/>
        </w:rPr>
        <w:t>注</w:t>
      </w:r>
      <w:r w:rsidRPr="008A14C8">
        <w:rPr>
          <w:rFonts w:ascii="Helvetica" w:hAnsi="Helvetica" w:cs="Helvetica" w:hint="eastAsia"/>
          <w:color w:val="333333"/>
          <w:kern w:val="0"/>
          <w:sz w:val="21"/>
          <w:szCs w:val="21"/>
        </w:rPr>
        <w:t>:</w:t>
      </w:r>
    </w:p>
    <w:p w:rsidR="008A14C8" w:rsidRPr="008A14C8" w:rsidRDefault="008A14C8" w:rsidP="008A14C8">
      <w:pPr>
        <w:spacing w:line="360" w:lineRule="auto"/>
        <w:rPr>
          <w:rFonts w:ascii="Helvetica" w:hAnsi="Helvetica" w:cs="Helvetica"/>
          <w:color w:val="333333"/>
          <w:kern w:val="0"/>
          <w:sz w:val="21"/>
          <w:szCs w:val="21"/>
          <w:highlight w:val="yellow"/>
        </w:rPr>
      </w:pPr>
      <w:r w:rsidRPr="008A14C8">
        <w:rPr>
          <w:rFonts w:ascii="Helvetica" w:hAnsi="Helvetica" w:cs="Helvetica" w:hint="eastAsia"/>
          <w:color w:val="333333"/>
          <w:kern w:val="0"/>
          <w:sz w:val="21"/>
          <w:szCs w:val="21"/>
          <w:highlight w:val="yellow"/>
        </w:rPr>
        <w:t>营销活动调用</w:t>
      </w:r>
      <w:r w:rsidRPr="008A14C8">
        <w:rPr>
          <w:rFonts w:ascii="Helvetica" w:hAnsi="Helvetica" w:cs="Helvetica"/>
          <w:color w:val="333333"/>
          <w:kern w:val="0"/>
          <w:sz w:val="21"/>
          <w:szCs w:val="21"/>
          <w:highlight w:val="yellow"/>
        </w:rPr>
        <w:t>方式：</w:t>
      </w:r>
    </w:p>
    <w:p w:rsidR="008A14C8" w:rsidRPr="008A14C8" w:rsidRDefault="00B50774" w:rsidP="008A14C8">
      <w:pPr>
        <w:spacing w:line="360" w:lineRule="auto"/>
        <w:rPr>
          <w:rFonts w:ascii="Helvetica" w:hAnsi="Helvetica" w:cs="Helvetica"/>
          <w:color w:val="333333"/>
          <w:kern w:val="0"/>
          <w:sz w:val="21"/>
          <w:szCs w:val="21"/>
        </w:rPr>
      </w:pPr>
      <w:hyperlink r:id="rId93" w:history="1">
        <w:r w:rsidR="008A14C8" w:rsidRPr="008A14C8">
          <w:rPr>
            <w:rFonts w:ascii="Helvetica" w:hAnsi="Helvetica" w:cs="Helvetica"/>
            <w:color w:val="0000FF" w:themeColor="hyperlink"/>
            <w:kern w:val="0"/>
            <w:sz w:val="21"/>
            <w:szCs w:val="21"/>
            <w:highlight w:val="yellow"/>
            <w:u w:val="single"/>
          </w:rPr>
          <w:t>http://localhost:8080/Activity/templateIndex/toIndex.html?activityId=80571&amp;channel=S001&amp;token=f126fdf7cec8e889bbb74f0e50c60acd</w:t>
        </w:r>
      </w:hyperlink>
    </w:p>
    <w:p w:rsidR="008A14C8" w:rsidRPr="008A14C8" w:rsidRDefault="008A14C8" w:rsidP="008A14C8">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b/>
          <w:sz w:val="21"/>
          <w:szCs w:val="22"/>
          <w:highlight w:val="yellow"/>
        </w:rPr>
        <w:t>activityId</w:t>
      </w:r>
      <w:r w:rsidRPr="008A14C8">
        <w:rPr>
          <w:rFonts w:asciiTheme="minorHAnsi" w:eastAsiaTheme="minorEastAsia" w:hAnsiTheme="minorHAnsi" w:cstheme="minorBidi" w:hint="eastAsia"/>
          <w:b/>
          <w:sz w:val="21"/>
          <w:szCs w:val="22"/>
        </w:rPr>
        <w:t>取自配置</w:t>
      </w:r>
      <w:r w:rsidRPr="008A14C8">
        <w:rPr>
          <w:rFonts w:asciiTheme="minorHAnsi" w:eastAsiaTheme="minorEastAsia" w:hAnsiTheme="minorHAnsi" w:cstheme="minorBidi"/>
          <w:b/>
          <w:sz w:val="21"/>
          <w:szCs w:val="22"/>
        </w:rPr>
        <w:t>参数，渠道和</w:t>
      </w:r>
      <w:r w:rsidRPr="008A14C8">
        <w:rPr>
          <w:rFonts w:asciiTheme="minorHAnsi" w:eastAsiaTheme="minorEastAsia" w:hAnsiTheme="minorHAnsi" w:cstheme="minorBidi" w:hint="eastAsia"/>
          <w:b/>
          <w:sz w:val="21"/>
          <w:szCs w:val="22"/>
        </w:rPr>
        <w:t>token</w:t>
      </w:r>
      <w:r w:rsidRPr="008A14C8">
        <w:rPr>
          <w:rFonts w:asciiTheme="minorHAnsi" w:eastAsiaTheme="minorEastAsia" w:hAnsiTheme="minorHAnsi" w:cstheme="minorBidi" w:hint="eastAsia"/>
          <w:b/>
          <w:sz w:val="21"/>
          <w:szCs w:val="22"/>
        </w:rPr>
        <w:t>取自</w:t>
      </w:r>
      <w:r w:rsidRPr="008A14C8">
        <w:rPr>
          <w:rFonts w:asciiTheme="minorHAnsi" w:eastAsiaTheme="minorEastAsia" w:hAnsiTheme="minorHAnsi" w:cstheme="minorBidi"/>
          <w:b/>
          <w:sz w:val="21"/>
          <w:szCs w:val="22"/>
        </w:rPr>
        <w:t>token</w:t>
      </w:r>
    </w:p>
    <w:p w:rsidR="008A14C8" w:rsidRPr="008A14C8" w:rsidRDefault="008A14C8" w:rsidP="008A14C8">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8A14C8" w:rsidRPr="008A14C8" w:rsidRDefault="00EA3ECF" w:rsidP="008A14C8">
      <w:pPr>
        <w:spacing w:line="240" w:lineRule="auto"/>
        <w:rPr>
          <w:rFonts w:asciiTheme="minorHAnsi" w:eastAsiaTheme="minorEastAsia" w:hAnsiTheme="minorHAnsi" w:cstheme="minorBidi"/>
          <w:sz w:val="21"/>
          <w:szCs w:val="22"/>
        </w:rPr>
      </w:pPr>
      <w:r w:rsidRPr="00EA3ECF">
        <w:rPr>
          <w:rFonts w:asciiTheme="minorHAnsi" w:eastAsiaTheme="minorEastAsia" w:hAnsiTheme="minorHAnsi" w:cstheme="minorBidi"/>
          <w:sz w:val="21"/>
          <w:szCs w:val="22"/>
        </w:rPr>
        <w:t>http://101.95.48.97:8005/public/sjkf/sxproductConfig/inter_getSxProductList.jspx?pageID=11&amp;token=1411b30272651e060e4b88640ac09f11</w:t>
      </w:r>
    </w:p>
    <w:p w:rsidR="008A14C8" w:rsidRPr="008A14C8" w:rsidRDefault="008A14C8" w:rsidP="008A14C8">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w:t>
      </w:r>
      <w:r w:rsidRPr="008A14C8">
        <w:rPr>
          <w:rFonts w:asciiTheme="minorHAnsi" w:eastAsiaTheme="minorEastAsia" w:hAnsiTheme="minorHAnsi" w:cstheme="minorBidi"/>
          <w:b/>
          <w:sz w:val="21"/>
          <w:szCs w:val="22"/>
        </w:rPr>
        <w:t>参数</w:t>
      </w:r>
    </w:p>
    <w:tbl>
      <w:tblPr>
        <w:tblW w:w="8426" w:type="dxa"/>
        <w:jc w:val="center"/>
        <w:tblBorders>
          <w:top w:val="single" w:sz="6" w:space="0" w:color="DDDDDD"/>
          <w:left w:val="single" w:sz="6" w:space="0" w:color="DDDDDD"/>
          <w:bottom w:val="single" w:sz="6" w:space="0" w:color="DDDDDD"/>
          <w:right w:val="single" w:sz="6" w:space="0" w:color="DDDDDD"/>
        </w:tblBorders>
        <w:tblCellMar>
          <w:top w:w="60" w:type="dxa"/>
          <w:left w:w="60" w:type="dxa"/>
          <w:bottom w:w="60" w:type="dxa"/>
          <w:right w:w="60" w:type="dxa"/>
        </w:tblCellMar>
        <w:tblLook w:val="04A0" w:firstRow="1" w:lastRow="0" w:firstColumn="1" w:lastColumn="0" w:noHBand="0" w:noVBand="1"/>
      </w:tblPr>
      <w:tblGrid>
        <w:gridCol w:w="1616"/>
        <w:gridCol w:w="1224"/>
        <w:gridCol w:w="2538"/>
        <w:gridCol w:w="3048"/>
      </w:tblGrid>
      <w:tr w:rsidR="008A14C8" w:rsidRPr="008A14C8" w:rsidTr="00386274">
        <w:trPr>
          <w:jc w:val="center"/>
        </w:trPr>
        <w:tc>
          <w:tcPr>
            <w:tcW w:w="1616" w:type="dxa"/>
            <w:tcBorders>
              <w:top w:val="outset" w:sz="6" w:space="0" w:color="auto"/>
              <w:left w:val="outset" w:sz="6" w:space="0" w:color="auto"/>
              <w:bottom w:val="outset" w:sz="6" w:space="0" w:color="auto"/>
              <w:right w:val="outset" w:sz="6" w:space="0" w:color="auto"/>
            </w:tcBorders>
            <w:vAlign w:val="center"/>
            <w:hideMark/>
          </w:tcPr>
          <w:p w:rsidR="008A14C8" w:rsidRPr="008A14C8" w:rsidRDefault="008A14C8" w:rsidP="008A14C8">
            <w:pPr>
              <w:widowControl/>
              <w:spacing w:line="336" w:lineRule="atLeast"/>
              <w:jc w:val="center"/>
              <w:rPr>
                <w:rFonts w:ascii="Helvetica" w:hAnsi="Helvetica" w:cs="Helvetica"/>
                <w:b/>
                <w:bCs/>
                <w:color w:val="333333"/>
                <w:kern w:val="0"/>
                <w:sz w:val="21"/>
                <w:szCs w:val="21"/>
              </w:rPr>
            </w:pPr>
            <w:r w:rsidRPr="008A14C8">
              <w:rPr>
                <w:rFonts w:ascii="Helvetica" w:hAnsi="Helvetica" w:cs="Helvetica"/>
                <w:b/>
                <w:bCs/>
                <w:color w:val="333333"/>
                <w:kern w:val="0"/>
                <w:sz w:val="21"/>
                <w:szCs w:val="21"/>
              </w:rPr>
              <w:t>参数</w:t>
            </w:r>
          </w:p>
        </w:tc>
        <w:tc>
          <w:tcPr>
            <w:tcW w:w="1224" w:type="dxa"/>
            <w:tcBorders>
              <w:top w:val="outset" w:sz="6" w:space="0" w:color="auto"/>
              <w:left w:val="outset" w:sz="6" w:space="0" w:color="auto"/>
              <w:bottom w:val="outset" w:sz="6" w:space="0" w:color="auto"/>
              <w:right w:val="outset" w:sz="6" w:space="0" w:color="auto"/>
            </w:tcBorders>
            <w:vAlign w:val="center"/>
            <w:hideMark/>
          </w:tcPr>
          <w:p w:rsidR="008A14C8" w:rsidRPr="008A14C8" w:rsidRDefault="008A14C8" w:rsidP="008A14C8">
            <w:pPr>
              <w:widowControl/>
              <w:spacing w:line="336" w:lineRule="atLeast"/>
              <w:jc w:val="center"/>
              <w:rPr>
                <w:rFonts w:ascii="Helvetica" w:hAnsi="Helvetica" w:cs="Helvetica"/>
                <w:b/>
                <w:bCs/>
                <w:color w:val="333333"/>
                <w:kern w:val="0"/>
                <w:sz w:val="21"/>
                <w:szCs w:val="21"/>
              </w:rPr>
            </w:pPr>
            <w:r w:rsidRPr="008A14C8">
              <w:rPr>
                <w:rFonts w:ascii="Helvetica" w:hAnsi="Helvetica" w:cs="Helvetica"/>
                <w:b/>
                <w:bCs/>
                <w:color w:val="333333"/>
                <w:kern w:val="0"/>
                <w:sz w:val="21"/>
                <w:szCs w:val="21"/>
              </w:rPr>
              <w:t>是否必须</w:t>
            </w:r>
          </w:p>
        </w:tc>
        <w:tc>
          <w:tcPr>
            <w:tcW w:w="2538" w:type="dxa"/>
            <w:tcBorders>
              <w:top w:val="outset" w:sz="6" w:space="0" w:color="auto"/>
              <w:left w:val="outset" w:sz="6" w:space="0" w:color="auto"/>
              <w:bottom w:val="outset" w:sz="6" w:space="0" w:color="auto"/>
              <w:right w:val="outset" w:sz="6" w:space="0" w:color="auto"/>
            </w:tcBorders>
          </w:tcPr>
          <w:p w:rsidR="008A14C8" w:rsidRPr="008A14C8" w:rsidRDefault="008A14C8" w:rsidP="008A14C8">
            <w:pPr>
              <w:widowControl/>
              <w:spacing w:line="336" w:lineRule="atLeast"/>
              <w:jc w:val="center"/>
              <w:rPr>
                <w:rFonts w:ascii="Helvetica" w:hAnsi="Helvetica" w:cs="Helvetica"/>
                <w:b/>
                <w:bCs/>
                <w:color w:val="333333"/>
                <w:kern w:val="0"/>
                <w:sz w:val="21"/>
                <w:szCs w:val="21"/>
              </w:rPr>
            </w:pPr>
            <w:r w:rsidRPr="008A14C8">
              <w:rPr>
                <w:rFonts w:ascii="Helvetica" w:hAnsi="Helvetica" w:cs="Helvetica" w:hint="eastAsia"/>
                <w:b/>
                <w:bCs/>
                <w:color w:val="333333"/>
                <w:kern w:val="0"/>
                <w:sz w:val="21"/>
                <w:szCs w:val="21"/>
              </w:rPr>
              <w:t>参数</w:t>
            </w:r>
            <w:r w:rsidRPr="008A14C8">
              <w:rPr>
                <w:rFonts w:ascii="Helvetica" w:hAnsi="Helvetica" w:cs="Helvetica"/>
                <w:b/>
                <w:bCs/>
                <w:color w:val="333333"/>
                <w:kern w:val="0"/>
                <w:sz w:val="21"/>
                <w:szCs w:val="21"/>
              </w:rPr>
              <w:t>类型</w:t>
            </w:r>
          </w:p>
        </w:tc>
        <w:tc>
          <w:tcPr>
            <w:tcW w:w="3048" w:type="dxa"/>
            <w:tcBorders>
              <w:top w:val="outset" w:sz="6" w:space="0" w:color="auto"/>
              <w:left w:val="outset" w:sz="6" w:space="0" w:color="auto"/>
              <w:bottom w:val="outset" w:sz="6" w:space="0" w:color="auto"/>
              <w:right w:val="outset" w:sz="6" w:space="0" w:color="auto"/>
            </w:tcBorders>
            <w:vAlign w:val="center"/>
            <w:hideMark/>
          </w:tcPr>
          <w:p w:rsidR="008A14C8" w:rsidRPr="008A14C8" w:rsidRDefault="008A14C8" w:rsidP="008A14C8">
            <w:pPr>
              <w:widowControl/>
              <w:spacing w:line="336" w:lineRule="atLeast"/>
              <w:jc w:val="center"/>
              <w:rPr>
                <w:rFonts w:ascii="Helvetica" w:hAnsi="Helvetica" w:cs="Helvetica"/>
                <w:b/>
                <w:bCs/>
                <w:color w:val="333333"/>
                <w:kern w:val="0"/>
                <w:sz w:val="21"/>
                <w:szCs w:val="21"/>
              </w:rPr>
            </w:pPr>
            <w:r w:rsidRPr="008A14C8">
              <w:rPr>
                <w:rFonts w:ascii="Helvetica" w:hAnsi="Helvetica" w:cs="Helvetica"/>
                <w:b/>
                <w:bCs/>
                <w:color w:val="333333"/>
                <w:kern w:val="0"/>
                <w:sz w:val="21"/>
                <w:szCs w:val="21"/>
              </w:rPr>
              <w:t>描述</w:t>
            </w:r>
          </w:p>
        </w:tc>
      </w:tr>
      <w:tr w:rsidR="008A14C8" w:rsidRPr="008A14C8" w:rsidTr="00386274">
        <w:trPr>
          <w:jc w:val="center"/>
        </w:trPr>
        <w:tc>
          <w:tcPr>
            <w:tcW w:w="161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pageID</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是</w:t>
            </w:r>
          </w:p>
        </w:tc>
        <w:tc>
          <w:tcPr>
            <w:tcW w:w="2538" w:type="dxa"/>
            <w:tcBorders>
              <w:top w:val="outset" w:sz="6" w:space="0" w:color="auto"/>
              <w:left w:val="outset" w:sz="6" w:space="0" w:color="auto"/>
              <w:bottom w:val="outset" w:sz="6" w:space="0" w:color="auto"/>
              <w:right w:val="outset" w:sz="6" w:space="0" w:color="auto"/>
            </w:tcBorders>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int</w:t>
            </w:r>
          </w:p>
        </w:tc>
        <w:tc>
          <w:tcPr>
            <w:tcW w:w="3048"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当前</w:t>
            </w:r>
            <w:r w:rsidRPr="008A14C8">
              <w:rPr>
                <w:rFonts w:ascii="Helvetica" w:hAnsi="Helvetica" w:cs="Helvetica"/>
                <w:color w:val="333333"/>
                <w:kern w:val="0"/>
                <w:sz w:val="21"/>
                <w:szCs w:val="21"/>
              </w:rPr>
              <w:t>用户所处的</w:t>
            </w:r>
            <w:r w:rsidRPr="008A14C8">
              <w:rPr>
                <w:rFonts w:ascii="Helvetica" w:hAnsi="Helvetica" w:cs="Helvetica" w:hint="eastAsia"/>
                <w:color w:val="333333"/>
                <w:kern w:val="0"/>
                <w:sz w:val="21"/>
                <w:szCs w:val="21"/>
              </w:rPr>
              <w:t>页面</w:t>
            </w:r>
            <w:r w:rsidRPr="008A14C8">
              <w:rPr>
                <w:rFonts w:ascii="Helvetica" w:hAnsi="Helvetica" w:cs="Helvetica" w:hint="eastAsia"/>
                <w:color w:val="333333"/>
                <w:kern w:val="0"/>
                <w:sz w:val="21"/>
                <w:szCs w:val="21"/>
              </w:rPr>
              <w:t>ID</w:t>
            </w:r>
          </w:p>
          <w:p w:rsidR="00732149" w:rsidRPr="008A14C8" w:rsidRDefault="00732149" w:rsidP="008A14C8">
            <w:pPr>
              <w:widowControl/>
              <w:spacing w:line="336" w:lineRule="atLeast"/>
              <w:jc w:val="left"/>
              <w:rPr>
                <w:rFonts w:ascii="Helvetica" w:hAnsi="Helvetica" w:cs="Helvetica"/>
                <w:color w:val="333333"/>
                <w:kern w:val="0"/>
                <w:sz w:val="21"/>
                <w:szCs w:val="21"/>
              </w:rPr>
            </w:pPr>
            <w:r>
              <w:rPr>
                <w:rFonts w:ascii="Helvetica" w:hAnsi="Helvetica" w:cs="Helvetica"/>
                <w:color w:val="333333"/>
                <w:kern w:val="0"/>
                <w:sz w:val="21"/>
                <w:szCs w:val="21"/>
              </w:rPr>
              <w:t>[</w:t>
            </w:r>
            <w:r>
              <w:rPr>
                <w:rFonts w:ascii="Helvetica" w:hAnsi="Helvetica" w:cs="Helvetica" w:hint="eastAsia"/>
                <w:color w:val="333333"/>
                <w:kern w:val="0"/>
                <w:sz w:val="21"/>
                <w:szCs w:val="21"/>
              </w:rPr>
              <w:t>管理</w:t>
            </w:r>
            <w:r>
              <w:rPr>
                <w:rFonts w:ascii="Helvetica" w:hAnsi="Helvetica" w:cs="Helvetica"/>
                <w:color w:val="333333"/>
                <w:kern w:val="0"/>
                <w:sz w:val="21"/>
                <w:szCs w:val="21"/>
              </w:rPr>
              <w:t>平台</w:t>
            </w:r>
            <w:r>
              <w:rPr>
                <w:rFonts w:ascii="Helvetica" w:hAnsi="Helvetica" w:cs="Helvetica" w:hint="eastAsia"/>
                <w:color w:val="333333"/>
                <w:kern w:val="0"/>
                <w:sz w:val="21"/>
                <w:szCs w:val="21"/>
              </w:rPr>
              <w:t>APPID</w:t>
            </w:r>
            <w:r>
              <w:rPr>
                <w:rFonts w:ascii="Helvetica" w:hAnsi="Helvetica" w:cs="Helvetica"/>
                <w:color w:val="333333"/>
                <w:kern w:val="0"/>
                <w:sz w:val="21"/>
                <w:szCs w:val="21"/>
              </w:rPr>
              <w:t>]</w:t>
            </w:r>
          </w:p>
        </w:tc>
      </w:tr>
      <w:tr w:rsidR="008A14C8" w:rsidRPr="008A14C8" w:rsidTr="00386274">
        <w:trPr>
          <w:jc w:val="center"/>
        </w:trPr>
        <w:tc>
          <w:tcPr>
            <w:tcW w:w="161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t</w:t>
            </w:r>
            <w:r w:rsidRPr="008A14C8">
              <w:rPr>
                <w:rFonts w:ascii="Helvetica" w:hAnsi="Helvetica" w:cs="Helvetica" w:hint="eastAsia"/>
                <w:color w:val="333333"/>
                <w:kern w:val="0"/>
                <w:sz w:val="21"/>
                <w:szCs w:val="21"/>
              </w:rPr>
              <w:t>oken</w:t>
            </w:r>
          </w:p>
        </w:tc>
        <w:tc>
          <w:tcPr>
            <w:tcW w:w="1224"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是</w:t>
            </w:r>
          </w:p>
        </w:tc>
        <w:tc>
          <w:tcPr>
            <w:tcW w:w="2538" w:type="dxa"/>
            <w:tcBorders>
              <w:top w:val="outset" w:sz="6" w:space="0" w:color="auto"/>
              <w:left w:val="outset" w:sz="6" w:space="0" w:color="auto"/>
              <w:bottom w:val="outset" w:sz="6" w:space="0" w:color="auto"/>
              <w:right w:val="outset" w:sz="6" w:space="0" w:color="auto"/>
            </w:tcBorders>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 xml:space="preserve">String </w:t>
            </w:r>
          </w:p>
        </w:tc>
        <w:tc>
          <w:tcPr>
            <w:tcW w:w="3048"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hint="eastAsia"/>
                <w:sz w:val="21"/>
                <w:szCs w:val="22"/>
              </w:rPr>
              <w:t>用户的会话令牌</w:t>
            </w:r>
          </w:p>
          <w:p w:rsidR="005E1FA3" w:rsidRPr="008A14C8" w:rsidRDefault="005E1FA3" w:rsidP="008A14C8">
            <w:pPr>
              <w:spacing w:line="240" w:lineRule="auto"/>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w:t>
            </w:r>
            <w:r>
              <w:rPr>
                <w:rFonts w:asciiTheme="minorHAnsi" w:eastAsiaTheme="minorEastAsia" w:hAnsiTheme="minorHAnsi" w:cstheme="minorBidi" w:hint="eastAsia"/>
                <w:sz w:val="21"/>
                <w:szCs w:val="22"/>
              </w:rPr>
              <w:t>客户端</w:t>
            </w:r>
            <w:r>
              <w:rPr>
                <w:rFonts w:asciiTheme="minorHAnsi" w:eastAsiaTheme="minorEastAsia" w:hAnsiTheme="minorHAnsi" w:cstheme="minorBidi"/>
                <w:sz w:val="21"/>
                <w:szCs w:val="22"/>
              </w:rPr>
              <w:t>插件版本号，省份</w:t>
            </w:r>
            <w:r>
              <w:rPr>
                <w:rFonts w:asciiTheme="minorHAnsi" w:eastAsiaTheme="minorEastAsia" w:hAnsiTheme="minorHAnsi" w:cstheme="minorBidi" w:hint="eastAsia"/>
                <w:sz w:val="21"/>
                <w:szCs w:val="22"/>
              </w:rPr>
              <w:t>通过</w:t>
            </w:r>
            <w:r>
              <w:rPr>
                <w:rFonts w:asciiTheme="minorHAnsi" w:eastAsiaTheme="minorEastAsia" w:hAnsiTheme="minorHAnsi" w:cstheme="minorBidi"/>
                <w:sz w:val="21"/>
                <w:szCs w:val="22"/>
              </w:rPr>
              <w:t>token</w:t>
            </w:r>
            <w:r>
              <w:rPr>
                <w:rFonts w:asciiTheme="minorHAnsi" w:eastAsiaTheme="minorEastAsia" w:hAnsiTheme="minorHAnsi" w:cstheme="minorBidi"/>
                <w:sz w:val="21"/>
                <w:szCs w:val="22"/>
              </w:rPr>
              <w:t>解析</w:t>
            </w:r>
            <w:r>
              <w:rPr>
                <w:rFonts w:asciiTheme="minorHAnsi" w:eastAsiaTheme="minorEastAsia" w:hAnsiTheme="minorHAnsi" w:cstheme="minorBidi" w:hint="eastAsia"/>
                <w:sz w:val="21"/>
                <w:szCs w:val="22"/>
              </w:rPr>
              <w:t>)</w:t>
            </w:r>
          </w:p>
        </w:tc>
      </w:tr>
    </w:tbl>
    <w:p w:rsidR="008A14C8" w:rsidRPr="008A14C8" w:rsidRDefault="008A14C8" w:rsidP="008A14C8">
      <w:pPr>
        <w:spacing w:line="360" w:lineRule="auto"/>
        <w:rPr>
          <w:rFonts w:asciiTheme="minorHAnsi" w:eastAsiaTheme="minorEastAsia" w:hAnsiTheme="minorHAnsi" w:cstheme="minorBidi"/>
          <w:b/>
          <w:color w:val="FF0000"/>
          <w:sz w:val="21"/>
          <w:szCs w:val="22"/>
        </w:rPr>
      </w:pPr>
      <w:r w:rsidRPr="008A14C8">
        <w:rPr>
          <w:rFonts w:asciiTheme="minorHAnsi" w:eastAsiaTheme="minorEastAsia" w:hAnsiTheme="minorHAnsi" w:cstheme="minorBidi" w:hint="eastAsia"/>
          <w:b/>
          <w:color w:val="FF0000"/>
          <w:sz w:val="21"/>
          <w:szCs w:val="22"/>
        </w:rPr>
        <w:t>当前页面为易微信公账号嵌入时，客户端类型不应该为安卓或</w:t>
      </w:r>
      <w:r w:rsidRPr="008A14C8">
        <w:rPr>
          <w:rFonts w:asciiTheme="minorHAnsi" w:eastAsiaTheme="minorEastAsia" w:hAnsiTheme="minorHAnsi" w:cstheme="minorBidi" w:hint="eastAsia"/>
          <w:b/>
          <w:color w:val="FF0000"/>
          <w:sz w:val="21"/>
          <w:szCs w:val="22"/>
        </w:rPr>
        <w:t>ios</w:t>
      </w:r>
      <w:r w:rsidRPr="008A14C8">
        <w:rPr>
          <w:rFonts w:asciiTheme="minorHAnsi" w:eastAsiaTheme="minorEastAsia" w:hAnsiTheme="minorHAnsi" w:cstheme="minorBidi" w:hint="eastAsia"/>
          <w:b/>
          <w:color w:val="FF0000"/>
          <w:sz w:val="21"/>
          <w:szCs w:val="22"/>
        </w:rPr>
        <w:t>，跳转的类型应该只能是</w:t>
      </w:r>
      <w:r w:rsidRPr="008A14C8">
        <w:rPr>
          <w:rFonts w:asciiTheme="minorHAnsi" w:eastAsiaTheme="minorEastAsia" w:hAnsiTheme="minorHAnsi" w:cstheme="minorBidi" w:hint="eastAsia"/>
          <w:b/>
          <w:color w:val="FF0000"/>
          <w:sz w:val="21"/>
          <w:szCs w:val="22"/>
        </w:rPr>
        <w:t>H5</w:t>
      </w:r>
      <w:r w:rsidRPr="008A14C8">
        <w:rPr>
          <w:rFonts w:asciiTheme="minorHAnsi" w:eastAsiaTheme="minorEastAsia" w:hAnsiTheme="minorHAnsi" w:cstheme="minorBidi" w:hint="eastAsia"/>
          <w:b/>
          <w:color w:val="FF0000"/>
          <w:sz w:val="21"/>
          <w:szCs w:val="22"/>
        </w:rPr>
        <w:t>页面，不能是原生；</w:t>
      </w:r>
    </w:p>
    <w:p w:rsidR="008A14C8" w:rsidRPr="008A14C8" w:rsidRDefault="008A14C8" w:rsidP="008A14C8">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响应报文</w:t>
      </w:r>
    </w:p>
    <w:tbl>
      <w:tblPr>
        <w:tblW w:w="850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87"/>
        <w:gridCol w:w="1765"/>
        <w:gridCol w:w="4654"/>
      </w:tblGrid>
      <w:tr w:rsidR="008A14C8" w:rsidRPr="008A14C8" w:rsidTr="00386274">
        <w:trPr>
          <w:trHeight w:val="404"/>
        </w:trPr>
        <w:tc>
          <w:tcPr>
            <w:tcW w:w="2087" w:type="dxa"/>
            <w:shd w:val="clear" w:color="auto" w:fill="BFBFBF"/>
          </w:tcPr>
          <w:p w:rsidR="008A14C8" w:rsidRPr="008A14C8" w:rsidRDefault="008A14C8" w:rsidP="008A14C8">
            <w:pPr>
              <w:spacing w:line="24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b/>
                <w:sz w:val="21"/>
                <w:szCs w:val="22"/>
              </w:rPr>
              <w:t>Key</w:t>
            </w:r>
          </w:p>
        </w:tc>
        <w:tc>
          <w:tcPr>
            <w:tcW w:w="1765" w:type="dxa"/>
            <w:shd w:val="clear" w:color="auto" w:fill="BFBFBF"/>
          </w:tcPr>
          <w:p w:rsidR="008A14C8" w:rsidRPr="008A14C8" w:rsidRDefault="008A14C8" w:rsidP="008A14C8">
            <w:pPr>
              <w:spacing w:line="24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b/>
                <w:sz w:val="21"/>
                <w:szCs w:val="22"/>
              </w:rPr>
              <w:t>类型</w:t>
            </w:r>
          </w:p>
        </w:tc>
        <w:tc>
          <w:tcPr>
            <w:tcW w:w="4654" w:type="dxa"/>
            <w:shd w:val="clear" w:color="auto" w:fill="BFBFBF"/>
          </w:tcPr>
          <w:p w:rsidR="008A14C8" w:rsidRPr="008A14C8" w:rsidRDefault="008A14C8" w:rsidP="008A14C8">
            <w:pPr>
              <w:spacing w:line="24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b/>
                <w:sz w:val="21"/>
                <w:szCs w:val="22"/>
              </w:rPr>
              <w:t>注释</w:t>
            </w:r>
          </w:p>
        </w:tc>
      </w:tr>
      <w:tr w:rsidR="008A14C8" w:rsidRPr="007F25C5" w:rsidTr="00386274">
        <w:trPr>
          <w:trHeight w:val="419"/>
        </w:trPr>
        <w:tc>
          <w:tcPr>
            <w:tcW w:w="2087" w:type="dxa"/>
            <w:shd w:val="clear" w:color="auto" w:fill="F2F2F2"/>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hint="eastAsia"/>
                <w:sz w:val="21"/>
                <w:szCs w:val="22"/>
              </w:rPr>
              <w:t>resCode</w:t>
            </w:r>
          </w:p>
        </w:tc>
        <w:tc>
          <w:tcPr>
            <w:tcW w:w="1765" w:type="dxa"/>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hint="eastAsia"/>
                <w:sz w:val="21"/>
                <w:szCs w:val="22"/>
              </w:rPr>
              <w:t>String</w:t>
            </w:r>
          </w:p>
        </w:tc>
        <w:tc>
          <w:tcPr>
            <w:tcW w:w="4654" w:type="dxa"/>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sz w:val="21"/>
                <w:szCs w:val="22"/>
              </w:rPr>
              <w:t>结果码。</w:t>
            </w:r>
            <w:r w:rsidRPr="008A14C8">
              <w:rPr>
                <w:rFonts w:asciiTheme="minorHAnsi" w:eastAsiaTheme="minorEastAsia" w:hAnsiTheme="minorHAnsi" w:cstheme="minorBidi"/>
                <w:sz w:val="21"/>
                <w:szCs w:val="22"/>
              </w:rPr>
              <w:t>200</w:t>
            </w:r>
            <w:r w:rsidRPr="008A14C8">
              <w:rPr>
                <w:rFonts w:asciiTheme="minorHAnsi" w:eastAsiaTheme="minorEastAsia" w:hAnsiTheme="minorHAnsi" w:cstheme="minorBidi"/>
                <w:sz w:val="21"/>
                <w:szCs w:val="22"/>
              </w:rPr>
              <w:t>表示成功，</w:t>
            </w:r>
            <w:r w:rsidRPr="008A14C8">
              <w:rPr>
                <w:rFonts w:asciiTheme="minorHAnsi" w:eastAsiaTheme="minorEastAsia" w:hAnsiTheme="minorHAnsi" w:cstheme="minorBidi" w:hint="eastAsia"/>
                <w:sz w:val="21"/>
                <w:szCs w:val="22"/>
              </w:rPr>
              <w:t>404</w:t>
            </w:r>
            <w:r w:rsidRPr="008A14C8">
              <w:rPr>
                <w:rFonts w:asciiTheme="minorHAnsi" w:eastAsiaTheme="minorEastAsia" w:hAnsiTheme="minorHAnsi" w:cstheme="minorBidi" w:hint="eastAsia"/>
                <w:sz w:val="21"/>
                <w:szCs w:val="22"/>
              </w:rPr>
              <w:t>代表无</w:t>
            </w:r>
            <w:r w:rsidRPr="008A14C8">
              <w:rPr>
                <w:rFonts w:asciiTheme="minorHAnsi" w:eastAsiaTheme="minorEastAsia" w:hAnsiTheme="minorHAnsi" w:cstheme="minorBidi"/>
                <w:sz w:val="21"/>
                <w:szCs w:val="22"/>
              </w:rPr>
              <w:t>数据，</w:t>
            </w:r>
            <w:r w:rsidRPr="008A14C8">
              <w:rPr>
                <w:rFonts w:asciiTheme="minorHAnsi" w:eastAsiaTheme="minorEastAsia" w:hAnsiTheme="minorHAnsi" w:cstheme="minorBidi" w:hint="eastAsia"/>
                <w:sz w:val="21"/>
                <w:szCs w:val="22"/>
              </w:rPr>
              <w:t>1001</w:t>
            </w:r>
            <w:r w:rsidRPr="008A14C8">
              <w:rPr>
                <w:rFonts w:asciiTheme="minorHAnsi" w:eastAsiaTheme="minorEastAsia" w:hAnsiTheme="minorHAnsi" w:cstheme="minorBidi" w:hint="eastAsia"/>
                <w:sz w:val="21"/>
                <w:szCs w:val="22"/>
              </w:rPr>
              <w:t>系统</w:t>
            </w:r>
            <w:r w:rsidRPr="008A14C8">
              <w:rPr>
                <w:rFonts w:asciiTheme="minorHAnsi" w:eastAsiaTheme="minorEastAsia" w:hAnsiTheme="minorHAnsi" w:cstheme="minorBidi"/>
                <w:sz w:val="21"/>
                <w:szCs w:val="22"/>
              </w:rPr>
              <w:t>异常</w:t>
            </w:r>
            <w:r w:rsidR="007F25C5">
              <w:rPr>
                <w:rFonts w:asciiTheme="minorHAnsi" w:eastAsiaTheme="minorEastAsia" w:hAnsiTheme="minorHAnsi" w:cstheme="minorBidi"/>
                <w:sz w:val="21"/>
                <w:szCs w:val="22"/>
              </w:rPr>
              <w:t>，</w:t>
            </w:r>
            <w:r w:rsidR="007F25C5">
              <w:rPr>
                <w:rFonts w:asciiTheme="minorHAnsi" w:eastAsiaTheme="minorEastAsia" w:hAnsiTheme="minorHAnsi" w:cstheme="minorBidi"/>
                <w:sz w:val="21"/>
                <w:szCs w:val="22"/>
              </w:rPr>
              <w:t>1002</w:t>
            </w:r>
            <w:r w:rsidR="007F25C5">
              <w:rPr>
                <w:rFonts w:asciiTheme="minorHAnsi" w:eastAsiaTheme="minorEastAsia" w:hAnsiTheme="minorHAnsi" w:cstheme="minorBidi" w:hint="eastAsia"/>
                <w:sz w:val="21"/>
                <w:szCs w:val="22"/>
              </w:rPr>
              <w:t>表示</w:t>
            </w:r>
            <w:r w:rsidR="007F25C5">
              <w:rPr>
                <w:rFonts w:asciiTheme="minorHAnsi" w:eastAsiaTheme="minorEastAsia" w:hAnsiTheme="minorHAnsi" w:cstheme="minorBidi" w:hint="eastAsia"/>
                <w:sz w:val="21"/>
                <w:szCs w:val="22"/>
              </w:rPr>
              <w:t>token</w:t>
            </w:r>
            <w:r w:rsidR="007F25C5">
              <w:rPr>
                <w:rFonts w:asciiTheme="minorHAnsi" w:eastAsiaTheme="minorEastAsia" w:hAnsiTheme="minorHAnsi" w:cstheme="minorBidi" w:hint="eastAsia"/>
                <w:sz w:val="21"/>
                <w:szCs w:val="22"/>
              </w:rPr>
              <w:t>失效</w:t>
            </w:r>
            <w:r w:rsidR="007F25C5">
              <w:rPr>
                <w:rFonts w:asciiTheme="minorHAnsi" w:eastAsiaTheme="minorEastAsia" w:hAnsiTheme="minorHAnsi" w:cstheme="minorBidi"/>
                <w:sz w:val="21"/>
                <w:szCs w:val="22"/>
              </w:rPr>
              <w:t>，</w:t>
            </w:r>
            <w:r w:rsidR="007F25C5">
              <w:rPr>
                <w:rFonts w:asciiTheme="minorHAnsi" w:eastAsiaTheme="minorEastAsia" w:hAnsiTheme="minorHAnsi" w:cstheme="minorBidi" w:hint="eastAsia"/>
                <w:sz w:val="21"/>
                <w:szCs w:val="22"/>
              </w:rPr>
              <w:t>800</w:t>
            </w:r>
            <w:r w:rsidR="007F25C5">
              <w:rPr>
                <w:rFonts w:asciiTheme="minorHAnsi" w:eastAsiaTheme="minorEastAsia" w:hAnsiTheme="minorHAnsi" w:cstheme="minorBidi" w:hint="eastAsia"/>
                <w:sz w:val="21"/>
                <w:szCs w:val="22"/>
              </w:rPr>
              <w:t>表示</w:t>
            </w:r>
            <w:r w:rsidR="007F25C5">
              <w:rPr>
                <w:rFonts w:asciiTheme="minorHAnsi" w:eastAsiaTheme="minorEastAsia" w:hAnsiTheme="minorHAnsi" w:cstheme="minorBidi"/>
                <w:sz w:val="21"/>
                <w:szCs w:val="22"/>
              </w:rPr>
              <w:t>当前客户端</w:t>
            </w:r>
            <w:r w:rsidR="007F25C5">
              <w:rPr>
                <w:rFonts w:asciiTheme="minorHAnsi" w:eastAsiaTheme="minorEastAsia" w:hAnsiTheme="minorHAnsi" w:cstheme="minorBidi" w:hint="eastAsia"/>
                <w:sz w:val="21"/>
                <w:szCs w:val="22"/>
              </w:rPr>
              <w:t>版本</w:t>
            </w:r>
            <w:r w:rsidR="007F25C5">
              <w:rPr>
                <w:rFonts w:asciiTheme="minorHAnsi" w:eastAsiaTheme="minorEastAsia" w:hAnsiTheme="minorHAnsi" w:cstheme="minorBidi"/>
                <w:sz w:val="21"/>
                <w:szCs w:val="22"/>
              </w:rPr>
              <w:t>不支持随销功能</w:t>
            </w:r>
            <w:r w:rsidR="00C93D86">
              <w:rPr>
                <w:rFonts w:asciiTheme="minorHAnsi" w:eastAsiaTheme="minorEastAsia" w:hAnsiTheme="minorHAnsi" w:cstheme="minorBidi" w:hint="eastAsia"/>
                <w:sz w:val="21"/>
                <w:szCs w:val="22"/>
              </w:rPr>
              <w:t>，</w:t>
            </w:r>
            <w:r w:rsidR="00C93D86" w:rsidRPr="00C93D86">
              <w:rPr>
                <w:rFonts w:asciiTheme="minorHAnsi" w:eastAsiaTheme="minorEastAsia" w:hAnsiTheme="minorHAnsi" w:cstheme="minorBidi"/>
                <w:sz w:val="21"/>
                <w:szCs w:val="22"/>
              </w:rPr>
              <w:t>1003</w:t>
            </w:r>
            <w:r w:rsidR="00C93D86">
              <w:rPr>
                <w:rFonts w:asciiTheme="minorHAnsi" w:eastAsiaTheme="minorEastAsia" w:hAnsiTheme="minorHAnsi" w:cstheme="minorBidi" w:hint="eastAsia"/>
                <w:sz w:val="21"/>
                <w:szCs w:val="22"/>
              </w:rPr>
              <w:t>表示参数</w:t>
            </w:r>
            <w:r w:rsidR="00C93D86">
              <w:rPr>
                <w:rFonts w:asciiTheme="minorHAnsi" w:eastAsiaTheme="minorEastAsia" w:hAnsiTheme="minorHAnsi" w:cstheme="minorBidi"/>
                <w:sz w:val="21"/>
                <w:szCs w:val="22"/>
              </w:rPr>
              <w:t>缺失</w:t>
            </w:r>
          </w:p>
        </w:tc>
      </w:tr>
      <w:tr w:rsidR="008A14C8" w:rsidRPr="008A14C8" w:rsidTr="00386274">
        <w:trPr>
          <w:trHeight w:val="419"/>
        </w:trPr>
        <w:tc>
          <w:tcPr>
            <w:tcW w:w="2087" w:type="dxa"/>
            <w:shd w:val="clear" w:color="auto" w:fill="F2F2F2"/>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hint="eastAsia"/>
                <w:sz w:val="21"/>
                <w:szCs w:val="22"/>
              </w:rPr>
              <w:t>resDesc</w:t>
            </w:r>
          </w:p>
        </w:tc>
        <w:tc>
          <w:tcPr>
            <w:tcW w:w="1765" w:type="dxa"/>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sz w:val="21"/>
                <w:szCs w:val="22"/>
              </w:rPr>
              <w:t>String</w:t>
            </w:r>
          </w:p>
        </w:tc>
        <w:tc>
          <w:tcPr>
            <w:tcW w:w="4654" w:type="dxa"/>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sz w:val="21"/>
                <w:szCs w:val="22"/>
              </w:rPr>
              <w:t>描述</w:t>
            </w:r>
          </w:p>
        </w:tc>
      </w:tr>
      <w:tr w:rsidR="008A14C8" w:rsidRPr="008A14C8" w:rsidTr="00386274">
        <w:trPr>
          <w:trHeight w:val="419"/>
        </w:trPr>
        <w:tc>
          <w:tcPr>
            <w:tcW w:w="2087" w:type="dxa"/>
            <w:shd w:val="clear" w:color="auto" w:fill="F2F2F2"/>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sz w:val="21"/>
                <w:szCs w:val="22"/>
              </w:rPr>
              <w:t>productList</w:t>
            </w:r>
          </w:p>
        </w:tc>
        <w:tc>
          <w:tcPr>
            <w:tcW w:w="1765" w:type="dxa"/>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hint="eastAsia"/>
                <w:sz w:val="21"/>
                <w:szCs w:val="22"/>
              </w:rPr>
              <w:t>JSONA</w:t>
            </w:r>
            <w:r w:rsidRPr="008A14C8">
              <w:rPr>
                <w:rFonts w:asciiTheme="minorHAnsi" w:eastAsiaTheme="minorEastAsia" w:hAnsiTheme="minorHAnsi" w:cstheme="minorBidi"/>
                <w:sz w:val="21"/>
                <w:szCs w:val="22"/>
              </w:rPr>
              <w:t>rray</w:t>
            </w:r>
          </w:p>
        </w:tc>
        <w:tc>
          <w:tcPr>
            <w:tcW w:w="4654" w:type="dxa"/>
          </w:tcPr>
          <w:p w:rsidR="008A14C8" w:rsidRPr="008A14C8" w:rsidRDefault="008A14C8" w:rsidP="008A14C8">
            <w:pPr>
              <w:spacing w:line="240" w:lineRule="auto"/>
              <w:rPr>
                <w:rFonts w:asciiTheme="minorHAnsi" w:eastAsiaTheme="minorEastAsia" w:hAnsiTheme="minorHAnsi" w:cstheme="minorBidi"/>
                <w:sz w:val="21"/>
                <w:szCs w:val="22"/>
              </w:rPr>
            </w:pPr>
            <w:r w:rsidRPr="008A14C8">
              <w:rPr>
                <w:rFonts w:asciiTheme="minorHAnsi" w:eastAsiaTheme="minorEastAsia" w:hAnsiTheme="minorHAnsi" w:cstheme="minorBidi" w:hint="eastAsia"/>
                <w:sz w:val="21"/>
                <w:szCs w:val="22"/>
              </w:rPr>
              <w:t>随销</w:t>
            </w:r>
            <w:r w:rsidRPr="008A14C8">
              <w:rPr>
                <w:rFonts w:asciiTheme="minorHAnsi" w:eastAsiaTheme="minorEastAsia" w:hAnsiTheme="minorHAnsi" w:cstheme="minorBidi"/>
                <w:sz w:val="21"/>
                <w:szCs w:val="22"/>
              </w:rPr>
              <w:t>商品列表</w:t>
            </w:r>
          </w:p>
        </w:tc>
      </w:tr>
    </w:tbl>
    <w:p w:rsidR="008A14C8" w:rsidRPr="008A14C8" w:rsidRDefault="008A14C8" w:rsidP="008A14C8">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sz w:val="21"/>
          <w:szCs w:val="22"/>
        </w:rPr>
        <w:t>productList</w:t>
      </w:r>
      <w:r w:rsidRPr="008A14C8">
        <w:rPr>
          <w:rFonts w:asciiTheme="minorHAnsi" w:eastAsiaTheme="minorEastAsia" w:hAnsiTheme="minorHAnsi" w:cstheme="minorBidi"/>
          <w:b/>
          <w:sz w:val="21"/>
          <w:szCs w:val="22"/>
        </w:rPr>
        <w:t>参数</w:t>
      </w:r>
      <w:r w:rsidRPr="008A14C8">
        <w:rPr>
          <w:rFonts w:asciiTheme="minorHAnsi" w:eastAsiaTheme="minorEastAsia" w:hAnsiTheme="minorHAnsi" w:cstheme="minorBidi" w:hint="eastAsia"/>
          <w:b/>
          <w:sz w:val="21"/>
          <w:szCs w:val="22"/>
        </w:rPr>
        <w:t>说明</w:t>
      </w:r>
    </w:p>
    <w:tbl>
      <w:tblPr>
        <w:tblW w:w="8411" w:type="dxa"/>
        <w:jc w:val="center"/>
        <w:tblBorders>
          <w:top w:val="single" w:sz="6" w:space="0" w:color="DDDDDD"/>
          <w:left w:val="single" w:sz="6" w:space="0" w:color="DDDDDD"/>
          <w:bottom w:val="single" w:sz="6" w:space="0" w:color="DDDDDD"/>
          <w:right w:val="single" w:sz="6" w:space="0" w:color="DDDDDD"/>
        </w:tblBorders>
        <w:tblCellMar>
          <w:top w:w="60" w:type="dxa"/>
          <w:left w:w="60" w:type="dxa"/>
          <w:bottom w:w="60" w:type="dxa"/>
          <w:right w:w="60" w:type="dxa"/>
        </w:tblCellMar>
        <w:tblLook w:val="04A0" w:firstRow="1" w:lastRow="0" w:firstColumn="1" w:lastColumn="0" w:noHBand="0" w:noVBand="1"/>
      </w:tblPr>
      <w:tblGrid>
        <w:gridCol w:w="2132"/>
        <w:gridCol w:w="1700"/>
        <w:gridCol w:w="4579"/>
      </w:tblGrid>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vAlign w:val="center"/>
            <w:hideMark/>
          </w:tcPr>
          <w:p w:rsidR="008A14C8" w:rsidRPr="008A14C8" w:rsidRDefault="008A14C8" w:rsidP="008A14C8">
            <w:pPr>
              <w:widowControl/>
              <w:spacing w:line="336" w:lineRule="atLeast"/>
              <w:jc w:val="center"/>
              <w:rPr>
                <w:rFonts w:ascii="Helvetica" w:hAnsi="Helvetica" w:cs="Helvetica"/>
                <w:b/>
                <w:bCs/>
                <w:color w:val="333333"/>
                <w:kern w:val="0"/>
                <w:sz w:val="21"/>
                <w:szCs w:val="21"/>
              </w:rPr>
            </w:pPr>
            <w:r w:rsidRPr="008A14C8">
              <w:rPr>
                <w:rFonts w:ascii="Helvetica" w:hAnsi="Helvetica" w:cs="Helvetica"/>
                <w:b/>
                <w:bCs/>
                <w:color w:val="333333"/>
                <w:kern w:val="0"/>
                <w:sz w:val="21"/>
                <w:szCs w:val="21"/>
              </w:rPr>
              <w:t>参数</w:t>
            </w:r>
            <w:r w:rsidRPr="008A14C8">
              <w:rPr>
                <w:rFonts w:ascii="Helvetica" w:hAnsi="Helvetica" w:cs="Helvetica" w:hint="eastAsia"/>
                <w:b/>
                <w:bCs/>
                <w:color w:val="333333"/>
                <w:kern w:val="0"/>
                <w:sz w:val="21"/>
                <w:szCs w:val="21"/>
              </w:rPr>
              <w:t>名称</w:t>
            </w:r>
          </w:p>
        </w:tc>
        <w:tc>
          <w:tcPr>
            <w:tcW w:w="1700" w:type="dxa"/>
            <w:tcBorders>
              <w:top w:val="outset" w:sz="6" w:space="0" w:color="auto"/>
              <w:left w:val="outset" w:sz="6" w:space="0" w:color="auto"/>
              <w:bottom w:val="outset" w:sz="6" w:space="0" w:color="auto"/>
              <w:right w:val="outset" w:sz="6" w:space="0" w:color="auto"/>
            </w:tcBorders>
            <w:vAlign w:val="center"/>
            <w:hideMark/>
          </w:tcPr>
          <w:p w:rsidR="008A14C8" w:rsidRPr="008A14C8" w:rsidRDefault="008A14C8" w:rsidP="008A14C8">
            <w:pPr>
              <w:widowControl/>
              <w:spacing w:line="336" w:lineRule="atLeast"/>
              <w:jc w:val="center"/>
              <w:rPr>
                <w:rFonts w:ascii="Helvetica" w:hAnsi="Helvetica" w:cs="Helvetica"/>
                <w:b/>
                <w:bCs/>
                <w:color w:val="333333"/>
                <w:kern w:val="0"/>
                <w:sz w:val="21"/>
                <w:szCs w:val="21"/>
              </w:rPr>
            </w:pPr>
            <w:r w:rsidRPr="008A14C8">
              <w:rPr>
                <w:rFonts w:ascii="Helvetica" w:hAnsi="Helvetica" w:cs="Helvetica" w:hint="eastAsia"/>
                <w:b/>
                <w:bCs/>
                <w:color w:val="333333"/>
                <w:kern w:val="0"/>
                <w:sz w:val="21"/>
                <w:szCs w:val="21"/>
              </w:rPr>
              <w:t>参数</w:t>
            </w:r>
            <w:r w:rsidRPr="008A14C8">
              <w:rPr>
                <w:rFonts w:ascii="Helvetica" w:hAnsi="Helvetica" w:cs="Helvetica"/>
                <w:b/>
                <w:bCs/>
                <w:color w:val="333333"/>
                <w:kern w:val="0"/>
                <w:sz w:val="21"/>
                <w:szCs w:val="21"/>
              </w:rPr>
              <w:t>类型</w:t>
            </w:r>
          </w:p>
        </w:tc>
        <w:tc>
          <w:tcPr>
            <w:tcW w:w="4579" w:type="dxa"/>
            <w:tcBorders>
              <w:top w:val="outset" w:sz="6" w:space="0" w:color="auto"/>
              <w:left w:val="outset" w:sz="6" w:space="0" w:color="auto"/>
              <w:bottom w:val="outset" w:sz="6" w:space="0" w:color="auto"/>
              <w:right w:val="outset" w:sz="6" w:space="0" w:color="auto"/>
            </w:tcBorders>
            <w:vAlign w:val="center"/>
            <w:hideMark/>
          </w:tcPr>
          <w:p w:rsidR="008A14C8" w:rsidRPr="008A14C8" w:rsidRDefault="008A14C8" w:rsidP="008A14C8">
            <w:pPr>
              <w:widowControl/>
              <w:spacing w:line="336" w:lineRule="atLeast"/>
              <w:jc w:val="center"/>
              <w:rPr>
                <w:rFonts w:ascii="Helvetica" w:hAnsi="Helvetica" w:cs="Helvetica"/>
                <w:b/>
                <w:bCs/>
                <w:color w:val="333333"/>
                <w:kern w:val="0"/>
                <w:sz w:val="21"/>
                <w:szCs w:val="21"/>
              </w:rPr>
            </w:pPr>
            <w:r w:rsidRPr="008A14C8">
              <w:rPr>
                <w:rFonts w:ascii="Helvetica" w:hAnsi="Helvetica" w:cs="Helvetica"/>
                <w:b/>
                <w:bCs/>
                <w:color w:val="333333"/>
                <w:kern w:val="0"/>
                <w:sz w:val="21"/>
                <w:szCs w:val="21"/>
              </w:rPr>
              <w:t>描述</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productID</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I</w:t>
            </w:r>
            <w:r w:rsidRPr="008A14C8">
              <w:rPr>
                <w:rFonts w:ascii="Helvetica" w:hAnsi="Helvetica" w:cs="Helvetica" w:hint="eastAsia"/>
                <w:color w:val="333333"/>
                <w:kern w:val="0"/>
                <w:sz w:val="21"/>
                <w:szCs w:val="21"/>
              </w:rPr>
              <w:t>nt</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随销产品</w:t>
            </w:r>
            <w:r w:rsidRPr="008A14C8">
              <w:rPr>
                <w:rFonts w:ascii="Helvetica" w:hAnsi="Helvetica" w:cs="Helvetica" w:hint="eastAsia"/>
                <w:color w:val="333333"/>
                <w:kern w:val="0"/>
                <w:sz w:val="21"/>
                <w:szCs w:val="21"/>
              </w:rPr>
              <w:t>ID</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productName</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String</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随销产品名称</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productImg</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String</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随销产品配图</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productAndroidLink</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String</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随销产品跳转地址</w:t>
            </w:r>
            <w:r w:rsidRPr="008A14C8">
              <w:rPr>
                <w:rFonts w:ascii="Helvetica" w:hAnsi="Helvetica" w:cs="Helvetica" w:hint="eastAsia"/>
                <w:color w:val="333333"/>
                <w:kern w:val="0"/>
                <w:sz w:val="21"/>
                <w:szCs w:val="21"/>
              </w:rPr>
              <w:t>(</w:t>
            </w:r>
            <w:r w:rsidRPr="008A14C8">
              <w:rPr>
                <w:rFonts w:ascii="Helvetica" w:hAnsi="Helvetica" w:cs="Helvetica"/>
                <w:color w:val="333333"/>
                <w:kern w:val="0"/>
                <w:sz w:val="21"/>
                <w:szCs w:val="21"/>
              </w:rPr>
              <w:t>android</w:t>
            </w:r>
            <w:r w:rsidRPr="008A14C8">
              <w:rPr>
                <w:rFonts w:ascii="Helvetica" w:hAnsi="Helvetica" w:cs="Helvetica" w:hint="eastAsia"/>
                <w:color w:val="333333"/>
                <w:kern w:val="0"/>
                <w:sz w:val="21"/>
                <w:szCs w:val="21"/>
              </w:rPr>
              <w:t>)</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productAndroidType</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Int</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w:t>
            </w:r>
            <w:r w:rsidRPr="008A14C8">
              <w:rPr>
                <w:rFonts w:ascii="Helvetica" w:hAnsi="Helvetica" w:cs="Helvetica"/>
                <w:color w:val="333333"/>
                <w:kern w:val="0"/>
                <w:sz w:val="21"/>
                <w:szCs w:val="21"/>
              </w:rPr>
              <w:t>产品跳转类型</w:t>
            </w:r>
            <w:r w:rsidRPr="008A14C8">
              <w:rPr>
                <w:rFonts w:ascii="Helvetica" w:hAnsi="Helvetica" w:cs="Helvetica" w:hint="eastAsia"/>
                <w:color w:val="333333"/>
                <w:kern w:val="0"/>
                <w:sz w:val="21"/>
                <w:szCs w:val="21"/>
              </w:rPr>
              <w:t>(</w:t>
            </w:r>
            <w:r w:rsidRPr="008A14C8">
              <w:rPr>
                <w:rFonts w:ascii="Helvetica" w:hAnsi="Helvetica" w:cs="Helvetica"/>
                <w:color w:val="333333"/>
                <w:kern w:val="0"/>
                <w:sz w:val="21"/>
                <w:szCs w:val="21"/>
              </w:rPr>
              <w:t>android</w:t>
            </w:r>
            <w:r w:rsidRPr="008A14C8">
              <w:rPr>
                <w:rFonts w:ascii="Helvetica" w:hAnsi="Helvetica" w:cs="Helvetica" w:hint="eastAsia"/>
                <w:color w:val="333333"/>
                <w:kern w:val="0"/>
                <w:sz w:val="21"/>
                <w:szCs w:val="21"/>
              </w:rPr>
              <w:t>)[</w:t>
            </w:r>
            <w:r w:rsidRPr="008A14C8">
              <w:rPr>
                <w:rFonts w:ascii="Helvetica" w:hAnsi="Helvetica" w:cs="Helvetica" w:hint="eastAsia"/>
                <w:color w:val="333333"/>
                <w:kern w:val="0"/>
                <w:sz w:val="21"/>
                <w:szCs w:val="21"/>
              </w:rPr>
              <w:t>具体</w:t>
            </w:r>
            <w:r w:rsidRPr="008A14C8">
              <w:rPr>
                <w:rFonts w:ascii="Helvetica" w:hAnsi="Helvetica" w:cs="Helvetica"/>
                <w:color w:val="333333"/>
                <w:kern w:val="0"/>
                <w:sz w:val="21"/>
                <w:szCs w:val="21"/>
              </w:rPr>
              <w:t>值待定</w:t>
            </w:r>
            <w:r w:rsidRPr="008A14C8">
              <w:rPr>
                <w:rFonts w:ascii="Helvetica" w:hAnsi="Helvetica" w:cs="Helvetica" w:hint="eastAsia"/>
                <w:color w:val="333333"/>
                <w:kern w:val="0"/>
                <w:sz w:val="21"/>
                <w:szCs w:val="21"/>
              </w:rPr>
              <w:t>]</w:t>
            </w:r>
            <w:r w:rsidR="00A01D69">
              <w:rPr>
                <w:rFonts w:ascii="Helvetica" w:hAnsi="Helvetica" w:cs="Helvetica" w:hint="eastAsia"/>
                <w:color w:val="333333"/>
                <w:kern w:val="0"/>
                <w:sz w:val="21"/>
                <w:szCs w:val="21"/>
              </w:rPr>
              <w:t>[</w:t>
            </w:r>
            <w:r w:rsidR="00A01D69">
              <w:rPr>
                <w:rFonts w:ascii="Helvetica" w:hAnsi="Helvetica" w:cs="Helvetica" w:hint="eastAsia"/>
                <w:color w:val="333333"/>
                <w:kern w:val="0"/>
                <w:sz w:val="21"/>
                <w:szCs w:val="21"/>
              </w:rPr>
              <w:t>原生</w:t>
            </w:r>
            <w:r w:rsidR="00A01D69">
              <w:rPr>
                <w:rFonts w:ascii="Helvetica" w:hAnsi="Helvetica" w:cs="Helvetica" w:hint="eastAsia"/>
                <w:color w:val="333333"/>
                <w:kern w:val="0"/>
                <w:sz w:val="21"/>
                <w:szCs w:val="21"/>
              </w:rPr>
              <w:t>]</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productIOSLink</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String</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随销产品跳转地址</w:t>
            </w:r>
            <w:r w:rsidRPr="008A14C8">
              <w:rPr>
                <w:rFonts w:ascii="Helvetica" w:hAnsi="Helvetica" w:cs="Helvetica" w:hint="eastAsia"/>
                <w:color w:val="333333"/>
                <w:kern w:val="0"/>
                <w:sz w:val="21"/>
                <w:szCs w:val="21"/>
              </w:rPr>
              <w:t>(</w:t>
            </w:r>
            <w:r w:rsidRPr="008A14C8">
              <w:rPr>
                <w:rFonts w:ascii="Helvetica" w:hAnsi="Helvetica" w:cs="Helvetica"/>
                <w:color w:val="333333"/>
                <w:kern w:val="0"/>
                <w:sz w:val="21"/>
                <w:szCs w:val="21"/>
              </w:rPr>
              <w:t>ios</w:t>
            </w:r>
            <w:r w:rsidRPr="008A14C8">
              <w:rPr>
                <w:rFonts w:ascii="Helvetica" w:hAnsi="Helvetica" w:cs="Helvetica" w:hint="eastAsia"/>
                <w:color w:val="333333"/>
                <w:kern w:val="0"/>
                <w:sz w:val="21"/>
                <w:szCs w:val="21"/>
              </w:rPr>
              <w:t>)</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productIOSType</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Int</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w:t>
            </w:r>
            <w:r w:rsidRPr="008A14C8">
              <w:rPr>
                <w:rFonts w:ascii="Helvetica" w:hAnsi="Helvetica" w:cs="Helvetica"/>
                <w:color w:val="333333"/>
                <w:kern w:val="0"/>
                <w:sz w:val="21"/>
                <w:szCs w:val="21"/>
              </w:rPr>
              <w:t>产品跳转类型</w:t>
            </w:r>
            <w:r w:rsidRPr="008A14C8">
              <w:rPr>
                <w:rFonts w:ascii="Helvetica" w:hAnsi="Helvetica" w:cs="Helvetica" w:hint="eastAsia"/>
                <w:color w:val="333333"/>
                <w:kern w:val="0"/>
                <w:sz w:val="21"/>
                <w:szCs w:val="21"/>
              </w:rPr>
              <w:t>(</w:t>
            </w:r>
            <w:r w:rsidRPr="008A14C8">
              <w:rPr>
                <w:rFonts w:ascii="Helvetica" w:hAnsi="Helvetica" w:cs="Helvetica"/>
                <w:color w:val="333333"/>
                <w:kern w:val="0"/>
                <w:sz w:val="21"/>
                <w:szCs w:val="21"/>
              </w:rPr>
              <w:t>ios</w:t>
            </w:r>
            <w:r w:rsidRPr="008A14C8">
              <w:rPr>
                <w:rFonts w:ascii="Helvetica" w:hAnsi="Helvetica" w:cs="Helvetica" w:hint="eastAsia"/>
                <w:color w:val="333333"/>
                <w:kern w:val="0"/>
                <w:sz w:val="21"/>
                <w:szCs w:val="21"/>
              </w:rPr>
              <w:t>)[</w:t>
            </w:r>
            <w:r w:rsidRPr="008A14C8">
              <w:rPr>
                <w:rFonts w:ascii="Helvetica" w:hAnsi="Helvetica" w:cs="Helvetica" w:hint="eastAsia"/>
                <w:color w:val="333333"/>
                <w:kern w:val="0"/>
                <w:sz w:val="21"/>
                <w:szCs w:val="21"/>
              </w:rPr>
              <w:t>具体</w:t>
            </w:r>
            <w:r w:rsidRPr="008A14C8">
              <w:rPr>
                <w:rFonts w:ascii="Helvetica" w:hAnsi="Helvetica" w:cs="Helvetica"/>
                <w:color w:val="333333"/>
                <w:kern w:val="0"/>
                <w:sz w:val="21"/>
                <w:szCs w:val="21"/>
              </w:rPr>
              <w:t>值待定</w:t>
            </w:r>
            <w:r w:rsidRPr="008A14C8">
              <w:rPr>
                <w:rFonts w:ascii="Helvetica" w:hAnsi="Helvetica" w:cs="Helvetica" w:hint="eastAsia"/>
                <w:color w:val="333333"/>
                <w:kern w:val="0"/>
                <w:sz w:val="21"/>
                <w:szCs w:val="21"/>
              </w:rPr>
              <w:t>]</w:t>
            </w:r>
            <w:r w:rsidR="00A01D69">
              <w:rPr>
                <w:rFonts w:ascii="Helvetica" w:hAnsi="Helvetica" w:cs="Helvetica"/>
                <w:color w:val="333333"/>
                <w:kern w:val="0"/>
                <w:sz w:val="21"/>
                <w:szCs w:val="21"/>
              </w:rPr>
              <w:t>[</w:t>
            </w:r>
            <w:r w:rsidR="00A01D69">
              <w:rPr>
                <w:rFonts w:ascii="Helvetica" w:hAnsi="Helvetica" w:cs="Helvetica" w:hint="eastAsia"/>
                <w:color w:val="333333"/>
                <w:kern w:val="0"/>
                <w:sz w:val="21"/>
                <w:szCs w:val="21"/>
              </w:rPr>
              <w:t>原生</w:t>
            </w:r>
            <w:r w:rsidR="00A01D69">
              <w:rPr>
                <w:rFonts w:ascii="Helvetica" w:hAnsi="Helvetica" w:cs="Helvetica"/>
                <w:color w:val="333333"/>
                <w:kern w:val="0"/>
                <w:sz w:val="21"/>
                <w:szCs w:val="21"/>
              </w:rPr>
              <w:t>]</w:t>
            </w:r>
          </w:p>
        </w:tc>
      </w:tr>
      <w:tr w:rsidR="008A14C8"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color w:val="333333"/>
                <w:kern w:val="0"/>
                <w:sz w:val="21"/>
                <w:szCs w:val="21"/>
              </w:rPr>
              <w:t>productFrom</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String</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8A14C8" w:rsidRPr="008A14C8" w:rsidRDefault="008A14C8" w:rsidP="008A14C8">
            <w:pPr>
              <w:widowControl/>
              <w:spacing w:line="336" w:lineRule="atLeast"/>
              <w:jc w:val="left"/>
              <w:rPr>
                <w:rFonts w:ascii="Helvetica" w:hAnsi="Helvetica" w:cs="Helvetica"/>
                <w:color w:val="333333"/>
                <w:kern w:val="0"/>
                <w:sz w:val="21"/>
                <w:szCs w:val="21"/>
              </w:rPr>
            </w:pPr>
            <w:r w:rsidRPr="008A14C8">
              <w:rPr>
                <w:rFonts w:ascii="Helvetica" w:hAnsi="Helvetica" w:cs="Helvetica" w:hint="eastAsia"/>
                <w:color w:val="333333"/>
                <w:kern w:val="0"/>
                <w:sz w:val="21"/>
                <w:szCs w:val="21"/>
              </w:rPr>
              <w:t>随销产品来源</w:t>
            </w:r>
          </w:p>
        </w:tc>
      </w:tr>
      <w:tr w:rsidR="002B2F7E" w:rsidRPr="008A14C8" w:rsidTr="00386274">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2B2F7E" w:rsidRPr="008A14C8" w:rsidRDefault="00714FB4" w:rsidP="008A14C8">
            <w:pPr>
              <w:widowControl/>
              <w:spacing w:line="336" w:lineRule="atLeast"/>
              <w:jc w:val="left"/>
              <w:rPr>
                <w:rFonts w:ascii="Helvetica" w:hAnsi="Helvetica" w:cs="Helvetica"/>
                <w:color w:val="333333"/>
                <w:kern w:val="0"/>
                <w:sz w:val="21"/>
                <w:szCs w:val="21"/>
              </w:rPr>
            </w:pPr>
            <w:r>
              <w:rPr>
                <w:rFonts w:ascii="Helvetica" w:hAnsi="Helvetica" w:cs="Helvetica"/>
                <w:color w:val="333333"/>
                <w:kern w:val="0"/>
                <w:sz w:val="21"/>
                <w:szCs w:val="21"/>
              </w:rPr>
              <w:lastRenderedPageBreak/>
              <w:t>productType</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2B2F7E" w:rsidRPr="008A14C8" w:rsidRDefault="000E433E" w:rsidP="008A14C8">
            <w:pPr>
              <w:widowControl/>
              <w:spacing w:line="336" w:lineRule="atLeast"/>
              <w:jc w:val="left"/>
              <w:rPr>
                <w:rFonts w:ascii="Helvetica" w:hAnsi="Helvetica" w:cs="Helvetica"/>
                <w:color w:val="333333"/>
                <w:kern w:val="0"/>
                <w:sz w:val="21"/>
                <w:szCs w:val="21"/>
              </w:rPr>
            </w:pPr>
            <w:r>
              <w:rPr>
                <w:rFonts w:ascii="Helvetica" w:hAnsi="Helvetica" w:cs="Helvetica"/>
                <w:color w:val="333333"/>
                <w:kern w:val="0"/>
                <w:sz w:val="21"/>
                <w:szCs w:val="21"/>
              </w:rPr>
              <w:t>I</w:t>
            </w:r>
            <w:r>
              <w:rPr>
                <w:rFonts w:ascii="Helvetica" w:hAnsi="Helvetica" w:cs="Helvetica" w:hint="eastAsia"/>
                <w:color w:val="333333"/>
                <w:kern w:val="0"/>
                <w:sz w:val="21"/>
                <w:szCs w:val="21"/>
              </w:rPr>
              <w:t>nt</w:t>
            </w:r>
            <w:r>
              <w:rPr>
                <w:rFonts w:ascii="Helvetica" w:hAnsi="Helvetica" w:cs="Helvetica"/>
                <w:color w:val="333333"/>
                <w:kern w:val="0"/>
                <w:sz w:val="21"/>
                <w:szCs w:val="21"/>
              </w:rPr>
              <w:t xml:space="preserve"> </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2B2F7E" w:rsidRPr="008A14C8" w:rsidRDefault="00BF4D1F" w:rsidP="008A14C8">
            <w:pPr>
              <w:widowControl/>
              <w:spacing w:line="336" w:lineRule="atLeast"/>
              <w:jc w:val="left"/>
              <w:rPr>
                <w:rFonts w:ascii="Helvetica" w:hAnsi="Helvetica" w:cs="Helvetica"/>
                <w:color w:val="333333"/>
                <w:kern w:val="0"/>
                <w:sz w:val="21"/>
                <w:szCs w:val="21"/>
              </w:rPr>
            </w:pPr>
            <w:r w:rsidRPr="00BF4D1F">
              <w:rPr>
                <w:rFonts w:ascii="Helvetica" w:hAnsi="Helvetica" w:cs="Helvetica" w:hint="eastAsia"/>
                <w:color w:val="333333"/>
                <w:kern w:val="0"/>
                <w:sz w:val="21"/>
                <w:szCs w:val="21"/>
              </w:rPr>
              <w:t>商品类型</w:t>
            </w:r>
            <w:r w:rsidRPr="00BF4D1F">
              <w:rPr>
                <w:rFonts w:ascii="Helvetica" w:hAnsi="Helvetica" w:cs="Helvetica" w:hint="eastAsia"/>
                <w:color w:val="333333"/>
                <w:kern w:val="0"/>
                <w:sz w:val="21"/>
                <w:szCs w:val="21"/>
              </w:rPr>
              <w:t>[1:</w:t>
            </w:r>
            <w:r w:rsidRPr="00BF4D1F">
              <w:rPr>
                <w:rFonts w:ascii="Helvetica" w:hAnsi="Helvetica" w:cs="Helvetica" w:hint="eastAsia"/>
                <w:color w:val="333333"/>
                <w:kern w:val="0"/>
                <w:sz w:val="21"/>
                <w:szCs w:val="21"/>
              </w:rPr>
              <w:t>原生</w:t>
            </w:r>
            <w:r w:rsidRPr="00BF4D1F">
              <w:rPr>
                <w:rFonts w:ascii="Helvetica" w:hAnsi="Helvetica" w:cs="Helvetica" w:hint="eastAsia"/>
                <w:color w:val="333333"/>
                <w:kern w:val="0"/>
                <w:sz w:val="21"/>
                <w:szCs w:val="21"/>
              </w:rPr>
              <w:t>,2</w:t>
            </w:r>
            <w:r w:rsidRPr="00BF4D1F">
              <w:rPr>
                <w:rFonts w:ascii="Helvetica" w:hAnsi="Helvetica" w:cs="Helvetica" w:hint="eastAsia"/>
                <w:color w:val="333333"/>
                <w:kern w:val="0"/>
                <w:sz w:val="21"/>
                <w:szCs w:val="21"/>
              </w:rPr>
              <w:t>：</w:t>
            </w:r>
            <w:r w:rsidR="006C456B">
              <w:rPr>
                <w:rFonts w:ascii="Helvetica" w:hAnsi="Helvetica" w:cs="Helvetica" w:hint="eastAsia"/>
                <w:color w:val="333333"/>
                <w:kern w:val="0"/>
                <w:sz w:val="21"/>
                <w:szCs w:val="21"/>
              </w:rPr>
              <w:t>wap</w:t>
            </w:r>
            <w:r w:rsidRPr="00BF4D1F">
              <w:rPr>
                <w:rFonts w:ascii="Helvetica" w:hAnsi="Helvetica" w:cs="Helvetica" w:hint="eastAsia"/>
                <w:color w:val="333333"/>
                <w:kern w:val="0"/>
                <w:sz w:val="21"/>
                <w:szCs w:val="21"/>
              </w:rPr>
              <w:t>,3</w:t>
            </w:r>
            <w:r w:rsidRPr="00BF4D1F">
              <w:rPr>
                <w:rFonts w:ascii="Helvetica" w:hAnsi="Helvetica" w:cs="Helvetica" w:hint="eastAsia"/>
                <w:color w:val="333333"/>
                <w:kern w:val="0"/>
                <w:sz w:val="21"/>
                <w:szCs w:val="21"/>
              </w:rPr>
              <w:t>：活动</w:t>
            </w:r>
            <w:r w:rsidRPr="00BF4D1F">
              <w:rPr>
                <w:rFonts w:ascii="Helvetica" w:hAnsi="Helvetica" w:cs="Helvetica" w:hint="eastAsia"/>
                <w:color w:val="333333"/>
                <w:kern w:val="0"/>
                <w:sz w:val="21"/>
                <w:szCs w:val="21"/>
              </w:rPr>
              <w:t xml:space="preserve"> ]</w:t>
            </w:r>
          </w:p>
        </w:tc>
      </w:tr>
      <w:tr w:rsidR="000E433E" w:rsidRPr="004262F5" w:rsidTr="000E433E">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isparam</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int</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hint="eastAsia"/>
                <w:color w:val="333333"/>
                <w:kern w:val="0"/>
                <w:sz w:val="21"/>
                <w:szCs w:val="21"/>
              </w:rPr>
              <w:t>是否传参</w:t>
            </w:r>
            <w:r w:rsidRPr="000E433E">
              <w:rPr>
                <w:rFonts w:ascii="Helvetica" w:hAnsi="Helvetica" w:cs="Helvetica" w:hint="eastAsia"/>
                <w:color w:val="333333"/>
                <w:kern w:val="0"/>
                <w:sz w:val="21"/>
                <w:szCs w:val="21"/>
              </w:rPr>
              <w:t xml:space="preserve">  0</w:t>
            </w:r>
            <w:r w:rsidRPr="000E433E">
              <w:rPr>
                <w:rFonts w:ascii="Helvetica" w:hAnsi="Helvetica" w:cs="Helvetica" w:hint="eastAsia"/>
                <w:color w:val="333333"/>
                <w:kern w:val="0"/>
                <w:sz w:val="21"/>
                <w:szCs w:val="21"/>
              </w:rPr>
              <w:t>：不传参</w:t>
            </w:r>
            <w:r w:rsidRPr="000E433E">
              <w:rPr>
                <w:rFonts w:ascii="Helvetica" w:hAnsi="Helvetica" w:cs="Helvetica" w:hint="eastAsia"/>
                <w:color w:val="333333"/>
                <w:kern w:val="0"/>
                <w:sz w:val="21"/>
                <w:szCs w:val="21"/>
              </w:rPr>
              <w:t xml:space="preserve">  1</w:t>
            </w:r>
            <w:r w:rsidRPr="000E433E">
              <w:rPr>
                <w:rFonts w:ascii="Helvetica" w:hAnsi="Helvetica" w:cs="Helvetica" w:hint="eastAsia"/>
                <w:color w:val="333333"/>
                <w:kern w:val="0"/>
                <w:sz w:val="21"/>
                <w:szCs w:val="21"/>
              </w:rPr>
              <w:t>：传参</w:t>
            </w:r>
            <w:r w:rsidRPr="000E433E">
              <w:rPr>
                <w:rFonts w:ascii="Helvetica" w:hAnsi="Helvetica" w:cs="Helvetica" w:hint="eastAsia"/>
                <w:color w:val="333333"/>
                <w:kern w:val="0"/>
                <w:sz w:val="21"/>
                <w:szCs w:val="21"/>
              </w:rPr>
              <w:t xml:space="preserve"> [</w:t>
            </w:r>
            <w:r w:rsidR="000A0A30">
              <w:rPr>
                <w:rFonts w:ascii="Helvetica" w:hAnsi="Helvetica" w:cs="Helvetica" w:hint="eastAsia"/>
                <w:color w:val="333333"/>
                <w:kern w:val="0"/>
                <w:sz w:val="21"/>
                <w:szCs w:val="21"/>
              </w:rPr>
              <w:t>wap</w:t>
            </w:r>
            <w:r w:rsidRPr="000E433E">
              <w:rPr>
                <w:rFonts w:ascii="Helvetica" w:hAnsi="Helvetica" w:cs="Helvetica" w:hint="eastAsia"/>
                <w:color w:val="333333"/>
                <w:kern w:val="0"/>
                <w:sz w:val="21"/>
                <w:szCs w:val="21"/>
              </w:rPr>
              <w:t>有效</w:t>
            </w:r>
            <w:r w:rsidRPr="000E433E">
              <w:rPr>
                <w:rFonts w:ascii="Helvetica" w:hAnsi="Helvetica" w:cs="Helvetica" w:hint="eastAsia"/>
                <w:color w:val="333333"/>
                <w:kern w:val="0"/>
                <w:sz w:val="21"/>
                <w:szCs w:val="21"/>
              </w:rPr>
              <w:t>]</w:t>
            </w:r>
          </w:p>
        </w:tc>
      </w:tr>
      <w:tr w:rsidR="000E433E" w:rsidRPr="004262F5" w:rsidTr="000E433E">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isencryption</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int</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hint="eastAsia"/>
                <w:color w:val="333333"/>
                <w:kern w:val="0"/>
                <w:sz w:val="21"/>
                <w:szCs w:val="21"/>
              </w:rPr>
              <w:t>是否</w:t>
            </w:r>
            <w:r w:rsidRPr="000E433E">
              <w:rPr>
                <w:rFonts w:ascii="Helvetica" w:hAnsi="Helvetica" w:cs="Helvetica"/>
                <w:color w:val="333333"/>
                <w:kern w:val="0"/>
                <w:sz w:val="21"/>
                <w:szCs w:val="21"/>
              </w:rPr>
              <w:t>加密</w:t>
            </w:r>
            <w:r w:rsidRPr="000E433E">
              <w:rPr>
                <w:rFonts w:ascii="Helvetica" w:hAnsi="Helvetica" w:cs="Helvetica"/>
                <w:color w:val="333333"/>
                <w:kern w:val="0"/>
                <w:sz w:val="21"/>
                <w:szCs w:val="21"/>
              </w:rPr>
              <w:t xml:space="preserve"> </w:t>
            </w:r>
            <w:r w:rsidRPr="000E433E">
              <w:rPr>
                <w:rFonts w:ascii="Helvetica" w:hAnsi="Helvetica" w:cs="Helvetica" w:hint="eastAsia"/>
                <w:color w:val="333333"/>
                <w:kern w:val="0"/>
                <w:sz w:val="21"/>
                <w:szCs w:val="21"/>
              </w:rPr>
              <w:t>0</w:t>
            </w:r>
            <w:r w:rsidRPr="000E433E">
              <w:rPr>
                <w:rFonts w:ascii="Helvetica" w:hAnsi="Helvetica" w:cs="Helvetica" w:hint="eastAsia"/>
                <w:color w:val="333333"/>
                <w:kern w:val="0"/>
                <w:sz w:val="21"/>
                <w:szCs w:val="21"/>
              </w:rPr>
              <w:t>：不加密</w:t>
            </w:r>
            <w:r w:rsidRPr="000E433E">
              <w:rPr>
                <w:rFonts w:ascii="Helvetica" w:hAnsi="Helvetica" w:cs="Helvetica"/>
                <w:color w:val="333333"/>
                <w:kern w:val="0"/>
                <w:sz w:val="21"/>
                <w:szCs w:val="21"/>
              </w:rPr>
              <w:t xml:space="preserve"> </w:t>
            </w:r>
            <w:r w:rsidRPr="000E433E">
              <w:rPr>
                <w:rFonts w:ascii="Helvetica" w:hAnsi="Helvetica" w:cs="Helvetica" w:hint="eastAsia"/>
                <w:color w:val="333333"/>
                <w:kern w:val="0"/>
                <w:sz w:val="21"/>
                <w:szCs w:val="21"/>
              </w:rPr>
              <w:t>1</w:t>
            </w:r>
            <w:r w:rsidRPr="000E433E">
              <w:rPr>
                <w:rFonts w:ascii="Helvetica" w:hAnsi="Helvetica" w:cs="Helvetica" w:hint="eastAsia"/>
                <w:color w:val="333333"/>
                <w:kern w:val="0"/>
                <w:sz w:val="21"/>
                <w:szCs w:val="21"/>
              </w:rPr>
              <w:t>：加密</w:t>
            </w:r>
            <w:r w:rsidRPr="000E433E">
              <w:rPr>
                <w:rFonts w:ascii="Helvetica" w:hAnsi="Helvetica" w:cs="Helvetica" w:hint="eastAsia"/>
                <w:color w:val="333333"/>
                <w:kern w:val="0"/>
                <w:sz w:val="21"/>
                <w:szCs w:val="21"/>
              </w:rPr>
              <w:t xml:space="preserve"> [</w:t>
            </w:r>
            <w:r w:rsidR="000A0A30">
              <w:rPr>
                <w:rFonts w:ascii="Helvetica" w:hAnsi="Helvetica" w:cs="Helvetica" w:hint="eastAsia"/>
                <w:color w:val="333333"/>
                <w:kern w:val="0"/>
                <w:sz w:val="21"/>
                <w:szCs w:val="21"/>
              </w:rPr>
              <w:t>wap</w:t>
            </w:r>
            <w:r w:rsidRPr="000E433E">
              <w:rPr>
                <w:rFonts w:ascii="Helvetica" w:hAnsi="Helvetica" w:cs="Helvetica" w:hint="eastAsia"/>
                <w:color w:val="333333"/>
                <w:kern w:val="0"/>
                <w:sz w:val="21"/>
                <w:szCs w:val="21"/>
              </w:rPr>
              <w:t>有效</w:t>
            </w:r>
            <w:r w:rsidRPr="000E433E">
              <w:rPr>
                <w:rFonts w:ascii="Helvetica" w:hAnsi="Helvetica" w:cs="Helvetica" w:hint="eastAsia"/>
                <w:color w:val="333333"/>
                <w:kern w:val="0"/>
                <w:sz w:val="21"/>
                <w:szCs w:val="21"/>
              </w:rPr>
              <w:t>]</w:t>
            </w:r>
          </w:p>
        </w:tc>
      </w:tr>
      <w:tr w:rsidR="000E433E" w:rsidRPr="004262F5" w:rsidTr="000E433E">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miv</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String</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hint="eastAsia"/>
                <w:color w:val="333333"/>
                <w:kern w:val="0"/>
                <w:sz w:val="21"/>
                <w:szCs w:val="21"/>
              </w:rPr>
              <w:t>外链加密向量</w:t>
            </w:r>
            <w:r w:rsidRPr="000E433E">
              <w:rPr>
                <w:rFonts w:ascii="Helvetica" w:hAnsi="Helvetica" w:cs="Helvetica" w:hint="eastAsia"/>
                <w:color w:val="333333"/>
                <w:kern w:val="0"/>
                <w:sz w:val="21"/>
                <w:szCs w:val="21"/>
              </w:rPr>
              <w:t xml:space="preserve"> [</w:t>
            </w:r>
            <w:r w:rsidR="000A0A30">
              <w:rPr>
                <w:rFonts w:ascii="Helvetica" w:hAnsi="Helvetica" w:cs="Helvetica" w:hint="eastAsia"/>
                <w:color w:val="333333"/>
                <w:kern w:val="0"/>
                <w:sz w:val="21"/>
                <w:szCs w:val="21"/>
              </w:rPr>
              <w:t>wap</w:t>
            </w:r>
            <w:r w:rsidRPr="000E433E">
              <w:rPr>
                <w:rFonts w:ascii="Helvetica" w:hAnsi="Helvetica" w:cs="Helvetica" w:hint="eastAsia"/>
                <w:color w:val="333333"/>
                <w:kern w:val="0"/>
                <w:sz w:val="21"/>
                <w:szCs w:val="21"/>
              </w:rPr>
              <w:t>有效</w:t>
            </w:r>
            <w:r w:rsidRPr="000E433E">
              <w:rPr>
                <w:rFonts w:ascii="Helvetica" w:hAnsi="Helvetica" w:cs="Helvetica" w:hint="eastAsia"/>
                <w:color w:val="333333"/>
                <w:kern w:val="0"/>
                <w:sz w:val="21"/>
                <w:szCs w:val="21"/>
              </w:rPr>
              <w:t>]</w:t>
            </w:r>
          </w:p>
        </w:tc>
      </w:tr>
      <w:tr w:rsidR="000E433E" w:rsidRPr="004262F5" w:rsidTr="000E433E">
        <w:trPr>
          <w:jc w:val="center"/>
        </w:trPr>
        <w:tc>
          <w:tcPr>
            <w:tcW w:w="213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msecretkey</w:t>
            </w:r>
          </w:p>
        </w:tc>
        <w:tc>
          <w:tcPr>
            <w:tcW w:w="170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color w:val="333333"/>
                <w:kern w:val="0"/>
                <w:sz w:val="21"/>
                <w:szCs w:val="21"/>
              </w:rPr>
              <w:t>String</w:t>
            </w:r>
          </w:p>
        </w:tc>
        <w:tc>
          <w:tcPr>
            <w:tcW w:w="457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rsidR="000E433E" w:rsidRPr="000E433E" w:rsidRDefault="000E433E" w:rsidP="00386274">
            <w:pPr>
              <w:widowControl/>
              <w:spacing w:line="336" w:lineRule="atLeast"/>
              <w:jc w:val="left"/>
              <w:rPr>
                <w:rFonts w:ascii="Helvetica" w:hAnsi="Helvetica" w:cs="Helvetica"/>
                <w:color w:val="333333"/>
                <w:kern w:val="0"/>
                <w:sz w:val="21"/>
                <w:szCs w:val="21"/>
              </w:rPr>
            </w:pPr>
            <w:r w:rsidRPr="000E433E">
              <w:rPr>
                <w:rFonts w:ascii="Helvetica" w:hAnsi="Helvetica" w:cs="Helvetica" w:hint="eastAsia"/>
                <w:color w:val="333333"/>
                <w:kern w:val="0"/>
                <w:sz w:val="21"/>
                <w:szCs w:val="21"/>
              </w:rPr>
              <w:t>外链加密密钥</w:t>
            </w:r>
            <w:r w:rsidRPr="000E433E">
              <w:rPr>
                <w:rFonts w:ascii="Helvetica" w:hAnsi="Helvetica" w:cs="Helvetica" w:hint="eastAsia"/>
                <w:color w:val="333333"/>
                <w:kern w:val="0"/>
                <w:sz w:val="21"/>
                <w:szCs w:val="21"/>
              </w:rPr>
              <w:t xml:space="preserve"> [</w:t>
            </w:r>
            <w:r w:rsidR="000A0A30">
              <w:rPr>
                <w:rFonts w:ascii="Helvetica" w:hAnsi="Helvetica" w:cs="Helvetica" w:hint="eastAsia"/>
                <w:color w:val="333333"/>
                <w:kern w:val="0"/>
                <w:sz w:val="21"/>
                <w:szCs w:val="21"/>
              </w:rPr>
              <w:t>wap</w:t>
            </w:r>
            <w:r w:rsidRPr="000E433E">
              <w:rPr>
                <w:rFonts w:ascii="Helvetica" w:hAnsi="Helvetica" w:cs="Helvetica" w:hint="eastAsia"/>
                <w:color w:val="333333"/>
                <w:kern w:val="0"/>
                <w:sz w:val="21"/>
                <w:szCs w:val="21"/>
              </w:rPr>
              <w:t>有效</w:t>
            </w:r>
            <w:r w:rsidRPr="000E433E">
              <w:rPr>
                <w:rFonts w:ascii="Helvetica" w:hAnsi="Helvetica" w:cs="Helvetica" w:hint="eastAsia"/>
                <w:color w:val="333333"/>
                <w:kern w:val="0"/>
                <w:sz w:val="21"/>
                <w:szCs w:val="21"/>
              </w:rPr>
              <w:t>]</w:t>
            </w:r>
          </w:p>
        </w:tc>
      </w:tr>
    </w:tbl>
    <w:p w:rsidR="00303EC1" w:rsidRDefault="00303EC1" w:rsidP="00303EC1">
      <w:pPr>
        <w:pStyle w:val="30"/>
      </w:pPr>
      <w:r>
        <w:rPr>
          <w:rFonts w:hint="eastAsia"/>
        </w:rPr>
        <w:t>16.2</w:t>
      </w:r>
      <w:r w:rsidR="00247118">
        <w:rPr>
          <w:rFonts w:hint="eastAsia"/>
        </w:rPr>
        <w:t>商品</w:t>
      </w:r>
      <w:r w:rsidR="00247118">
        <w:t>点击情况入库接口</w:t>
      </w:r>
    </w:p>
    <w:p w:rsidR="00BF40B1" w:rsidRDefault="00BF40B1" w:rsidP="00BF40B1">
      <w:pPr>
        <w:spacing w:line="360" w:lineRule="auto"/>
        <w:rPr>
          <w:b/>
        </w:rPr>
      </w:pPr>
      <w:r w:rsidRPr="003B60FB">
        <w:rPr>
          <w:rFonts w:hint="eastAsia"/>
          <w:b/>
        </w:rPr>
        <w:t>接口描述</w:t>
      </w:r>
    </w:p>
    <w:p w:rsidR="00BF40B1" w:rsidRPr="003B60FB" w:rsidRDefault="00BF40B1" w:rsidP="00BF40B1">
      <w:r>
        <w:rPr>
          <w:rFonts w:hint="eastAsia"/>
        </w:rPr>
        <w:t>沿用</w:t>
      </w:r>
      <w:r>
        <w:t>管理平台已经存在的</w:t>
      </w:r>
      <w:r>
        <w:rPr>
          <w:rFonts w:hint="eastAsia"/>
        </w:rPr>
        <w:t>点击入口接口</w:t>
      </w:r>
    </w:p>
    <w:p w:rsidR="00BF40B1" w:rsidRDefault="00BF40B1" w:rsidP="00BF40B1">
      <w:pPr>
        <w:spacing w:line="360" w:lineRule="auto"/>
        <w:rPr>
          <w:b/>
        </w:rPr>
      </w:pPr>
      <w:r>
        <w:rPr>
          <w:rFonts w:hint="eastAsia"/>
          <w:b/>
        </w:rPr>
        <w:t>请求地址</w:t>
      </w:r>
    </w:p>
    <w:p w:rsidR="00BF40B1" w:rsidRDefault="00BF40B1" w:rsidP="00BF40B1">
      <w:pPr>
        <w:spacing w:line="360" w:lineRule="auto"/>
        <w:rPr>
          <w:rFonts w:ascii="Courier New" w:hAnsi="Courier New" w:cs="Courier New"/>
          <w:color w:val="333333"/>
          <w:szCs w:val="21"/>
          <w:shd w:val="clear" w:color="auto" w:fill="F5F5ED"/>
        </w:rPr>
      </w:pPr>
      <w:r>
        <w:rPr>
          <w:rFonts w:hint="eastAsia"/>
        </w:rPr>
        <w:t>域名</w:t>
      </w:r>
      <w:r>
        <w:rPr>
          <w:rFonts w:hint="eastAsia"/>
        </w:rPr>
        <w:t>/ClientAction/PostJump</w:t>
      </w:r>
    </w:p>
    <w:p w:rsidR="00BF40B1" w:rsidRDefault="00BF40B1" w:rsidP="00BF40B1">
      <w:pPr>
        <w:spacing w:line="360" w:lineRule="auto"/>
        <w:rPr>
          <w:b/>
        </w:rPr>
      </w:pPr>
      <w:r>
        <w:rPr>
          <w:rFonts w:hint="eastAsia"/>
          <w:b/>
        </w:rPr>
        <w:t>请求参数</w:t>
      </w:r>
    </w:p>
    <w:tbl>
      <w:tblPr>
        <w:tblW w:w="0" w:type="auto"/>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0"/>
        <w:gridCol w:w="1559"/>
        <w:gridCol w:w="993"/>
        <w:gridCol w:w="4111"/>
      </w:tblGrid>
      <w:tr w:rsidR="00BF40B1" w:rsidTr="00386274">
        <w:tc>
          <w:tcPr>
            <w:tcW w:w="1950" w:type="dxa"/>
            <w:shd w:val="clear" w:color="auto" w:fill="BFBFBF"/>
          </w:tcPr>
          <w:p w:rsidR="00BF40B1" w:rsidRDefault="00BF40B1" w:rsidP="00386274">
            <w:pPr>
              <w:rPr>
                <w:b/>
              </w:rPr>
            </w:pPr>
            <w:r>
              <w:rPr>
                <w:rFonts w:hint="eastAsia"/>
                <w:b/>
              </w:rPr>
              <w:t>参数</w:t>
            </w:r>
            <w:r>
              <w:rPr>
                <w:b/>
              </w:rPr>
              <w:t>名称</w:t>
            </w:r>
          </w:p>
        </w:tc>
        <w:tc>
          <w:tcPr>
            <w:tcW w:w="1559" w:type="dxa"/>
            <w:shd w:val="clear" w:color="auto" w:fill="BFBFBF"/>
          </w:tcPr>
          <w:p w:rsidR="00BF40B1" w:rsidRDefault="00BF40B1" w:rsidP="00386274">
            <w:pPr>
              <w:rPr>
                <w:b/>
              </w:rPr>
            </w:pPr>
            <w:r>
              <w:rPr>
                <w:b/>
              </w:rPr>
              <w:t>类型</w:t>
            </w:r>
          </w:p>
        </w:tc>
        <w:tc>
          <w:tcPr>
            <w:tcW w:w="993" w:type="dxa"/>
            <w:shd w:val="clear" w:color="auto" w:fill="BFBFBF"/>
          </w:tcPr>
          <w:p w:rsidR="00BF40B1" w:rsidRDefault="00BF40B1" w:rsidP="00386274">
            <w:pPr>
              <w:rPr>
                <w:b/>
              </w:rPr>
            </w:pPr>
            <w:r>
              <w:rPr>
                <w:rFonts w:hint="eastAsia"/>
                <w:b/>
              </w:rPr>
              <w:t>必须</w:t>
            </w:r>
          </w:p>
        </w:tc>
        <w:tc>
          <w:tcPr>
            <w:tcW w:w="4111" w:type="dxa"/>
            <w:shd w:val="clear" w:color="auto" w:fill="BFBFBF"/>
          </w:tcPr>
          <w:p w:rsidR="00BF40B1" w:rsidRDefault="00BF40B1" w:rsidP="00386274">
            <w:pPr>
              <w:rPr>
                <w:b/>
              </w:rPr>
            </w:pPr>
            <w:r>
              <w:rPr>
                <w:rFonts w:hint="eastAsia"/>
                <w:b/>
              </w:rPr>
              <w:t>描述</w:t>
            </w:r>
          </w:p>
        </w:tc>
      </w:tr>
      <w:tr w:rsidR="00BF40B1" w:rsidTr="00386274">
        <w:tc>
          <w:tcPr>
            <w:tcW w:w="1950" w:type="dxa"/>
            <w:shd w:val="clear" w:color="auto" w:fill="F2F2F2"/>
          </w:tcPr>
          <w:p w:rsidR="00BF40B1" w:rsidRDefault="00BF40B1" w:rsidP="00386274">
            <w:r>
              <w:rPr>
                <w:rFonts w:hint="eastAsia"/>
              </w:rPr>
              <w:t>token</w:t>
            </w:r>
          </w:p>
        </w:tc>
        <w:tc>
          <w:tcPr>
            <w:tcW w:w="1559" w:type="dxa"/>
          </w:tcPr>
          <w:p w:rsidR="00BF40B1" w:rsidRDefault="00BF40B1" w:rsidP="00386274">
            <w:r>
              <w:rPr>
                <w:rFonts w:hint="eastAsia"/>
              </w:rPr>
              <w:t>String</w:t>
            </w:r>
          </w:p>
        </w:tc>
        <w:tc>
          <w:tcPr>
            <w:tcW w:w="993" w:type="dxa"/>
          </w:tcPr>
          <w:p w:rsidR="00BF40B1" w:rsidRDefault="00BF40B1" w:rsidP="00386274">
            <w:r>
              <w:rPr>
                <w:rFonts w:hint="eastAsia"/>
              </w:rPr>
              <w:t>是</w:t>
            </w:r>
          </w:p>
        </w:tc>
        <w:tc>
          <w:tcPr>
            <w:tcW w:w="4111" w:type="dxa"/>
          </w:tcPr>
          <w:p w:rsidR="00BF40B1" w:rsidRDefault="00BF40B1" w:rsidP="00386274">
            <w:r>
              <w:rPr>
                <w:rFonts w:hint="eastAsia"/>
              </w:rPr>
              <w:t>用户的会话令牌</w:t>
            </w:r>
          </w:p>
          <w:p w:rsidR="00BF40B1" w:rsidRPr="0023168F" w:rsidRDefault="00BF40B1" w:rsidP="00386274">
            <w:pPr>
              <w:spacing w:line="360" w:lineRule="auto"/>
            </w:pPr>
            <w:r w:rsidRPr="0023168F">
              <w:rPr>
                <w:rFonts w:hint="eastAsia"/>
              </w:rPr>
              <w:t>欢</w:t>
            </w:r>
            <w:r w:rsidRPr="0023168F">
              <w:rPr>
                <w:rFonts w:hint="eastAsia"/>
              </w:rPr>
              <w:t>go</w:t>
            </w:r>
            <w:r w:rsidRPr="0023168F">
              <w:rPr>
                <w:rFonts w:hint="eastAsia"/>
              </w:rPr>
              <w:t>的渠道</w:t>
            </w:r>
            <w:r w:rsidRPr="0023168F">
              <w:rPr>
                <w:rFonts w:hint="eastAsia"/>
              </w:rPr>
              <w:t>ID</w:t>
            </w:r>
            <w:r w:rsidRPr="0023168F">
              <w:rPr>
                <w:rFonts w:hint="eastAsia"/>
              </w:rPr>
              <w:t>，直接从当前</w:t>
            </w:r>
            <w:r w:rsidRPr="0023168F">
              <w:rPr>
                <w:rFonts w:hint="eastAsia"/>
              </w:rPr>
              <w:t>token</w:t>
            </w:r>
            <w:r w:rsidRPr="0023168F">
              <w:rPr>
                <w:rFonts w:hint="eastAsia"/>
              </w:rPr>
              <w:t>获取；</w:t>
            </w:r>
          </w:p>
          <w:p w:rsidR="00BF40B1" w:rsidRPr="0023168F" w:rsidRDefault="00BF40B1" w:rsidP="00386274">
            <w:pPr>
              <w:spacing w:line="360" w:lineRule="auto"/>
              <w:rPr>
                <w:b/>
                <w:color w:val="FF0000"/>
              </w:rPr>
            </w:pPr>
            <w:r w:rsidRPr="0023168F">
              <w:rPr>
                <w:rFonts w:hint="eastAsia"/>
              </w:rPr>
              <w:t>易微信的渠道</w:t>
            </w:r>
            <w:r w:rsidRPr="0023168F">
              <w:rPr>
                <w:rFonts w:hint="eastAsia"/>
              </w:rPr>
              <w:t>ID</w:t>
            </w:r>
            <w:r w:rsidRPr="0023168F">
              <w:rPr>
                <w:rFonts w:hint="eastAsia"/>
              </w:rPr>
              <w:t>，在加载查询页面时，传入渠道</w:t>
            </w:r>
            <w:r w:rsidRPr="0023168F">
              <w:rPr>
                <w:rFonts w:hint="eastAsia"/>
              </w:rPr>
              <w:t>ID</w:t>
            </w:r>
            <w:r w:rsidRPr="0023168F">
              <w:rPr>
                <w:rFonts w:hint="eastAsia"/>
              </w:rPr>
              <w:t>调用管理平台的第三方</w:t>
            </w:r>
            <w:r w:rsidRPr="0023168F">
              <w:rPr>
                <w:rFonts w:hint="eastAsia"/>
              </w:rPr>
              <w:t>token</w:t>
            </w:r>
            <w:r w:rsidRPr="0023168F">
              <w:rPr>
                <w:rFonts w:hint="eastAsia"/>
              </w:rPr>
              <w:t>生成接口，入库时再从</w:t>
            </w:r>
            <w:r w:rsidRPr="0023168F">
              <w:rPr>
                <w:rFonts w:hint="eastAsia"/>
              </w:rPr>
              <w:t>token</w:t>
            </w:r>
            <w:r w:rsidRPr="0023168F">
              <w:rPr>
                <w:rFonts w:hint="eastAsia"/>
              </w:rPr>
              <w:t>里获取渠道</w:t>
            </w:r>
            <w:r w:rsidRPr="0023168F">
              <w:rPr>
                <w:rFonts w:hint="eastAsia"/>
              </w:rPr>
              <w:t>ID</w:t>
            </w:r>
            <w:r w:rsidRPr="0023168F">
              <w:rPr>
                <w:rFonts w:hint="eastAsia"/>
              </w:rPr>
              <w:t>；</w:t>
            </w:r>
          </w:p>
        </w:tc>
      </w:tr>
      <w:tr w:rsidR="00BF40B1" w:rsidTr="00386274">
        <w:tc>
          <w:tcPr>
            <w:tcW w:w="1950" w:type="dxa"/>
            <w:shd w:val="clear" w:color="auto" w:fill="F2F2F2"/>
          </w:tcPr>
          <w:p w:rsidR="00BF40B1" w:rsidRDefault="00BF40B1" w:rsidP="00386274">
            <w:r>
              <w:rPr>
                <w:rFonts w:hint="eastAsia"/>
              </w:rPr>
              <w:t>appId</w:t>
            </w:r>
          </w:p>
        </w:tc>
        <w:tc>
          <w:tcPr>
            <w:tcW w:w="1559" w:type="dxa"/>
          </w:tcPr>
          <w:p w:rsidR="00BF40B1" w:rsidRDefault="00BF40B1" w:rsidP="00386274">
            <w:r>
              <w:rPr>
                <w:rFonts w:hint="eastAsia"/>
              </w:rPr>
              <w:t>String</w:t>
            </w:r>
          </w:p>
        </w:tc>
        <w:tc>
          <w:tcPr>
            <w:tcW w:w="993" w:type="dxa"/>
          </w:tcPr>
          <w:p w:rsidR="00BF40B1" w:rsidRDefault="00BF40B1" w:rsidP="00386274">
            <w:r>
              <w:rPr>
                <w:rFonts w:hint="eastAsia"/>
              </w:rPr>
              <w:t>是</w:t>
            </w:r>
          </w:p>
        </w:tc>
        <w:tc>
          <w:tcPr>
            <w:tcW w:w="4111" w:type="dxa"/>
          </w:tcPr>
          <w:p w:rsidR="00BF40B1" w:rsidRDefault="00BF40B1" w:rsidP="00386274">
            <w:r>
              <w:rPr>
                <w:rFonts w:hint="eastAsia"/>
              </w:rPr>
              <w:t>页面</w:t>
            </w:r>
            <w:r>
              <w:rPr>
                <w:rFonts w:hint="eastAsia"/>
              </w:rPr>
              <w:t>I</w:t>
            </w:r>
            <w:r>
              <w:t>D</w:t>
            </w:r>
            <w:r>
              <w:rPr>
                <w:rFonts w:hint="eastAsia"/>
              </w:rPr>
              <w:t>【</w:t>
            </w:r>
            <w:hyperlink w:anchor="_模块appId 定义" w:history="1">
              <w:r>
                <w:rPr>
                  <w:rFonts w:hint="eastAsia"/>
                </w:rPr>
                <w:t>详情见管理</w:t>
              </w:r>
              <w:r>
                <w:t>平台</w:t>
              </w:r>
              <w:r>
                <w:rPr>
                  <w:rFonts w:hint="eastAsia"/>
                </w:rPr>
                <w:t>-</w:t>
              </w:r>
              <w:r>
                <w:rPr>
                  <w:rFonts w:hint="eastAsia"/>
                </w:rPr>
                <w:t>模块</w:t>
              </w:r>
              <w:r>
                <w:rPr>
                  <w:rFonts w:hint="eastAsia"/>
                </w:rPr>
                <w:t xml:space="preserve">appId </w:t>
              </w:r>
              <w:r>
                <w:rPr>
                  <w:rFonts w:hint="eastAsia"/>
                </w:rPr>
                <w:t>定义</w:t>
              </w:r>
            </w:hyperlink>
            <w:r>
              <w:rPr>
                <w:rFonts w:hint="eastAsia"/>
              </w:rPr>
              <w:t>】</w:t>
            </w:r>
          </w:p>
        </w:tc>
      </w:tr>
      <w:tr w:rsidR="00BF40B1" w:rsidTr="00386274">
        <w:tc>
          <w:tcPr>
            <w:tcW w:w="1950" w:type="dxa"/>
            <w:shd w:val="clear" w:color="auto" w:fill="F2F2F2"/>
          </w:tcPr>
          <w:p w:rsidR="00BF40B1" w:rsidRDefault="00BF40B1" w:rsidP="00386274">
            <w:r>
              <w:rPr>
                <w:rFonts w:hint="eastAsia"/>
              </w:rPr>
              <w:t>type</w:t>
            </w:r>
          </w:p>
        </w:tc>
        <w:tc>
          <w:tcPr>
            <w:tcW w:w="1559" w:type="dxa"/>
          </w:tcPr>
          <w:p w:rsidR="00BF40B1" w:rsidRDefault="00BF40B1" w:rsidP="00386274">
            <w:r>
              <w:rPr>
                <w:rFonts w:hint="eastAsia"/>
              </w:rPr>
              <w:t>String</w:t>
            </w:r>
          </w:p>
        </w:tc>
        <w:tc>
          <w:tcPr>
            <w:tcW w:w="993" w:type="dxa"/>
          </w:tcPr>
          <w:p w:rsidR="00BF40B1" w:rsidRDefault="00BF40B1" w:rsidP="00386274">
            <w:r>
              <w:rPr>
                <w:rFonts w:hint="eastAsia"/>
              </w:rPr>
              <w:t>是</w:t>
            </w:r>
          </w:p>
        </w:tc>
        <w:tc>
          <w:tcPr>
            <w:tcW w:w="4111" w:type="dxa"/>
          </w:tcPr>
          <w:p w:rsidR="00BF40B1" w:rsidRDefault="00BF40B1" w:rsidP="00386274">
            <w:r>
              <w:rPr>
                <w:rFonts w:hint="eastAsia"/>
              </w:rPr>
              <w:t>区域</w:t>
            </w:r>
            <w:r>
              <w:rPr>
                <w:rFonts w:hint="eastAsia"/>
              </w:rPr>
              <w:t>ID</w:t>
            </w:r>
            <w:r>
              <w:rPr>
                <w:rFonts w:hint="eastAsia"/>
              </w:rPr>
              <w:t>【随销区域</w:t>
            </w:r>
            <w:r>
              <w:rPr>
                <w:rFonts w:hint="eastAsia"/>
              </w:rPr>
              <w:t>ID</w:t>
            </w:r>
            <w:r>
              <w:rPr>
                <w:rFonts w:hint="eastAsia"/>
              </w:rPr>
              <w:t>待定</w:t>
            </w:r>
            <w:r>
              <w:t>】</w:t>
            </w:r>
          </w:p>
        </w:tc>
      </w:tr>
      <w:tr w:rsidR="00BF40B1" w:rsidTr="00386274">
        <w:tc>
          <w:tcPr>
            <w:tcW w:w="1950" w:type="dxa"/>
            <w:shd w:val="clear" w:color="auto" w:fill="F2F2F2"/>
          </w:tcPr>
          <w:p w:rsidR="00BF40B1" w:rsidRDefault="00BF40B1" w:rsidP="00386274">
            <w:r>
              <w:rPr>
                <w:rFonts w:ascii="Courier New" w:eastAsia="Courier New" w:hAnsi="Courier New" w:hint="eastAsia"/>
                <w:color w:val="000000"/>
                <w:highlight w:val="white"/>
              </w:rPr>
              <w:t>thirdId</w:t>
            </w:r>
          </w:p>
        </w:tc>
        <w:tc>
          <w:tcPr>
            <w:tcW w:w="1559" w:type="dxa"/>
          </w:tcPr>
          <w:p w:rsidR="00BF40B1" w:rsidRDefault="00BF40B1" w:rsidP="00386274">
            <w:r>
              <w:t>String</w:t>
            </w:r>
          </w:p>
        </w:tc>
        <w:tc>
          <w:tcPr>
            <w:tcW w:w="993" w:type="dxa"/>
          </w:tcPr>
          <w:p w:rsidR="00BF40B1" w:rsidRDefault="00BF40B1" w:rsidP="00386274">
            <w:r>
              <w:rPr>
                <w:rFonts w:hint="eastAsia"/>
              </w:rPr>
              <w:t>是</w:t>
            </w:r>
          </w:p>
        </w:tc>
        <w:tc>
          <w:tcPr>
            <w:tcW w:w="4111" w:type="dxa"/>
          </w:tcPr>
          <w:p w:rsidR="00BF40B1" w:rsidRDefault="00BF40B1" w:rsidP="00386274">
            <w:r>
              <w:rPr>
                <w:rFonts w:hint="eastAsia"/>
              </w:rPr>
              <w:t>商品</w:t>
            </w:r>
            <w:r>
              <w:rPr>
                <w:rFonts w:hint="eastAsia"/>
              </w:rPr>
              <w:t>ID</w:t>
            </w:r>
          </w:p>
        </w:tc>
      </w:tr>
      <w:tr w:rsidR="00BF40B1" w:rsidTr="00386274">
        <w:tc>
          <w:tcPr>
            <w:tcW w:w="1950" w:type="dxa"/>
            <w:shd w:val="clear" w:color="auto" w:fill="F2F2F2"/>
          </w:tcPr>
          <w:p w:rsidR="00BF40B1" w:rsidRDefault="00BF40B1" w:rsidP="00386274">
            <w:r>
              <w:rPr>
                <w:rFonts w:hint="eastAsia"/>
              </w:rPr>
              <w:t>jumpDest</w:t>
            </w:r>
          </w:p>
        </w:tc>
        <w:tc>
          <w:tcPr>
            <w:tcW w:w="1559" w:type="dxa"/>
          </w:tcPr>
          <w:p w:rsidR="00BF40B1" w:rsidRDefault="00BF40B1" w:rsidP="00386274">
            <w:r>
              <w:rPr>
                <w:rFonts w:hint="eastAsia"/>
              </w:rPr>
              <w:t>String</w:t>
            </w:r>
          </w:p>
        </w:tc>
        <w:tc>
          <w:tcPr>
            <w:tcW w:w="993" w:type="dxa"/>
          </w:tcPr>
          <w:p w:rsidR="00BF40B1" w:rsidRDefault="00BF40B1" w:rsidP="00386274">
            <w:r>
              <w:rPr>
                <w:rFonts w:hint="eastAsia"/>
              </w:rPr>
              <w:t>是</w:t>
            </w:r>
          </w:p>
        </w:tc>
        <w:tc>
          <w:tcPr>
            <w:tcW w:w="4111" w:type="dxa"/>
          </w:tcPr>
          <w:p w:rsidR="00BF40B1" w:rsidRDefault="00BF40B1" w:rsidP="00386274">
            <w:r>
              <w:rPr>
                <w:rFonts w:hint="eastAsia"/>
              </w:rPr>
              <w:t>商品</w:t>
            </w:r>
            <w:r>
              <w:t>名称</w:t>
            </w:r>
          </w:p>
        </w:tc>
      </w:tr>
      <w:tr w:rsidR="00BF40B1" w:rsidTr="00386274">
        <w:tc>
          <w:tcPr>
            <w:tcW w:w="1950" w:type="dxa"/>
            <w:shd w:val="clear" w:color="auto" w:fill="F2F2F2"/>
          </w:tcPr>
          <w:p w:rsidR="00BF40B1" w:rsidRDefault="00BF40B1" w:rsidP="00386274">
            <w:r>
              <w:t>reqTime</w:t>
            </w:r>
          </w:p>
        </w:tc>
        <w:tc>
          <w:tcPr>
            <w:tcW w:w="1559" w:type="dxa"/>
          </w:tcPr>
          <w:p w:rsidR="00BF40B1" w:rsidRDefault="00BF40B1" w:rsidP="00386274">
            <w:r>
              <w:rPr>
                <w:rFonts w:hint="eastAsia"/>
              </w:rPr>
              <w:t>String</w:t>
            </w:r>
          </w:p>
        </w:tc>
        <w:tc>
          <w:tcPr>
            <w:tcW w:w="993" w:type="dxa"/>
          </w:tcPr>
          <w:p w:rsidR="00BF40B1" w:rsidRDefault="00BF40B1" w:rsidP="00386274">
            <w:r>
              <w:rPr>
                <w:rFonts w:hint="eastAsia"/>
              </w:rPr>
              <w:t>否</w:t>
            </w:r>
          </w:p>
        </w:tc>
        <w:tc>
          <w:tcPr>
            <w:tcW w:w="4111" w:type="dxa"/>
          </w:tcPr>
          <w:p w:rsidR="00BF40B1" w:rsidRDefault="00BF40B1" w:rsidP="00386274">
            <w:r>
              <w:rPr>
                <w:rFonts w:hint="eastAsia"/>
              </w:rPr>
              <w:t>请求时的时间戳</w:t>
            </w:r>
            <w:r>
              <w:rPr>
                <w:rFonts w:hint="eastAsia"/>
              </w:rPr>
              <w:t>(</w:t>
            </w:r>
            <w:r>
              <w:t>YYYYMMDDhh24missSSS</w:t>
            </w:r>
            <w:r>
              <w:rPr>
                <w:rFonts w:hint="eastAsia"/>
              </w:rPr>
              <w:t>)</w:t>
            </w:r>
          </w:p>
        </w:tc>
      </w:tr>
    </w:tbl>
    <w:p w:rsidR="00BF40B1" w:rsidRPr="00E41A1E" w:rsidRDefault="00BF40B1" w:rsidP="00BF40B1">
      <w:pPr>
        <w:spacing w:line="360" w:lineRule="auto"/>
        <w:rPr>
          <w:b/>
        </w:rPr>
      </w:pPr>
      <w:r w:rsidRPr="00FF3F7A">
        <w:rPr>
          <w:rFonts w:hint="eastAsia"/>
          <w:b/>
        </w:rPr>
        <w:t>响应报文</w:t>
      </w:r>
    </w:p>
    <w:tbl>
      <w:tblPr>
        <w:tblW w:w="86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6"/>
        <w:gridCol w:w="1696"/>
        <w:gridCol w:w="4934"/>
      </w:tblGrid>
      <w:tr w:rsidR="00BF40B1" w:rsidTr="009D2A71">
        <w:tc>
          <w:tcPr>
            <w:tcW w:w="1996" w:type="dxa"/>
            <w:shd w:val="clear" w:color="auto" w:fill="BFBFBF"/>
          </w:tcPr>
          <w:p w:rsidR="00BF40B1" w:rsidRDefault="00BF40B1" w:rsidP="00386274">
            <w:pPr>
              <w:rPr>
                <w:b/>
              </w:rPr>
            </w:pPr>
            <w:r>
              <w:rPr>
                <w:rFonts w:hint="eastAsia"/>
                <w:b/>
              </w:rPr>
              <w:t>Key</w:t>
            </w:r>
          </w:p>
        </w:tc>
        <w:tc>
          <w:tcPr>
            <w:tcW w:w="1696" w:type="dxa"/>
            <w:shd w:val="clear" w:color="auto" w:fill="BFBFBF"/>
          </w:tcPr>
          <w:p w:rsidR="00BF40B1" w:rsidRDefault="00BF40B1" w:rsidP="00386274">
            <w:pPr>
              <w:rPr>
                <w:b/>
              </w:rPr>
            </w:pPr>
            <w:r>
              <w:rPr>
                <w:b/>
              </w:rPr>
              <w:t>类型</w:t>
            </w:r>
          </w:p>
        </w:tc>
        <w:tc>
          <w:tcPr>
            <w:tcW w:w="4934" w:type="dxa"/>
            <w:shd w:val="clear" w:color="auto" w:fill="BFBFBF"/>
          </w:tcPr>
          <w:p w:rsidR="00BF40B1" w:rsidRDefault="00BF40B1" w:rsidP="00386274">
            <w:pPr>
              <w:rPr>
                <w:b/>
              </w:rPr>
            </w:pPr>
            <w:r>
              <w:rPr>
                <w:b/>
              </w:rPr>
              <w:t>注释</w:t>
            </w:r>
          </w:p>
        </w:tc>
      </w:tr>
      <w:tr w:rsidR="00BF40B1" w:rsidTr="009D2A71">
        <w:tc>
          <w:tcPr>
            <w:tcW w:w="1996" w:type="dxa"/>
            <w:shd w:val="clear" w:color="auto" w:fill="F2F2F2"/>
          </w:tcPr>
          <w:p w:rsidR="00BF40B1" w:rsidRDefault="00BF40B1" w:rsidP="00386274">
            <w:r>
              <w:rPr>
                <w:rFonts w:hint="eastAsia"/>
              </w:rPr>
              <w:t>resCode</w:t>
            </w:r>
          </w:p>
        </w:tc>
        <w:tc>
          <w:tcPr>
            <w:tcW w:w="1696" w:type="dxa"/>
          </w:tcPr>
          <w:p w:rsidR="00BF40B1" w:rsidRDefault="00BF40B1" w:rsidP="00386274">
            <w:r>
              <w:rPr>
                <w:rFonts w:hint="eastAsia"/>
              </w:rPr>
              <w:t>Integer</w:t>
            </w:r>
          </w:p>
        </w:tc>
        <w:tc>
          <w:tcPr>
            <w:tcW w:w="4934" w:type="dxa"/>
          </w:tcPr>
          <w:p w:rsidR="00BF40B1" w:rsidRDefault="00BF40B1" w:rsidP="00386274">
            <w:r>
              <w:rPr>
                <w:rFonts w:hint="eastAsia"/>
              </w:rPr>
              <w:t>结果码。</w:t>
            </w:r>
            <w:r>
              <w:rPr>
                <w:rFonts w:hint="eastAsia"/>
              </w:rPr>
              <w:t>200</w:t>
            </w:r>
            <w:r>
              <w:rPr>
                <w:rFonts w:hint="eastAsia"/>
              </w:rPr>
              <w:t>表示成功</w:t>
            </w:r>
          </w:p>
        </w:tc>
      </w:tr>
      <w:tr w:rsidR="00BF40B1" w:rsidTr="009D2A71">
        <w:tc>
          <w:tcPr>
            <w:tcW w:w="1996" w:type="dxa"/>
            <w:shd w:val="clear" w:color="auto" w:fill="F2F2F2"/>
          </w:tcPr>
          <w:p w:rsidR="00BF40B1" w:rsidRDefault="00BF40B1" w:rsidP="00386274">
            <w:r>
              <w:lastRenderedPageBreak/>
              <w:t>resTime</w:t>
            </w:r>
          </w:p>
        </w:tc>
        <w:tc>
          <w:tcPr>
            <w:tcW w:w="1696" w:type="dxa"/>
          </w:tcPr>
          <w:p w:rsidR="00BF40B1" w:rsidRDefault="00BF40B1" w:rsidP="00386274">
            <w:r>
              <w:rPr>
                <w:rFonts w:hint="eastAsia"/>
              </w:rPr>
              <w:t>String</w:t>
            </w:r>
          </w:p>
        </w:tc>
        <w:tc>
          <w:tcPr>
            <w:tcW w:w="4934" w:type="dxa"/>
          </w:tcPr>
          <w:p w:rsidR="00BF40B1" w:rsidRDefault="00BF40B1" w:rsidP="00386274">
            <w:r>
              <w:rPr>
                <w:rFonts w:hint="eastAsia"/>
              </w:rPr>
              <w:t>响应时的时间戳</w:t>
            </w:r>
            <w:r>
              <w:rPr>
                <w:rFonts w:hint="eastAsia"/>
              </w:rPr>
              <w:t>(</w:t>
            </w:r>
            <w:r>
              <w:t>YYYYMMDDhh24missSSS</w:t>
            </w:r>
            <w:r>
              <w:rPr>
                <w:rFonts w:hint="eastAsia"/>
              </w:rPr>
              <w:t>)</w:t>
            </w:r>
          </w:p>
        </w:tc>
      </w:tr>
    </w:tbl>
    <w:p w:rsidR="009D2A71" w:rsidRDefault="009D2A71" w:rsidP="009D2A71">
      <w:pPr>
        <w:pStyle w:val="2"/>
        <w:numPr>
          <w:ilvl w:val="0"/>
          <w:numId w:val="1"/>
        </w:numPr>
      </w:pPr>
      <w:r>
        <w:t>星级服务</w:t>
      </w:r>
    </w:p>
    <w:p w:rsidR="003931AB" w:rsidRDefault="003931AB" w:rsidP="003931AB">
      <w:pPr>
        <w:pStyle w:val="30"/>
      </w:pPr>
      <w:r>
        <w:rPr>
          <w:rFonts w:hint="eastAsia"/>
        </w:rPr>
        <w:t>1</w:t>
      </w:r>
      <w:r>
        <w:t>7</w:t>
      </w:r>
      <w:r w:rsidR="00AC7659">
        <w:t>.1</w:t>
      </w:r>
      <w:r w:rsidR="009A6458">
        <w:t xml:space="preserve"> </w:t>
      </w:r>
      <w:r w:rsidR="00A0758F" w:rsidRPr="00A0758F">
        <w:rPr>
          <w:rFonts w:hint="eastAsia"/>
        </w:rPr>
        <w:t>销售品列表查询接口</w:t>
      </w:r>
    </w:p>
    <w:p w:rsidR="00631BCC" w:rsidRPr="008A14C8" w:rsidRDefault="00631BCC" w:rsidP="00631BCC">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C165A0" w:rsidRPr="0069740E" w:rsidRDefault="00097834" w:rsidP="009C3CD2">
      <w:pPr>
        <w:rPr>
          <w:rFonts w:ascii="Helvetica" w:hAnsi="Helvetica" w:cs="Helvetica"/>
          <w:bCs/>
          <w:color w:val="333333"/>
          <w:kern w:val="0"/>
          <w:sz w:val="21"/>
          <w:szCs w:val="21"/>
        </w:rPr>
      </w:pPr>
      <w:r w:rsidRPr="0069740E">
        <w:rPr>
          <w:rFonts w:ascii="Helvetica" w:hAnsi="Helvetica" w:cs="Helvetica" w:hint="eastAsia"/>
          <w:bCs/>
          <w:color w:val="333333"/>
          <w:kern w:val="0"/>
          <w:sz w:val="21"/>
          <w:szCs w:val="21"/>
        </w:rPr>
        <w:t>根据归属省份返回权益列表数据</w:t>
      </w:r>
    </w:p>
    <w:p w:rsidR="00F8183F" w:rsidRDefault="00F8183F" w:rsidP="009C3CD2">
      <w:pPr>
        <w:rPr>
          <w:rFonts w:ascii="Helvetica" w:hAnsi="Helvetica" w:cs="Helvetica"/>
          <w:bCs/>
          <w:color w:val="333333"/>
          <w:kern w:val="0"/>
          <w:sz w:val="21"/>
          <w:szCs w:val="21"/>
        </w:rPr>
      </w:pPr>
      <w:r w:rsidRPr="0069740E">
        <w:rPr>
          <w:rFonts w:ascii="Helvetica" w:hAnsi="Helvetica" w:cs="Helvetica" w:hint="eastAsia"/>
          <w:bCs/>
          <w:color w:val="333333"/>
          <w:kern w:val="0"/>
          <w:sz w:val="21"/>
          <w:szCs w:val="21"/>
        </w:rPr>
        <w:t>列表</w:t>
      </w:r>
      <w:r w:rsidRPr="0069740E">
        <w:rPr>
          <w:rFonts w:ascii="Helvetica" w:hAnsi="Helvetica" w:cs="Helvetica"/>
          <w:bCs/>
          <w:color w:val="333333"/>
          <w:kern w:val="0"/>
          <w:sz w:val="21"/>
          <w:szCs w:val="21"/>
        </w:rPr>
        <w:t>接口</w:t>
      </w:r>
      <w:r w:rsidRPr="0069740E">
        <w:rPr>
          <w:rFonts w:ascii="Helvetica" w:hAnsi="Helvetica" w:cs="Helvetica" w:hint="eastAsia"/>
          <w:bCs/>
          <w:color w:val="333333"/>
          <w:kern w:val="0"/>
          <w:sz w:val="21"/>
          <w:szCs w:val="21"/>
        </w:rPr>
        <w:t>支持勋章墙</w:t>
      </w:r>
      <w:r w:rsidRPr="0069740E">
        <w:rPr>
          <w:rFonts w:ascii="Helvetica" w:hAnsi="Helvetica" w:cs="Helvetica"/>
          <w:bCs/>
          <w:color w:val="333333"/>
          <w:kern w:val="0"/>
          <w:sz w:val="21"/>
          <w:szCs w:val="21"/>
        </w:rPr>
        <w:t>列表数据和全</w:t>
      </w:r>
      <w:r w:rsidRPr="0069740E">
        <w:rPr>
          <w:rFonts w:ascii="Helvetica" w:hAnsi="Helvetica" w:cs="Helvetica" w:hint="eastAsia"/>
          <w:bCs/>
          <w:color w:val="333333"/>
          <w:kern w:val="0"/>
          <w:sz w:val="21"/>
          <w:szCs w:val="21"/>
        </w:rPr>
        <w:t>视图</w:t>
      </w:r>
      <w:r w:rsidRPr="0069740E">
        <w:rPr>
          <w:rFonts w:ascii="Helvetica" w:hAnsi="Helvetica" w:cs="Helvetica"/>
          <w:bCs/>
          <w:color w:val="333333"/>
          <w:kern w:val="0"/>
          <w:sz w:val="21"/>
          <w:szCs w:val="21"/>
        </w:rPr>
        <w:t>列表数据</w:t>
      </w:r>
    </w:p>
    <w:p w:rsidR="002548F4" w:rsidRDefault="002548F4" w:rsidP="009C3CD2">
      <w:pPr>
        <w:rPr>
          <w:rFonts w:ascii="Helvetica" w:hAnsi="Helvetica" w:cs="Helvetica"/>
          <w:bCs/>
          <w:color w:val="333333"/>
          <w:kern w:val="0"/>
          <w:sz w:val="21"/>
          <w:szCs w:val="21"/>
        </w:rPr>
      </w:pPr>
      <w:r w:rsidRPr="00EB55A3">
        <w:rPr>
          <w:rFonts w:ascii="Helvetica" w:hAnsi="Helvetica" w:cs="Helvetica" w:hint="eastAsia"/>
          <w:bCs/>
          <w:color w:val="333333"/>
          <w:kern w:val="0"/>
          <w:sz w:val="21"/>
          <w:szCs w:val="21"/>
          <w:highlight w:val="yellow"/>
        </w:rPr>
        <w:t>接入方</w:t>
      </w:r>
      <w:r w:rsidRPr="00EB55A3">
        <w:rPr>
          <w:rFonts w:ascii="Helvetica" w:hAnsi="Helvetica" w:cs="Helvetica"/>
          <w:bCs/>
          <w:color w:val="333333"/>
          <w:kern w:val="0"/>
          <w:sz w:val="21"/>
          <w:szCs w:val="21"/>
          <w:highlight w:val="yellow"/>
        </w:rPr>
        <w:t>编码和接入方密钥由管理平台配置</w:t>
      </w:r>
      <w:r w:rsidRPr="00EB55A3">
        <w:rPr>
          <w:rFonts w:ascii="Helvetica" w:hAnsi="Helvetica" w:cs="Helvetica" w:hint="eastAsia"/>
          <w:bCs/>
          <w:color w:val="333333"/>
          <w:kern w:val="0"/>
          <w:sz w:val="21"/>
          <w:szCs w:val="21"/>
          <w:highlight w:val="yellow"/>
        </w:rPr>
        <w:t>获得</w:t>
      </w:r>
    </w:p>
    <w:p w:rsidR="002548F4" w:rsidRDefault="002548F4"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目前</w:t>
      </w:r>
      <w:r>
        <w:rPr>
          <w:rFonts w:ascii="Helvetica" w:hAnsi="Helvetica" w:cs="Helvetica"/>
          <w:bCs/>
          <w:color w:val="333333"/>
          <w:kern w:val="0"/>
          <w:sz w:val="21"/>
          <w:szCs w:val="21"/>
        </w:rPr>
        <w:t>暂用</w:t>
      </w:r>
      <w:r w:rsidR="00F5135F">
        <w:rPr>
          <w:rFonts w:ascii="Helvetica" w:hAnsi="Helvetica" w:cs="Helvetica" w:hint="eastAsia"/>
          <w:bCs/>
          <w:color w:val="333333"/>
          <w:kern w:val="0"/>
          <w:sz w:val="21"/>
          <w:szCs w:val="21"/>
        </w:rPr>
        <w:t>[</w:t>
      </w:r>
      <w:r w:rsidR="00372143" w:rsidRPr="002D1B38">
        <w:rPr>
          <w:rFonts w:ascii="Helvetica" w:hAnsi="Helvetica" w:cs="Helvetica" w:hint="eastAsia"/>
          <w:bCs/>
          <w:color w:val="333333"/>
          <w:kern w:val="0"/>
          <w:sz w:val="21"/>
          <w:szCs w:val="21"/>
          <w:highlight w:val="yellow"/>
        </w:rPr>
        <w:t>接口</w:t>
      </w:r>
      <w:r w:rsidR="00F5135F" w:rsidRPr="002D1B38">
        <w:rPr>
          <w:rFonts w:ascii="Helvetica" w:hAnsi="Helvetica" w:cs="Helvetica"/>
          <w:bCs/>
          <w:color w:val="333333"/>
          <w:kern w:val="0"/>
          <w:sz w:val="21"/>
          <w:szCs w:val="21"/>
          <w:highlight w:val="yellow"/>
        </w:rPr>
        <w:t>17.1~17.5</w:t>
      </w:r>
      <w:r w:rsidR="00F5135F" w:rsidRPr="002D1B38">
        <w:rPr>
          <w:rFonts w:ascii="Helvetica" w:hAnsi="Helvetica" w:cs="Helvetica" w:hint="eastAsia"/>
          <w:bCs/>
          <w:color w:val="333333"/>
          <w:kern w:val="0"/>
          <w:sz w:val="21"/>
          <w:szCs w:val="21"/>
          <w:highlight w:val="yellow"/>
        </w:rPr>
        <w:t>相同</w:t>
      </w:r>
      <w:r w:rsidR="00F5135F">
        <w:rPr>
          <w:rFonts w:ascii="Helvetica" w:hAnsi="Helvetica" w:cs="Helvetica" w:hint="eastAsia"/>
          <w:bCs/>
          <w:color w:val="333333"/>
          <w:kern w:val="0"/>
          <w:sz w:val="21"/>
          <w:szCs w:val="21"/>
        </w:rPr>
        <w:t>]</w:t>
      </w:r>
      <w:r>
        <w:rPr>
          <w:rFonts w:ascii="Helvetica" w:hAnsi="Helvetica" w:cs="Helvetica" w:hint="eastAsia"/>
          <w:bCs/>
          <w:color w:val="333333"/>
          <w:kern w:val="0"/>
          <w:sz w:val="21"/>
          <w:szCs w:val="21"/>
        </w:rPr>
        <w:t>：</w:t>
      </w:r>
    </w:p>
    <w:p w:rsidR="002548F4" w:rsidRDefault="002548F4"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接入方编码</w:t>
      </w:r>
      <w:r>
        <w:rPr>
          <w:rFonts w:ascii="Helvetica" w:hAnsi="Helvetica" w:cs="Helvetica"/>
          <w:bCs/>
          <w:color w:val="333333"/>
          <w:kern w:val="0"/>
          <w:sz w:val="21"/>
          <w:szCs w:val="21"/>
        </w:rPr>
        <w:t>：</w:t>
      </w:r>
      <w:r w:rsidR="00172B40">
        <w:rPr>
          <w:rFonts w:ascii="Helvetica" w:hAnsi="Helvetica" w:cs="Helvetica"/>
          <w:bCs/>
          <w:color w:val="333333"/>
          <w:kern w:val="0"/>
          <w:sz w:val="21"/>
          <w:szCs w:val="21"/>
          <w:highlight w:val="yellow"/>
        </w:rPr>
        <w:t>H5002018</w:t>
      </w:r>
    </w:p>
    <w:p w:rsidR="002548F4" w:rsidRDefault="002548F4"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接入方</w:t>
      </w:r>
      <w:r>
        <w:rPr>
          <w:rFonts w:ascii="Helvetica" w:hAnsi="Helvetica" w:cs="Helvetica"/>
          <w:bCs/>
          <w:color w:val="333333"/>
          <w:kern w:val="0"/>
          <w:sz w:val="21"/>
          <w:szCs w:val="21"/>
        </w:rPr>
        <w:t>密钥：</w:t>
      </w:r>
      <w:r w:rsidR="00602828">
        <w:rPr>
          <w:rFonts w:ascii="Helvetica" w:hAnsi="Helvetica" w:cs="Helvetica"/>
          <w:bCs/>
          <w:color w:val="333333"/>
          <w:kern w:val="0"/>
          <w:sz w:val="21"/>
          <w:szCs w:val="21"/>
          <w:highlight w:val="yellow"/>
        </w:rPr>
        <w:t>015012</w:t>
      </w:r>
      <w:r w:rsidRPr="00545393">
        <w:rPr>
          <w:rFonts w:ascii="Helvetica" w:hAnsi="Helvetica" w:cs="Helvetica" w:hint="eastAsia"/>
          <w:bCs/>
          <w:color w:val="333333"/>
          <w:kern w:val="0"/>
          <w:sz w:val="21"/>
          <w:szCs w:val="21"/>
          <w:highlight w:val="yellow"/>
        </w:rPr>
        <w:t>（</w:t>
      </w:r>
      <w:r w:rsidRPr="00545393">
        <w:rPr>
          <w:rFonts w:ascii="Helvetica" w:hAnsi="Helvetica" w:cs="Helvetica" w:hint="eastAsia"/>
          <w:bCs/>
          <w:color w:val="333333"/>
          <w:kern w:val="0"/>
          <w:sz w:val="21"/>
          <w:szCs w:val="21"/>
          <w:highlight w:val="yellow"/>
        </w:rPr>
        <w:t>sign</w:t>
      </w:r>
      <w:r w:rsidRPr="00545393">
        <w:rPr>
          <w:rFonts w:ascii="Helvetica" w:hAnsi="Helvetica" w:cs="Helvetica"/>
          <w:bCs/>
          <w:color w:val="333333"/>
          <w:kern w:val="0"/>
          <w:sz w:val="21"/>
          <w:szCs w:val="21"/>
          <w:highlight w:val="yellow"/>
        </w:rPr>
        <w:t>参数中</w:t>
      </w:r>
      <w:r w:rsidRPr="00545393">
        <w:rPr>
          <w:rFonts w:ascii="Helvetica" w:hAnsi="Helvetica" w:cs="Helvetica" w:hint="eastAsia"/>
          <w:bCs/>
          <w:color w:val="333333"/>
          <w:kern w:val="0"/>
          <w:sz w:val="21"/>
          <w:szCs w:val="21"/>
          <w:highlight w:val="yellow"/>
        </w:rPr>
        <w:t>key</w:t>
      </w:r>
      <w:r w:rsidRPr="00545393">
        <w:rPr>
          <w:rFonts w:ascii="Helvetica" w:hAnsi="Helvetica" w:cs="Helvetica" w:hint="eastAsia"/>
          <w:bCs/>
          <w:color w:val="333333"/>
          <w:kern w:val="0"/>
          <w:sz w:val="21"/>
          <w:szCs w:val="21"/>
          <w:highlight w:val="yellow"/>
        </w:rPr>
        <w:t>的</w:t>
      </w:r>
      <w:r w:rsidRPr="00545393">
        <w:rPr>
          <w:rFonts w:ascii="Helvetica" w:hAnsi="Helvetica" w:cs="Helvetica"/>
          <w:bCs/>
          <w:color w:val="333333"/>
          <w:kern w:val="0"/>
          <w:sz w:val="21"/>
          <w:szCs w:val="21"/>
          <w:highlight w:val="yellow"/>
        </w:rPr>
        <w:t>值）</w:t>
      </w:r>
    </w:p>
    <w:p w:rsidR="00A42430" w:rsidRDefault="00A42430"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w:t>
      </w:r>
      <w:r>
        <w:rPr>
          <w:rFonts w:ascii="Helvetica" w:hAnsi="Helvetica" w:cs="Helvetica" w:hint="eastAsia"/>
          <w:bCs/>
          <w:color w:val="333333"/>
          <w:kern w:val="0"/>
          <w:sz w:val="21"/>
          <w:szCs w:val="21"/>
        </w:rPr>
        <w:t>需要</w:t>
      </w:r>
      <w:r>
        <w:rPr>
          <w:rFonts w:ascii="Helvetica" w:hAnsi="Helvetica" w:cs="Helvetica"/>
          <w:bCs/>
          <w:color w:val="333333"/>
          <w:kern w:val="0"/>
          <w:sz w:val="21"/>
          <w:szCs w:val="21"/>
        </w:rPr>
        <w:t>注意的地方</w:t>
      </w:r>
      <w:r>
        <w:rPr>
          <w:rFonts w:ascii="Helvetica" w:hAnsi="Helvetica" w:cs="Helvetica"/>
          <w:bCs/>
          <w:color w:val="333333"/>
          <w:kern w:val="0"/>
          <w:sz w:val="21"/>
          <w:szCs w:val="21"/>
        </w:rPr>
        <w:t>***********************************************/</w:t>
      </w:r>
    </w:p>
    <w:p w:rsidR="00513699" w:rsidRDefault="00CA02EB"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17.1</w:t>
      </w:r>
      <w:r>
        <w:rPr>
          <w:rFonts w:ascii="Helvetica" w:hAnsi="Helvetica" w:cs="Helvetica"/>
          <w:bCs/>
          <w:color w:val="333333"/>
          <w:kern w:val="0"/>
          <w:sz w:val="21"/>
          <w:szCs w:val="21"/>
        </w:rPr>
        <w:t>~17.5</w:t>
      </w:r>
      <w:r>
        <w:rPr>
          <w:rFonts w:ascii="Helvetica" w:hAnsi="Helvetica" w:cs="Helvetica" w:hint="eastAsia"/>
          <w:bCs/>
          <w:color w:val="333333"/>
          <w:kern w:val="0"/>
          <w:sz w:val="21"/>
          <w:szCs w:val="21"/>
        </w:rPr>
        <w:t>中</w:t>
      </w:r>
      <w:r>
        <w:rPr>
          <w:rFonts w:ascii="Helvetica" w:hAnsi="Helvetica" w:cs="Helvetica"/>
          <w:bCs/>
          <w:color w:val="333333"/>
          <w:kern w:val="0"/>
          <w:sz w:val="21"/>
          <w:szCs w:val="21"/>
        </w:rPr>
        <w:t>用到</w:t>
      </w:r>
      <w:r>
        <w:rPr>
          <w:rFonts w:ascii="Helvetica" w:hAnsi="Helvetica" w:cs="Helvetica" w:hint="eastAsia"/>
          <w:bCs/>
          <w:color w:val="333333"/>
          <w:kern w:val="0"/>
          <w:sz w:val="21"/>
          <w:szCs w:val="21"/>
        </w:rPr>
        <w:t>账号</w:t>
      </w:r>
      <w:r>
        <w:rPr>
          <w:rFonts w:ascii="Helvetica" w:hAnsi="Helvetica" w:cs="Helvetica"/>
          <w:bCs/>
          <w:color w:val="333333"/>
          <w:kern w:val="0"/>
          <w:sz w:val="21"/>
          <w:szCs w:val="21"/>
        </w:rPr>
        <w:t>省市信息的地方</w:t>
      </w:r>
      <w:r>
        <w:rPr>
          <w:rFonts w:ascii="Helvetica" w:hAnsi="Helvetica" w:cs="Helvetica" w:hint="eastAsia"/>
          <w:bCs/>
          <w:color w:val="333333"/>
          <w:kern w:val="0"/>
          <w:sz w:val="21"/>
          <w:szCs w:val="21"/>
        </w:rPr>
        <w:t>处理</w:t>
      </w:r>
      <w:r>
        <w:rPr>
          <w:rFonts w:ascii="Helvetica" w:hAnsi="Helvetica" w:cs="Helvetica"/>
          <w:bCs/>
          <w:color w:val="333333"/>
          <w:kern w:val="0"/>
          <w:sz w:val="21"/>
          <w:szCs w:val="21"/>
        </w:rPr>
        <w:t>逻辑：</w:t>
      </w:r>
    </w:p>
    <w:p w:rsidR="00CA02EB" w:rsidRDefault="00CA02EB"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1</w:t>
      </w:r>
      <w:r>
        <w:rPr>
          <w:rFonts w:ascii="Helvetica" w:hAnsi="Helvetica" w:cs="Helvetica" w:hint="eastAsia"/>
          <w:bCs/>
          <w:color w:val="333333"/>
          <w:kern w:val="0"/>
          <w:sz w:val="21"/>
          <w:szCs w:val="21"/>
        </w:rPr>
        <w:t>、如果接口</w:t>
      </w:r>
      <w:r>
        <w:rPr>
          <w:rFonts w:ascii="Helvetica" w:hAnsi="Helvetica" w:cs="Helvetica"/>
          <w:bCs/>
          <w:color w:val="333333"/>
          <w:kern w:val="0"/>
          <w:sz w:val="21"/>
          <w:szCs w:val="21"/>
        </w:rPr>
        <w:t>调用方已经传来省市信息，则按照</w:t>
      </w:r>
      <w:r>
        <w:rPr>
          <w:rFonts w:ascii="Helvetica" w:hAnsi="Helvetica" w:cs="Helvetica" w:hint="eastAsia"/>
          <w:bCs/>
          <w:color w:val="333333"/>
          <w:kern w:val="0"/>
          <w:sz w:val="21"/>
          <w:szCs w:val="21"/>
        </w:rPr>
        <w:t>接口</w:t>
      </w:r>
      <w:r>
        <w:rPr>
          <w:rFonts w:ascii="Helvetica" w:hAnsi="Helvetica" w:cs="Helvetica"/>
          <w:bCs/>
          <w:color w:val="333333"/>
          <w:kern w:val="0"/>
          <w:sz w:val="21"/>
          <w:szCs w:val="21"/>
        </w:rPr>
        <w:t>调用方</w:t>
      </w:r>
      <w:r>
        <w:rPr>
          <w:rFonts w:ascii="Helvetica" w:hAnsi="Helvetica" w:cs="Helvetica" w:hint="eastAsia"/>
          <w:bCs/>
          <w:color w:val="333333"/>
          <w:kern w:val="0"/>
          <w:sz w:val="21"/>
          <w:szCs w:val="21"/>
        </w:rPr>
        <w:t>传来</w:t>
      </w:r>
      <w:r>
        <w:rPr>
          <w:rFonts w:ascii="Helvetica" w:hAnsi="Helvetica" w:cs="Helvetica"/>
          <w:bCs/>
          <w:color w:val="333333"/>
          <w:kern w:val="0"/>
          <w:sz w:val="21"/>
          <w:szCs w:val="21"/>
        </w:rPr>
        <w:t>的省市信息作为</w:t>
      </w:r>
      <w:r>
        <w:rPr>
          <w:rFonts w:ascii="Helvetica" w:hAnsi="Helvetica" w:cs="Helvetica" w:hint="eastAsia"/>
          <w:bCs/>
          <w:color w:val="333333"/>
          <w:kern w:val="0"/>
          <w:sz w:val="21"/>
          <w:szCs w:val="21"/>
        </w:rPr>
        <w:t>数据的</w:t>
      </w:r>
      <w:r>
        <w:rPr>
          <w:rFonts w:ascii="Helvetica" w:hAnsi="Helvetica" w:cs="Helvetica"/>
          <w:bCs/>
          <w:color w:val="333333"/>
          <w:kern w:val="0"/>
          <w:sz w:val="21"/>
          <w:szCs w:val="21"/>
        </w:rPr>
        <w:t>归属地过滤依据。</w:t>
      </w:r>
      <w:r w:rsidR="00C54A0C">
        <w:rPr>
          <w:rFonts w:ascii="Helvetica" w:hAnsi="Helvetica" w:cs="Helvetica" w:hint="eastAsia"/>
          <w:bCs/>
          <w:color w:val="333333"/>
          <w:kern w:val="0"/>
          <w:sz w:val="21"/>
          <w:szCs w:val="21"/>
        </w:rPr>
        <w:t>【主要</w:t>
      </w:r>
      <w:r w:rsidR="00C54A0C">
        <w:rPr>
          <w:rFonts w:ascii="Helvetica" w:hAnsi="Helvetica" w:cs="Helvetica"/>
          <w:bCs/>
          <w:color w:val="333333"/>
          <w:kern w:val="0"/>
          <w:sz w:val="21"/>
          <w:szCs w:val="21"/>
        </w:rPr>
        <w:t>针对</w:t>
      </w:r>
      <w:r w:rsidR="00C54A0C" w:rsidRPr="00F216EC">
        <w:rPr>
          <w:rFonts w:ascii="Helvetica" w:hAnsi="Helvetica" w:cs="Helvetica" w:hint="eastAsia"/>
          <w:bCs/>
          <w:color w:val="333333"/>
          <w:kern w:val="0"/>
          <w:sz w:val="21"/>
          <w:szCs w:val="21"/>
          <w:highlight w:val="yellow"/>
        </w:rPr>
        <w:t>PC</w:t>
      </w:r>
      <w:r w:rsidR="00C54A0C">
        <w:rPr>
          <w:rFonts w:ascii="Helvetica" w:hAnsi="Helvetica" w:cs="Helvetica" w:hint="eastAsia"/>
          <w:bCs/>
          <w:color w:val="333333"/>
          <w:kern w:val="0"/>
          <w:sz w:val="21"/>
          <w:szCs w:val="21"/>
        </w:rPr>
        <w:t>端</w:t>
      </w:r>
      <w:r w:rsidR="00C54A0C" w:rsidRPr="00F216EC">
        <w:rPr>
          <w:rFonts w:ascii="Helvetica" w:hAnsi="Helvetica" w:cs="Helvetica"/>
          <w:bCs/>
          <w:color w:val="333333"/>
          <w:kern w:val="0"/>
          <w:sz w:val="21"/>
          <w:szCs w:val="21"/>
          <w:highlight w:val="yellow"/>
        </w:rPr>
        <w:t>宽带账号</w:t>
      </w:r>
      <w:r w:rsidR="00C54A0C">
        <w:rPr>
          <w:rFonts w:ascii="Helvetica" w:hAnsi="Helvetica" w:cs="Helvetica"/>
          <w:bCs/>
          <w:color w:val="333333"/>
          <w:kern w:val="0"/>
          <w:sz w:val="21"/>
          <w:szCs w:val="21"/>
        </w:rPr>
        <w:t>无法识别省市信息】</w:t>
      </w:r>
    </w:p>
    <w:p w:rsidR="00C54A0C" w:rsidRDefault="00C54A0C"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2</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如果</w:t>
      </w:r>
      <w:r>
        <w:rPr>
          <w:rFonts w:ascii="Helvetica" w:hAnsi="Helvetica" w:cs="Helvetica" w:hint="eastAsia"/>
          <w:bCs/>
          <w:color w:val="333333"/>
          <w:kern w:val="0"/>
          <w:sz w:val="21"/>
          <w:szCs w:val="21"/>
        </w:rPr>
        <w:t>接口</w:t>
      </w:r>
      <w:r>
        <w:rPr>
          <w:rFonts w:ascii="Helvetica" w:hAnsi="Helvetica" w:cs="Helvetica"/>
          <w:bCs/>
          <w:color w:val="333333"/>
          <w:kern w:val="0"/>
          <w:sz w:val="21"/>
          <w:szCs w:val="21"/>
        </w:rPr>
        <w:t>调用方</w:t>
      </w:r>
      <w:r>
        <w:rPr>
          <w:rFonts w:ascii="Helvetica" w:hAnsi="Helvetica" w:cs="Helvetica" w:hint="eastAsia"/>
          <w:bCs/>
          <w:color w:val="333333"/>
          <w:kern w:val="0"/>
          <w:sz w:val="21"/>
          <w:szCs w:val="21"/>
        </w:rPr>
        <w:t>只</w:t>
      </w:r>
      <w:r>
        <w:rPr>
          <w:rFonts w:ascii="Helvetica" w:hAnsi="Helvetica" w:cs="Helvetica"/>
          <w:bCs/>
          <w:color w:val="333333"/>
          <w:kern w:val="0"/>
          <w:sz w:val="21"/>
          <w:szCs w:val="21"/>
        </w:rPr>
        <w:t>传来用户号码，</w:t>
      </w:r>
      <w:r>
        <w:rPr>
          <w:rFonts w:ascii="Helvetica" w:hAnsi="Helvetica" w:cs="Helvetica" w:hint="eastAsia"/>
          <w:bCs/>
          <w:color w:val="333333"/>
          <w:kern w:val="0"/>
          <w:sz w:val="21"/>
          <w:szCs w:val="21"/>
        </w:rPr>
        <w:t>没有</w:t>
      </w:r>
      <w:r>
        <w:rPr>
          <w:rFonts w:ascii="Helvetica" w:hAnsi="Helvetica" w:cs="Helvetica"/>
          <w:bCs/>
          <w:color w:val="333333"/>
          <w:kern w:val="0"/>
          <w:sz w:val="21"/>
          <w:szCs w:val="21"/>
        </w:rPr>
        <w:t>传来</w:t>
      </w:r>
      <w:r>
        <w:rPr>
          <w:rFonts w:ascii="Helvetica" w:hAnsi="Helvetica" w:cs="Helvetica" w:hint="eastAsia"/>
          <w:bCs/>
          <w:color w:val="333333"/>
          <w:kern w:val="0"/>
          <w:sz w:val="21"/>
          <w:szCs w:val="21"/>
        </w:rPr>
        <w:t>省市</w:t>
      </w:r>
      <w:r>
        <w:rPr>
          <w:rFonts w:ascii="Helvetica" w:hAnsi="Helvetica" w:cs="Helvetica"/>
          <w:bCs/>
          <w:color w:val="333333"/>
          <w:kern w:val="0"/>
          <w:sz w:val="21"/>
          <w:szCs w:val="21"/>
        </w:rPr>
        <w:t>信息，则按照用户号码查找</w:t>
      </w:r>
      <w:r>
        <w:rPr>
          <w:rFonts w:ascii="Helvetica" w:hAnsi="Helvetica" w:cs="Helvetica" w:hint="eastAsia"/>
          <w:bCs/>
          <w:color w:val="333333"/>
          <w:kern w:val="0"/>
          <w:sz w:val="21"/>
          <w:szCs w:val="21"/>
        </w:rPr>
        <w:t>H</w:t>
      </w:r>
      <w:r>
        <w:rPr>
          <w:rFonts w:ascii="Helvetica" w:hAnsi="Helvetica" w:cs="Helvetica" w:hint="eastAsia"/>
          <w:bCs/>
          <w:color w:val="333333"/>
          <w:kern w:val="0"/>
          <w:sz w:val="21"/>
          <w:szCs w:val="21"/>
        </w:rPr>
        <w:t>码</w:t>
      </w:r>
      <w:r>
        <w:rPr>
          <w:rFonts w:ascii="Helvetica" w:hAnsi="Helvetica" w:cs="Helvetica"/>
          <w:bCs/>
          <w:color w:val="333333"/>
          <w:kern w:val="0"/>
          <w:sz w:val="21"/>
          <w:szCs w:val="21"/>
        </w:rPr>
        <w:t>表自动识别用户号码的归属地信息。</w:t>
      </w:r>
    </w:p>
    <w:p w:rsidR="006A56A9" w:rsidRDefault="006A56A9"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17.1</w:t>
      </w:r>
      <w:r>
        <w:rPr>
          <w:rFonts w:ascii="Helvetica" w:hAnsi="Helvetica" w:cs="Helvetica" w:hint="eastAsia"/>
          <w:bCs/>
          <w:color w:val="333333"/>
          <w:kern w:val="0"/>
          <w:sz w:val="21"/>
          <w:szCs w:val="21"/>
        </w:rPr>
        <w:t>星级服务</w:t>
      </w:r>
      <w:r w:rsidRPr="00557A5D">
        <w:rPr>
          <w:rFonts w:ascii="Helvetica" w:hAnsi="Helvetica" w:cs="Helvetica" w:hint="eastAsia"/>
          <w:bCs/>
          <w:color w:val="333333"/>
          <w:kern w:val="0"/>
          <w:sz w:val="21"/>
          <w:szCs w:val="21"/>
          <w:highlight w:val="yellow"/>
        </w:rPr>
        <w:t>勋章墙</w:t>
      </w:r>
      <w:r w:rsidRPr="00557A5D">
        <w:rPr>
          <w:rFonts w:ascii="Helvetica" w:hAnsi="Helvetica" w:cs="Helvetica" w:hint="eastAsia"/>
          <w:bCs/>
          <w:color w:val="333333"/>
          <w:kern w:val="0"/>
          <w:sz w:val="21"/>
          <w:szCs w:val="21"/>
          <w:highlight w:val="yellow"/>
        </w:rPr>
        <w:t>-</w:t>
      </w:r>
      <w:r w:rsidRPr="00557A5D">
        <w:rPr>
          <w:rFonts w:ascii="Helvetica" w:hAnsi="Helvetica" w:cs="Helvetica"/>
          <w:bCs/>
          <w:color w:val="333333"/>
          <w:kern w:val="0"/>
          <w:sz w:val="21"/>
          <w:szCs w:val="21"/>
          <w:highlight w:val="yellow"/>
        </w:rPr>
        <w:t>未登录</w:t>
      </w:r>
      <w:r w:rsidRPr="00557A5D">
        <w:rPr>
          <w:rFonts w:ascii="Helvetica" w:hAnsi="Helvetica" w:cs="Helvetica"/>
          <w:bCs/>
          <w:color w:val="333333"/>
          <w:kern w:val="0"/>
          <w:sz w:val="21"/>
          <w:szCs w:val="21"/>
          <w:highlight w:val="yellow"/>
        </w:rPr>
        <w:t>-</w:t>
      </w:r>
      <w:r w:rsidRPr="00557A5D">
        <w:rPr>
          <w:rFonts w:ascii="Helvetica" w:hAnsi="Helvetica" w:cs="Helvetica"/>
          <w:bCs/>
          <w:color w:val="333333"/>
          <w:kern w:val="0"/>
          <w:sz w:val="21"/>
          <w:szCs w:val="21"/>
          <w:highlight w:val="yellow"/>
        </w:rPr>
        <w:t>分省可配</w:t>
      </w:r>
      <w:r>
        <w:rPr>
          <w:rFonts w:ascii="Helvetica" w:hAnsi="Helvetica" w:cs="Helvetica"/>
          <w:bCs/>
          <w:color w:val="333333"/>
          <w:kern w:val="0"/>
          <w:sz w:val="21"/>
          <w:szCs w:val="21"/>
        </w:rPr>
        <w:t>处理逻辑：</w:t>
      </w:r>
    </w:p>
    <w:p w:rsidR="006A56A9" w:rsidRPr="006A56A9" w:rsidRDefault="00A1096B"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调用接口</w:t>
      </w:r>
      <w:r>
        <w:rPr>
          <w:rFonts w:ascii="Helvetica" w:hAnsi="Helvetica" w:cs="Helvetica" w:hint="eastAsia"/>
          <w:bCs/>
          <w:color w:val="333333"/>
          <w:kern w:val="0"/>
          <w:sz w:val="21"/>
          <w:szCs w:val="21"/>
        </w:rPr>
        <w:t>17.1</w:t>
      </w:r>
      <w:r>
        <w:rPr>
          <w:rFonts w:ascii="Helvetica" w:hAnsi="Helvetica" w:cs="Helvetica" w:hint="eastAsia"/>
          <w:bCs/>
          <w:color w:val="333333"/>
          <w:kern w:val="0"/>
          <w:sz w:val="21"/>
          <w:szCs w:val="21"/>
        </w:rPr>
        <w:t>时增加</w:t>
      </w:r>
      <w:r>
        <w:rPr>
          <w:rFonts w:ascii="Helvetica" w:hAnsi="Helvetica" w:cs="Helvetica"/>
          <w:bCs/>
          <w:color w:val="333333"/>
          <w:kern w:val="0"/>
          <w:sz w:val="21"/>
          <w:szCs w:val="21"/>
        </w:rPr>
        <w:t>province</w:t>
      </w:r>
      <w:r>
        <w:rPr>
          <w:rFonts w:ascii="Helvetica" w:hAnsi="Helvetica" w:cs="Helvetica" w:hint="eastAsia"/>
          <w:bCs/>
          <w:color w:val="333333"/>
          <w:kern w:val="0"/>
          <w:sz w:val="21"/>
          <w:szCs w:val="21"/>
        </w:rPr>
        <w:t>入参</w:t>
      </w:r>
      <w:r>
        <w:rPr>
          <w:rFonts w:ascii="Helvetica" w:hAnsi="Helvetica" w:cs="Helvetica"/>
          <w:bCs/>
          <w:color w:val="333333"/>
          <w:kern w:val="0"/>
          <w:sz w:val="21"/>
          <w:szCs w:val="21"/>
        </w:rPr>
        <w:t>，</w:t>
      </w:r>
      <w:r>
        <w:rPr>
          <w:rFonts w:ascii="Helvetica" w:hAnsi="Helvetica" w:cs="Helvetica"/>
          <w:bCs/>
          <w:color w:val="333333"/>
          <w:kern w:val="0"/>
          <w:sz w:val="21"/>
          <w:szCs w:val="21"/>
        </w:rPr>
        <w:t>province</w:t>
      </w:r>
      <w:r>
        <w:rPr>
          <w:rFonts w:ascii="Helvetica" w:hAnsi="Helvetica" w:cs="Helvetica" w:hint="eastAsia"/>
          <w:bCs/>
          <w:color w:val="333333"/>
          <w:kern w:val="0"/>
          <w:sz w:val="21"/>
          <w:szCs w:val="21"/>
        </w:rPr>
        <w:t>的</w:t>
      </w:r>
      <w:r>
        <w:rPr>
          <w:rFonts w:ascii="Helvetica" w:hAnsi="Helvetica" w:cs="Helvetica"/>
          <w:bCs/>
          <w:color w:val="333333"/>
          <w:kern w:val="0"/>
          <w:sz w:val="21"/>
          <w:szCs w:val="21"/>
        </w:rPr>
        <w:t>值为</w:t>
      </w:r>
      <w:r>
        <w:rPr>
          <w:rFonts w:ascii="Helvetica" w:hAnsi="Helvetica" w:cs="Helvetica" w:hint="eastAsia"/>
          <w:bCs/>
          <w:color w:val="333333"/>
          <w:kern w:val="0"/>
          <w:sz w:val="21"/>
          <w:szCs w:val="21"/>
        </w:rPr>
        <w:t>ip</w:t>
      </w:r>
      <w:r>
        <w:rPr>
          <w:rFonts w:ascii="Helvetica" w:hAnsi="Helvetica" w:cs="Helvetica" w:hint="eastAsia"/>
          <w:bCs/>
          <w:color w:val="333333"/>
          <w:kern w:val="0"/>
          <w:sz w:val="21"/>
          <w:szCs w:val="21"/>
        </w:rPr>
        <w:t>自动</w:t>
      </w:r>
      <w:r>
        <w:rPr>
          <w:rFonts w:ascii="Helvetica" w:hAnsi="Helvetica" w:cs="Helvetica"/>
          <w:bCs/>
          <w:color w:val="333333"/>
          <w:kern w:val="0"/>
          <w:sz w:val="21"/>
          <w:szCs w:val="21"/>
        </w:rPr>
        <w:t>识别的省份信息，</w:t>
      </w:r>
      <w:r>
        <w:rPr>
          <w:rFonts w:ascii="Helvetica" w:hAnsi="Helvetica" w:cs="Helvetica" w:hint="eastAsia"/>
          <w:bCs/>
          <w:color w:val="333333"/>
          <w:kern w:val="0"/>
          <w:sz w:val="21"/>
          <w:szCs w:val="21"/>
        </w:rPr>
        <w:t>在</w:t>
      </w:r>
      <w:r>
        <w:rPr>
          <w:rFonts w:ascii="Helvetica" w:hAnsi="Helvetica" w:cs="Helvetica"/>
          <w:bCs/>
          <w:color w:val="333333"/>
          <w:kern w:val="0"/>
          <w:sz w:val="21"/>
          <w:szCs w:val="21"/>
        </w:rPr>
        <w:t>下发权益时</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会返回</w:t>
      </w:r>
      <w:r>
        <w:rPr>
          <w:rFonts w:ascii="Helvetica" w:hAnsi="Helvetica" w:cs="Helvetica" w:hint="eastAsia"/>
          <w:bCs/>
          <w:color w:val="333333"/>
          <w:kern w:val="0"/>
          <w:sz w:val="21"/>
          <w:szCs w:val="21"/>
        </w:rPr>
        <w:t>当前</w:t>
      </w:r>
      <w:r>
        <w:rPr>
          <w:rFonts w:ascii="Helvetica" w:hAnsi="Helvetica" w:cs="Helvetica" w:hint="eastAsia"/>
          <w:bCs/>
          <w:color w:val="333333"/>
          <w:kern w:val="0"/>
          <w:sz w:val="21"/>
          <w:szCs w:val="21"/>
        </w:rPr>
        <w:t>ip</w:t>
      </w:r>
      <w:r>
        <w:rPr>
          <w:rFonts w:ascii="Helvetica" w:hAnsi="Helvetica" w:cs="Helvetica" w:hint="eastAsia"/>
          <w:bCs/>
          <w:color w:val="333333"/>
          <w:kern w:val="0"/>
          <w:sz w:val="21"/>
          <w:szCs w:val="21"/>
        </w:rPr>
        <w:t>对应</w:t>
      </w:r>
      <w:r>
        <w:rPr>
          <w:rFonts w:ascii="Helvetica" w:hAnsi="Helvetica" w:cs="Helvetica"/>
          <w:bCs/>
          <w:color w:val="333333"/>
          <w:kern w:val="0"/>
          <w:sz w:val="21"/>
          <w:szCs w:val="21"/>
        </w:rPr>
        <w:t>省份的所有权益</w:t>
      </w:r>
      <w:r w:rsidR="00D838B3">
        <w:rPr>
          <w:rFonts w:ascii="Helvetica" w:hAnsi="Helvetica" w:cs="Helvetica" w:hint="eastAsia"/>
          <w:bCs/>
          <w:color w:val="333333"/>
          <w:kern w:val="0"/>
          <w:sz w:val="21"/>
          <w:szCs w:val="21"/>
        </w:rPr>
        <w:t>列表</w:t>
      </w:r>
      <w:r>
        <w:rPr>
          <w:rFonts w:ascii="Helvetica" w:hAnsi="Helvetica" w:cs="Helvetica"/>
          <w:bCs/>
          <w:color w:val="333333"/>
          <w:kern w:val="0"/>
          <w:sz w:val="21"/>
          <w:szCs w:val="21"/>
        </w:rPr>
        <w:t>。</w:t>
      </w:r>
      <w:r w:rsidR="00EB632E">
        <w:rPr>
          <w:rFonts w:ascii="Helvetica" w:hAnsi="Helvetica" w:cs="Helvetica" w:hint="eastAsia"/>
          <w:bCs/>
          <w:color w:val="333333"/>
          <w:kern w:val="0"/>
          <w:sz w:val="21"/>
          <w:szCs w:val="21"/>
        </w:rPr>
        <w:t>如果</w:t>
      </w:r>
      <w:r w:rsidR="00EB632E">
        <w:rPr>
          <w:rFonts w:ascii="Helvetica" w:hAnsi="Helvetica" w:cs="Helvetica" w:hint="eastAsia"/>
          <w:bCs/>
          <w:color w:val="333333"/>
          <w:kern w:val="0"/>
          <w:sz w:val="21"/>
          <w:szCs w:val="21"/>
        </w:rPr>
        <w:t>province</w:t>
      </w:r>
      <w:r w:rsidR="00EB632E">
        <w:rPr>
          <w:rFonts w:ascii="Helvetica" w:hAnsi="Helvetica" w:cs="Helvetica" w:hint="eastAsia"/>
          <w:bCs/>
          <w:color w:val="333333"/>
          <w:kern w:val="0"/>
          <w:sz w:val="21"/>
          <w:szCs w:val="21"/>
        </w:rPr>
        <w:t>为空</w:t>
      </w:r>
      <w:r w:rsidR="00EB632E">
        <w:rPr>
          <w:rFonts w:ascii="Helvetica" w:hAnsi="Helvetica" w:cs="Helvetica"/>
          <w:bCs/>
          <w:color w:val="333333"/>
          <w:kern w:val="0"/>
          <w:sz w:val="21"/>
          <w:szCs w:val="21"/>
        </w:rPr>
        <w:t>，则取集团的数据。</w:t>
      </w:r>
    </w:p>
    <w:p w:rsidR="00A42430" w:rsidRPr="0069740E" w:rsidRDefault="00513699" w:rsidP="009C3CD2">
      <w:pPr>
        <w:rPr>
          <w:rFonts w:ascii="Helvetica" w:hAnsi="Helvetica" w:cs="Helvetica"/>
          <w:bCs/>
          <w:color w:val="333333"/>
          <w:kern w:val="0"/>
          <w:sz w:val="21"/>
          <w:szCs w:val="21"/>
        </w:rPr>
      </w:pPr>
      <w:r w:rsidRPr="00513699">
        <w:rPr>
          <w:rFonts w:ascii="Helvetica" w:hAnsi="Helvetica" w:cs="Helvetica" w:hint="eastAsia"/>
          <w:bCs/>
          <w:color w:val="333333"/>
          <w:kern w:val="0"/>
          <w:sz w:val="21"/>
          <w:szCs w:val="21"/>
        </w:rPr>
        <w:t>/****************************</w:t>
      </w:r>
      <w:r w:rsidRPr="00513699">
        <w:rPr>
          <w:rFonts w:ascii="Helvetica" w:hAnsi="Helvetica" w:cs="Helvetica" w:hint="eastAsia"/>
          <w:bCs/>
          <w:color w:val="333333"/>
          <w:kern w:val="0"/>
          <w:sz w:val="21"/>
          <w:szCs w:val="21"/>
        </w:rPr>
        <w:t>需要注意的地方</w:t>
      </w:r>
      <w:r w:rsidRPr="00513699">
        <w:rPr>
          <w:rFonts w:ascii="Helvetica" w:hAnsi="Helvetica" w:cs="Helvetica" w:hint="eastAsia"/>
          <w:bCs/>
          <w:color w:val="333333"/>
          <w:kern w:val="0"/>
          <w:sz w:val="21"/>
          <w:szCs w:val="21"/>
        </w:rPr>
        <w:t>***********************************************/</w:t>
      </w:r>
    </w:p>
    <w:p w:rsidR="00167E9D" w:rsidRPr="0069740E" w:rsidRDefault="002D5C5B" w:rsidP="009C3CD2">
      <w:pPr>
        <w:rPr>
          <w:rFonts w:ascii="Helvetica" w:hAnsi="Helvetica" w:cs="Helvetica"/>
          <w:bCs/>
          <w:color w:val="333333"/>
          <w:kern w:val="0"/>
          <w:sz w:val="21"/>
          <w:szCs w:val="21"/>
        </w:rPr>
      </w:pPr>
      <w:r w:rsidRPr="0069740E">
        <w:rPr>
          <w:rFonts w:ascii="Helvetica" w:hAnsi="Helvetica" w:cs="Helvetica" w:hint="eastAsia"/>
          <w:bCs/>
          <w:color w:val="333333"/>
          <w:kern w:val="0"/>
          <w:sz w:val="21"/>
          <w:szCs w:val="21"/>
        </w:rPr>
        <w:t>勋章墙</w:t>
      </w:r>
      <w:r w:rsidRPr="0069740E">
        <w:rPr>
          <w:rFonts w:ascii="Helvetica" w:hAnsi="Helvetica" w:cs="Helvetica"/>
          <w:bCs/>
          <w:color w:val="333333"/>
          <w:kern w:val="0"/>
          <w:sz w:val="21"/>
          <w:szCs w:val="21"/>
        </w:rPr>
        <w:t>：</w:t>
      </w:r>
    </w:p>
    <w:p w:rsidR="002D5C5B" w:rsidRDefault="002D5C5B" w:rsidP="009C3CD2">
      <w:pPr>
        <w:rPr>
          <w:rFonts w:ascii="Helvetica" w:hAnsi="Helvetica" w:cs="Helvetica"/>
          <w:bCs/>
          <w:color w:val="333333"/>
          <w:kern w:val="0"/>
          <w:sz w:val="21"/>
          <w:szCs w:val="21"/>
        </w:rPr>
      </w:pPr>
      <w:r w:rsidRPr="0069740E">
        <w:rPr>
          <w:rFonts w:ascii="Helvetica" w:hAnsi="Helvetica" w:cs="Helvetica" w:hint="eastAsia"/>
          <w:bCs/>
          <w:color w:val="333333"/>
          <w:kern w:val="0"/>
          <w:sz w:val="21"/>
          <w:szCs w:val="21"/>
        </w:rPr>
        <w:t>未登录</w:t>
      </w:r>
      <w:r w:rsidRPr="0069740E">
        <w:rPr>
          <w:rFonts w:ascii="Helvetica" w:hAnsi="Helvetica" w:cs="Helvetica"/>
          <w:bCs/>
          <w:color w:val="333333"/>
          <w:kern w:val="0"/>
          <w:sz w:val="21"/>
          <w:szCs w:val="21"/>
        </w:rPr>
        <w:t>：</w:t>
      </w:r>
      <w:r w:rsidRPr="001125DF">
        <w:rPr>
          <w:rFonts w:ascii="Helvetica" w:hAnsi="Helvetica" w:cs="Helvetica" w:hint="eastAsia"/>
          <w:bCs/>
          <w:color w:val="333333"/>
          <w:kern w:val="0"/>
          <w:sz w:val="21"/>
          <w:szCs w:val="21"/>
        </w:rPr>
        <w:t>provinceType</w:t>
      </w:r>
      <w:r>
        <w:rPr>
          <w:rFonts w:ascii="Helvetica" w:hAnsi="Helvetica" w:cs="Helvetica"/>
          <w:bCs/>
          <w:color w:val="333333"/>
          <w:kern w:val="0"/>
          <w:sz w:val="21"/>
          <w:szCs w:val="21"/>
        </w:rPr>
        <w:t>=1&amp;type=2</w:t>
      </w:r>
      <w:r w:rsidR="00431DC2">
        <w:rPr>
          <w:rFonts w:ascii="Helvetica" w:hAnsi="Helvetica" w:cs="Helvetica"/>
          <w:bCs/>
          <w:color w:val="333333"/>
          <w:kern w:val="0"/>
          <w:sz w:val="21"/>
          <w:szCs w:val="21"/>
        </w:rPr>
        <w:t>&amp;</w:t>
      </w:r>
      <w:r w:rsidR="00431DC2" w:rsidRPr="001125DF">
        <w:rPr>
          <w:rFonts w:ascii="Helvetica" w:hAnsi="Helvetica" w:cs="Helvetica"/>
          <w:bCs/>
          <w:color w:val="333333"/>
          <w:kern w:val="0"/>
          <w:sz w:val="21"/>
          <w:szCs w:val="21"/>
        </w:rPr>
        <w:t>isbuy</w:t>
      </w:r>
      <w:r w:rsidR="00431DC2">
        <w:rPr>
          <w:rFonts w:ascii="Helvetica" w:hAnsi="Helvetica" w:cs="Helvetica"/>
          <w:bCs/>
          <w:color w:val="333333"/>
          <w:kern w:val="0"/>
          <w:sz w:val="21"/>
          <w:szCs w:val="21"/>
        </w:rPr>
        <w:t>=1</w:t>
      </w:r>
      <w:r w:rsidR="001A724A">
        <w:rPr>
          <w:rFonts w:ascii="Helvetica" w:hAnsi="Helvetica" w:cs="Helvetica"/>
          <w:bCs/>
          <w:color w:val="333333"/>
          <w:kern w:val="0"/>
          <w:sz w:val="21"/>
          <w:szCs w:val="21"/>
        </w:rPr>
        <w:t>&amp;</w:t>
      </w:r>
      <w:r w:rsidR="001A724A">
        <w:rPr>
          <w:rFonts w:ascii="Helvetica" w:hAnsi="Helvetica" w:cs="Helvetica" w:hint="eastAsia"/>
          <w:bCs/>
          <w:color w:val="333333"/>
          <w:kern w:val="0"/>
          <w:sz w:val="21"/>
          <w:szCs w:val="21"/>
        </w:rPr>
        <w:t>检验</w:t>
      </w:r>
      <w:r w:rsidR="001A724A">
        <w:rPr>
          <w:rFonts w:ascii="Helvetica" w:hAnsi="Helvetica" w:cs="Helvetica"/>
          <w:bCs/>
          <w:color w:val="333333"/>
          <w:kern w:val="0"/>
          <w:sz w:val="21"/>
          <w:szCs w:val="21"/>
        </w:rPr>
        <w:t>参数</w:t>
      </w:r>
      <w:r w:rsidR="00BE3F11">
        <w:rPr>
          <w:rFonts w:ascii="Helvetica" w:hAnsi="Helvetica" w:cs="Helvetica"/>
          <w:bCs/>
          <w:color w:val="333333"/>
          <w:kern w:val="0"/>
          <w:sz w:val="21"/>
          <w:szCs w:val="21"/>
        </w:rPr>
        <w:t>=*****</w:t>
      </w:r>
      <w:r w:rsidR="001E06B4" w:rsidRPr="001E06B4">
        <w:rPr>
          <w:rFonts w:ascii="Helvetica" w:hAnsi="Helvetica" w:cs="Helvetica"/>
          <w:bCs/>
          <w:color w:val="333333"/>
          <w:kern w:val="0"/>
          <w:sz w:val="21"/>
          <w:szCs w:val="21"/>
          <w:highlight w:val="yellow"/>
        </w:rPr>
        <w:t>&amp;</w:t>
      </w:r>
      <w:r w:rsidR="001E06B4" w:rsidRPr="00456F87">
        <w:rPr>
          <w:rFonts w:ascii="Helvetica" w:hAnsi="Helvetica" w:cs="Helvetica"/>
          <w:bCs/>
          <w:color w:val="333333"/>
          <w:kern w:val="0"/>
          <w:sz w:val="21"/>
          <w:szCs w:val="21"/>
          <w:highlight w:val="yellow"/>
        </w:rPr>
        <w:t>province</w:t>
      </w:r>
      <w:r w:rsidR="001E06B4" w:rsidRPr="001E06B4">
        <w:rPr>
          <w:rFonts w:ascii="Helvetica" w:hAnsi="Helvetica" w:cs="Helvetica"/>
          <w:bCs/>
          <w:color w:val="333333"/>
          <w:kern w:val="0"/>
          <w:sz w:val="21"/>
          <w:szCs w:val="21"/>
          <w:highlight w:val="yellow"/>
        </w:rPr>
        <w:t>=</w:t>
      </w:r>
      <w:r w:rsidR="001E06B4" w:rsidRPr="001E06B4">
        <w:rPr>
          <w:rFonts w:ascii="Helvetica" w:hAnsi="Helvetica" w:cs="Helvetica" w:hint="eastAsia"/>
          <w:bCs/>
          <w:color w:val="333333"/>
          <w:kern w:val="0"/>
          <w:sz w:val="21"/>
          <w:szCs w:val="21"/>
          <w:highlight w:val="yellow"/>
        </w:rPr>
        <w:t>自动</w:t>
      </w:r>
      <w:r w:rsidR="001E06B4" w:rsidRPr="001E06B4">
        <w:rPr>
          <w:rFonts w:ascii="Helvetica" w:hAnsi="Helvetica" w:cs="Helvetica"/>
          <w:bCs/>
          <w:color w:val="333333"/>
          <w:kern w:val="0"/>
          <w:sz w:val="21"/>
          <w:szCs w:val="21"/>
          <w:highlight w:val="yellow"/>
        </w:rPr>
        <w:t>识别</w:t>
      </w:r>
      <w:r w:rsidR="001E06B4" w:rsidRPr="001E06B4">
        <w:rPr>
          <w:rFonts w:ascii="Helvetica" w:hAnsi="Helvetica" w:cs="Helvetica" w:hint="eastAsia"/>
          <w:bCs/>
          <w:color w:val="333333"/>
          <w:kern w:val="0"/>
          <w:sz w:val="21"/>
          <w:szCs w:val="21"/>
          <w:highlight w:val="yellow"/>
        </w:rPr>
        <w:t>省份</w:t>
      </w:r>
    </w:p>
    <w:p w:rsidR="0069740E" w:rsidRDefault="0069740E"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已登录</w:t>
      </w:r>
      <w:r>
        <w:rPr>
          <w:rFonts w:ascii="Helvetica" w:hAnsi="Helvetica" w:cs="Helvetica"/>
          <w:bCs/>
          <w:color w:val="333333"/>
          <w:kern w:val="0"/>
          <w:sz w:val="21"/>
          <w:szCs w:val="21"/>
        </w:rPr>
        <w:t>：</w:t>
      </w:r>
      <w:r w:rsidRPr="001125DF">
        <w:rPr>
          <w:rFonts w:ascii="Helvetica" w:hAnsi="Helvetica" w:cs="Helvetica" w:hint="eastAsia"/>
          <w:bCs/>
          <w:color w:val="333333"/>
          <w:kern w:val="0"/>
          <w:sz w:val="21"/>
          <w:szCs w:val="21"/>
        </w:rPr>
        <w:t>provinceType</w:t>
      </w:r>
      <w:r>
        <w:rPr>
          <w:rFonts w:ascii="Helvetica" w:hAnsi="Helvetica" w:cs="Helvetica"/>
          <w:bCs/>
          <w:color w:val="333333"/>
          <w:kern w:val="0"/>
          <w:sz w:val="21"/>
          <w:szCs w:val="21"/>
        </w:rPr>
        <w:t>=2&amp;type=2</w:t>
      </w:r>
      <w:r w:rsidR="00431DC2">
        <w:rPr>
          <w:rFonts w:ascii="Helvetica" w:hAnsi="Helvetica" w:cs="Helvetica"/>
          <w:bCs/>
          <w:color w:val="333333"/>
          <w:kern w:val="0"/>
          <w:sz w:val="21"/>
          <w:szCs w:val="21"/>
        </w:rPr>
        <w:t>&amp;</w:t>
      </w:r>
      <w:r w:rsidR="00431DC2" w:rsidRPr="001125DF">
        <w:rPr>
          <w:rFonts w:ascii="Helvetica" w:hAnsi="Helvetica" w:cs="Helvetica"/>
          <w:bCs/>
          <w:color w:val="333333"/>
          <w:kern w:val="0"/>
          <w:sz w:val="21"/>
          <w:szCs w:val="21"/>
        </w:rPr>
        <w:t>isbuy</w:t>
      </w:r>
      <w:r w:rsidR="00431DC2">
        <w:rPr>
          <w:rFonts w:ascii="Helvetica" w:hAnsi="Helvetica" w:cs="Helvetica"/>
          <w:bCs/>
          <w:color w:val="333333"/>
          <w:kern w:val="0"/>
          <w:sz w:val="21"/>
          <w:szCs w:val="21"/>
        </w:rPr>
        <w:t>=1</w:t>
      </w:r>
      <w:r w:rsidR="00862F90">
        <w:rPr>
          <w:rFonts w:ascii="Helvetica" w:hAnsi="Helvetica" w:cs="Helvetica"/>
          <w:bCs/>
          <w:color w:val="333333"/>
          <w:kern w:val="0"/>
          <w:sz w:val="21"/>
          <w:szCs w:val="21"/>
        </w:rPr>
        <w:t>&amp;</w:t>
      </w:r>
      <w:r w:rsidR="00862F90" w:rsidRPr="003E0553">
        <w:rPr>
          <w:rFonts w:ascii="Helvetica" w:hAnsi="Helvetica" w:cs="Helvetica" w:hint="eastAsia"/>
          <w:bCs/>
          <w:color w:val="333333"/>
          <w:kern w:val="0"/>
          <w:sz w:val="21"/>
          <w:szCs w:val="21"/>
          <w:highlight w:val="yellow"/>
        </w:rPr>
        <w:t>starLevel</w:t>
      </w:r>
      <w:r w:rsidR="00862F90" w:rsidRPr="003E0553">
        <w:rPr>
          <w:rFonts w:ascii="Helvetica" w:hAnsi="Helvetica" w:cs="Helvetica"/>
          <w:bCs/>
          <w:color w:val="333333"/>
          <w:kern w:val="0"/>
          <w:sz w:val="21"/>
          <w:szCs w:val="21"/>
          <w:highlight w:val="yellow"/>
        </w:rPr>
        <w:t>=1</w:t>
      </w:r>
      <w:r w:rsidR="00BA5C44">
        <w:rPr>
          <w:rFonts w:ascii="Helvetica" w:hAnsi="Helvetica" w:cs="Helvetica"/>
          <w:bCs/>
          <w:color w:val="333333"/>
          <w:kern w:val="0"/>
          <w:sz w:val="21"/>
          <w:szCs w:val="21"/>
        </w:rPr>
        <w:t>&amp;</w:t>
      </w:r>
      <w:r w:rsidR="00BA5C44">
        <w:rPr>
          <w:rFonts w:ascii="Helvetica" w:hAnsi="Helvetica" w:cs="Helvetica" w:hint="eastAsia"/>
          <w:bCs/>
          <w:color w:val="333333"/>
          <w:kern w:val="0"/>
          <w:sz w:val="21"/>
          <w:szCs w:val="21"/>
        </w:rPr>
        <w:t>检验</w:t>
      </w:r>
      <w:r w:rsidR="00BA5C44">
        <w:rPr>
          <w:rFonts w:ascii="Helvetica" w:hAnsi="Helvetica" w:cs="Helvetica"/>
          <w:bCs/>
          <w:color w:val="333333"/>
          <w:kern w:val="0"/>
          <w:sz w:val="21"/>
          <w:szCs w:val="21"/>
        </w:rPr>
        <w:t>参数</w:t>
      </w:r>
      <w:r w:rsidR="00BE3F11">
        <w:rPr>
          <w:rFonts w:ascii="Helvetica" w:hAnsi="Helvetica" w:cs="Helvetica"/>
          <w:bCs/>
          <w:color w:val="333333"/>
          <w:kern w:val="0"/>
          <w:sz w:val="21"/>
          <w:szCs w:val="21"/>
        </w:rPr>
        <w:t>=*****</w:t>
      </w:r>
    </w:p>
    <w:p w:rsidR="00600671" w:rsidRDefault="00E628CA" w:rsidP="009833F8">
      <w:pPr>
        <w:rPr>
          <w:rFonts w:ascii="Helvetica" w:hAnsi="Helvetica" w:cs="Helvetica"/>
          <w:bCs/>
          <w:color w:val="333333"/>
          <w:kern w:val="0"/>
          <w:sz w:val="21"/>
          <w:szCs w:val="21"/>
        </w:rPr>
      </w:pPr>
      <w:r>
        <w:rPr>
          <w:rFonts w:ascii="Helvetica" w:hAnsi="Helvetica" w:cs="Helvetica" w:hint="eastAsia"/>
          <w:bCs/>
          <w:color w:val="333333"/>
          <w:kern w:val="0"/>
          <w:sz w:val="21"/>
          <w:szCs w:val="21"/>
        </w:rPr>
        <w:t>全视图</w:t>
      </w:r>
      <w:r>
        <w:rPr>
          <w:rFonts w:ascii="Helvetica" w:hAnsi="Helvetica" w:cs="Helvetica"/>
          <w:bCs/>
          <w:color w:val="333333"/>
          <w:kern w:val="0"/>
          <w:sz w:val="21"/>
          <w:szCs w:val="21"/>
        </w:rPr>
        <w:t>：</w:t>
      </w:r>
    </w:p>
    <w:p w:rsidR="00E628CA" w:rsidRDefault="009833F8" w:rsidP="009C3CD2">
      <w:pPr>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provinceType</w:t>
      </w:r>
      <w:r>
        <w:rPr>
          <w:rFonts w:ascii="Helvetica" w:hAnsi="Helvetica" w:cs="Helvetica"/>
          <w:bCs/>
          <w:color w:val="333333"/>
          <w:kern w:val="0"/>
          <w:sz w:val="21"/>
          <w:szCs w:val="21"/>
        </w:rPr>
        <w:t>=2&amp;</w:t>
      </w:r>
      <w:r w:rsidRPr="001125DF">
        <w:rPr>
          <w:rFonts w:ascii="Helvetica" w:hAnsi="Helvetica" w:cs="Helvetica"/>
          <w:bCs/>
          <w:color w:val="333333"/>
          <w:kern w:val="0"/>
          <w:sz w:val="21"/>
          <w:szCs w:val="21"/>
        </w:rPr>
        <w:t>isbuy</w:t>
      </w:r>
      <w:r>
        <w:rPr>
          <w:rFonts w:ascii="Helvetica" w:hAnsi="Helvetica" w:cs="Helvetica"/>
          <w:bCs/>
          <w:color w:val="333333"/>
          <w:kern w:val="0"/>
          <w:sz w:val="21"/>
          <w:szCs w:val="21"/>
        </w:rPr>
        <w:t>=2&amp;</w:t>
      </w:r>
      <w:r w:rsidRPr="001125DF">
        <w:rPr>
          <w:rFonts w:ascii="Helvetica" w:hAnsi="Helvetica" w:cs="Helvetica" w:hint="eastAsia"/>
          <w:bCs/>
          <w:color w:val="333333"/>
          <w:kern w:val="0"/>
          <w:sz w:val="21"/>
          <w:szCs w:val="21"/>
        </w:rPr>
        <w:t>starLevel</w:t>
      </w:r>
      <w:r>
        <w:rPr>
          <w:rFonts w:ascii="Helvetica" w:hAnsi="Helvetica" w:cs="Helvetica"/>
          <w:bCs/>
          <w:color w:val="333333"/>
          <w:kern w:val="0"/>
          <w:sz w:val="21"/>
          <w:szCs w:val="21"/>
        </w:rPr>
        <w:t>=1</w:t>
      </w:r>
      <w:r w:rsidR="00BE3F11">
        <w:rPr>
          <w:rFonts w:ascii="Helvetica" w:hAnsi="Helvetica" w:cs="Helvetica"/>
          <w:bCs/>
          <w:color w:val="333333"/>
          <w:kern w:val="0"/>
          <w:sz w:val="21"/>
          <w:szCs w:val="21"/>
        </w:rPr>
        <w:t>&amp;token=*****</w:t>
      </w:r>
    </w:p>
    <w:p w:rsidR="00DD618B" w:rsidRDefault="00DD618B" w:rsidP="009C3CD2">
      <w:pPr>
        <w:rPr>
          <w:rFonts w:ascii="Helvetica" w:hAnsi="Helvetica" w:cs="Helvetica"/>
          <w:bCs/>
          <w:color w:val="333333"/>
          <w:kern w:val="0"/>
          <w:sz w:val="21"/>
          <w:szCs w:val="21"/>
        </w:rPr>
      </w:pPr>
      <w:r>
        <w:rPr>
          <w:rFonts w:ascii="Helvetica" w:hAnsi="Helvetica" w:cs="Helvetica"/>
          <w:bCs/>
          <w:color w:val="333333"/>
          <w:kern w:val="0"/>
          <w:sz w:val="21"/>
          <w:szCs w:val="21"/>
        </w:rPr>
        <w:t>/**********</w:t>
      </w:r>
      <w:r w:rsidR="002979D0">
        <w:rPr>
          <w:rFonts w:ascii="Helvetica" w:hAnsi="Helvetica" w:cs="Helvetica"/>
          <w:bCs/>
          <w:color w:val="333333"/>
          <w:kern w:val="0"/>
          <w:sz w:val="21"/>
          <w:szCs w:val="21"/>
        </w:rPr>
        <w:t>**********************2016-04-11</w:t>
      </w:r>
      <w:r>
        <w:rPr>
          <w:rFonts w:ascii="Helvetica" w:hAnsi="Helvetica" w:cs="Helvetica"/>
          <w:bCs/>
          <w:color w:val="333333"/>
          <w:kern w:val="0"/>
          <w:sz w:val="21"/>
          <w:szCs w:val="21"/>
        </w:rPr>
        <w:t>****</w:t>
      </w:r>
      <w:r>
        <w:rPr>
          <w:rFonts w:ascii="Helvetica" w:hAnsi="Helvetica" w:cs="Helvetica" w:hint="eastAsia"/>
          <w:bCs/>
          <w:color w:val="333333"/>
          <w:kern w:val="0"/>
          <w:sz w:val="21"/>
          <w:szCs w:val="21"/>
        </w:rPr>
        <w:t>新增</w:t>
      </w:r>
      <w:r>
        <w:rPr>
          <w:rFonts w:ascii="Helvetica" w:hAnsi="Helvetica" w:cs="Helvetica"/>
          <w:bCs/>
          <w:color w:val="333333"/>
          <w:kern w:val="0"/>
          <w:sz w:val="21"/>
          <w:szCs w:val="21"/>
        </w:rPr>
        <w:t>背景图</w:t>
      </w:r>
      <w:r>
        <w:rPr>
          <w:rFonts w:ascii="Helvetica" w:hAnsi="Helvetica" w:cs="Helvetica" w:hint="eastAsia"/>
          <w:bCs/>
          <w:color w:val="333333"/>
          <w:kern w:val="0"/>
          <w:sz w:val="21"/>
          <w:szCs w:val="21"/>
        </w:rPr>
        <w:t>运营配置</w:t>
      </w:r>
      <w:r>
        <w:rPr>
          <w:rFonts w:ascii="Helvetica" w:hAnsi="Helvetica" w:cs="Helvetica"/>
          <w:bCs/>
          <w:color w:val="333333"/>
          <w:kern w:val="0"/>
          <w:sz w:val="21"/>
          <w:szCs w:val="21"/>
        </w:rPr>
        <w:t>数据</w:t>
      </w:r>
      <w:r>
        <w:rPr>
          <w:rFonts w:ascii="Helvetica" w:hAnsi="Helvetica" w:cs="Helvetica" w:hint="eastAsia"/>
          <w:bCs/>
          <w:color w:val="333333"/>
          <w:kern w:val="0"/>
          <w:sz w:val="21"/>
          <w:szCs w:val="21"/>
        </w:rPr>
        <w:t>*******************/</w:t>
      </w:r>
    </w:p>
    <w:p w:rsidR="00274961" w:rsidRDefault="00274961"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匹配</w:t>
      </w:r>
      <w:r>
        <w:rPr>
          <w:rFonts w:ascii="Helvetica" w:hAnsi="Helvetica" w:cs="Helvetica"/>
          <w:bCs/>
          <w:color w:val="333333"/>
          <w:kern w:val="0"/>
          <w:sz w:val="21"/>
          <w:szCs w:val="21"/>
        </w:rPr>
        <w:t>逻辑</w:t>
      </w:r>
    </w:p>
    <w:p w:rsidR="009D0D3C" w:rsidRDefault="00FA29C7"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w:t>
      </w:r>
      <w:r>
        <w:rPr>
          <w:rFonts w:ascii="Helvetica" w:hAnsi="Helvetica" w:cs="Helvetica"/>
          <w:bCs/>
          <w:color w:val="333333"/>
          <w:kern w:val="0"/>
          <w:sz w:val="21"/>
          <w:szCs w:val="21"/>
        </w:rPr>
        <w:t>省份获取当前省份配置的不同类型的</w:t>
      </w:r>
      <w:r w:rsidR="00C33E78">
        <w:rPr>
          <w:rFonts w:ascii="Helvetica" w:hAnsi="Helvetica" w:cs="Helvetica" w:hint="eastAsia"/>
          <w:bCs/>
          <w:color w:val="333333"/>
          <w:kern w:val="0"/>
          <w:sz w:val="21"/>
          <w:szCs w:val="21"/>
        </w:rPr>
        <w:t>背景图</w:t>
      </w:r>
      <w:r w:rsidR="00C33E78">
        <w:rPr>
          <w:rFonts w:ascii="Helvetica" w:hAnsi="Helvetica" w:cs="Helvetica"/>
          <w:bCs/>
          <w:color w:val="333333"/>
          <w:kern w:val="0"/>
          <w:sz w:val="21"/>
          <w:szCs w:val="21"/>
        </w:rPr>
        <w:t>运营数据</w:t>
      </w:r>
    </w:p>
    <w:p w:rsidR="00A70363" w:rsidRDefault="00A70363" w:rsidP="00A70363">
      <w:pPr>
        <w:rPr>
          <w:rFonts w:ascii="Helvetica" w:hAnsi="Helvetica" w:cs="Helvetica"/>
          <w:bCs/>
          <w:color w:val="333333"/>
          <w:kern w:val="0"/>
          <w:sz w:val="21"/>
          <w:szCs w:val="21"/>
        </w:rPr>
      </w:pPr>
      <w:r>
        <w:rPr>
          <w:rFonts w:ascii="Helvetica" w:hAnsi="Helvetica" w:cs="Helvetica"/>
          <w:bCs/>
          <w:color w:val="333333"/>
          <w:kern w:val="0"/>
          <w:sz w:val="21"/>
          <w:szCs w:val="21"/>
        </w:rPr>
        <w:t>/**********</w:t>
      </w:r>
      <w:r w:rsidR="00587A78">
        <w:rPr>
          <w:rFonts w:ascii="Helvetica" w:hAnsi="Helvetica" w:cs="Helvetica"/>
          <w:bCs/>
          <w:color w:val="333333"/>
          <w:kern w:val="0"/>
          <w:sz w:val="21"/>
          <w:szCs w:val="21"/>
        </w:rPr>
        <w:t>**********************2016-05-09</w:t>
      </w:r>
      <w:r>
        <w:rPr>
          <w:rFonts w:ascii="Helvetica" w:hAnsi="Helvetica" w:cs="Helvetica"/>
          <w:bCs/>
          <w:color w:val="333333"/>
          <w:kern w:val="0"/>
          <w:sz w:val="21"/>
          <w:szCs w:val="21"/>
        </w:rPr>
        <w:t>****</w:t>
      </w:r>
      <w:r>
        <w:rPr>
          <w:rFonts w:ascii="Helvetica" w:hAnsi="Helvetica" w:cs="Helvetica" w:hint="eastAsia"/>
          <w:bCs/>
          <w:color w:val="333333"/>
          <w:kern w:val="0"/>
          <w:sz w:val="21"/>
          <w:szCs w:val="21"/>
        </w:rPr>
        <w:t>新增</w:t>
      </w:r>
      <w:r w:rsidR="001F7A81">
        <w:rPr>
          <w:rFonts w:ascii="Helvetica" w:hAnsi="Helvetica" w:cs="Helvetica" w:hint="eastAsia"/>
          <w:bCs/>
          <w:color w:val="333333"/>
          <w:kern w:val="0"/>
          <w:sz w:val="21"/>
          <w:szCs w:val="21"/>
        </w:rPr>
        <w:t>缓存</w:t>
      </w:r>
      <w:r w:rsidR="001F7A81">
        <w:rPr>
          <w:rFonts w:ascii="Helvetica" w:hAnsi="Helvetica" w:cs="Helvetica"/>
          <w:bCs/>
          <w:color w:val="333333"/>
          <w:kern w:val="0"/>
          <w:sz w:val="21"/>
          <w:szCs w:val="21"/>
        </w:rPr>
        <w:t>判断</w:t>
      </w:r>
      <w:r w:rsidR="001F7A81">
        <w:rPr>
          <w:rFonts w:ascii="Helvetica" w:hAnsi="Helvetica" w:cs="Helvetica" w:hint="eastAsia"/>
          <w:bCs/>
          <w:color w:val="333333"/>
          <w:kern w:val="0"/>
          <w:sz w:val="21"/>
          <w:szCs w:val="21"/>
        </w:rPr>
        <w:t>逻辑</w:t>
      </w:r>
      <w:r w:rsidR="00D510FA">
        <w:rPr>
          <w:rFonts w:ascii="Helvetica" w:hAnsi="Helvetica" w:cs="Helvetica" w:hint="eastAsia"/>
          <w:bCs/>
          <w:color w:val="333333"/>
          <w:kern w:val="0"/>
          <w:sz w:val="21"/>
          <w:szCs w:val="21"/>
        </w:rPr>
        <w:t>*</w:t>
      </w:r>
      <w:r w:rsidR="00D510FA">
        <w:rPr>
          <w:rFonts w:ascii="Helvetica" w:hAnsi="Helvetica" w:cs="Helvetica"/>
          <w:bCs/>
          <w:color w:val="333333"/>
          <w:kern w:val="0"/>
          <w:sz w:val="21"/>
          <w:szCs w:val="21"/>
        </w:rPr>
        <w:t>*******</w:t>
      </w:r>
      <w:r>
        <w:rPr>
          <w:rFonts w:ascii="Helvetica" w:hAnsi="Helvetica" w:cs="Helvetica" w:hint="eastAsia"/>
          <w:bCs/>
          <w:color w:val="333333"/>
          <w:kern w:val="0"/>
          <w:sz w:val="21"/>
          <w:szCs w:val="21"/>
        </w:rPr>
        <w:t>*******************/</w:t>
      </w:r>
    </w:p>
    <w:p w:rsidR="00A70363" w:rsidRPr="00A70363" w:rsidRDefault="00CD0580" w:rsidP="009C3CD2">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w:t>
      </w:r>
      <w:r w:rsidRPr="00A916C1">
        <w:rPr>
          <w:rFonts w:ascii="Helvetica" w:hAnsi="Helvetica" w:cs="Helvetica"/>
          <w:bCs/>
          <w:color w:val="333333"/>
          <w:kern w:val="0"/>
          <w:sz w:val="21"/>
          <w:szCs w:val="21"/>
          <w:highlight w:val="yellow"/>
        </w:rPr>
        <w:t>reqTime</w:t>
      </w:r>
      <w:r>
        <w:rPr>
          <w:rFonts w:ascii="Helvetica" w:hAnsi="Helvetica" w:cs="Helvetica" w:hint="eastAsia"/>
          <w:bCs/>
          <w:color w:val="333333"/>
          <w:kern w:val="0"/>
          <w:sz w:val="21"/>
          <w:szCs w:val="21"/>
        </w:rPr>
        <w:t>传入</w:t>
      </w:r>
      <w:r>
        <w:rPr>
          <w:rFonts w:ascii="Helvetica" w:hAnsi="Helvetica" w:cs="Helvetica"/>
          <w:bCs/>
          <w:color w:val="333333"/>
          <w:kern w:val="0"/>
          <w:sz w:val="21"/>
          <w:szCs w:val="21"/>
        </w:rPr>
        <w:t>的值，判断当前省</w:t>
      </w:r>
      <w:r>
        <w:rPr>
          <w:rFonts w:ascii="Helvetica" w:hAnsi="Helvetica" w:cs="Helvetica" w:hint="eastAsia"/>
          <w:bCs/>
          <w:color w:val="333333"/>
          <w:kern w:val="0"/>
          <w:sz w:val="21"/>
          <w:szCs w:val="21"/>
        </w:rPr>
        <w:t>的</w:t>
      </w:r>
      <w:r>
        <w:rPr>
          <w:rFonts w:ascii="Helvetica" w:hAnsi="Helvetica" w:cs="Helvetica"/>
          <w:bCs/>
          <w:color w:val="333333"/>
          <w:kern w:val="0"/>
          <w:sz w:val="21"/>
          <w:szCs w:val="21"/>
        </w:rPr>
        <w:t>固定权益是否</w:t>
      </w:r>
      <w:r>
        <w:rPr>
          <w:rFonts w:ascii="Helvetica" w:hAnsi="Helvetica" w:cs="Helvetica" w:hint="eastAsia"/>
          <w:bCs/>
          <w:color w:val="333333"/>
          <w:kern w:val="0"/>
          <w:sz w:val="21"/>
          <w:szCs w:val="21"/>
        </w:rPr>
        <w:t>在</w:t>
      </w:r>
      <w:r>
        <w:rPr>
          <w:rFonts w:ascii="Helvetica" w:hAnsi="Helvetica" w:cs="Helvetica"/>
          <w:bCs/>
          <w:color w:val="333333"/>
          <w:kern w:val="0"/>
          <w:sz w:val="21"/>
          <w:szCs w:val="21"/>
        </w:rPr>
        <w:t>这个</w:t>
      </w:r>
      <w:r>
        <w:rPr>
          <w:rFonts w:ascii="Helvetica" w:hAnsi="Helvetica" w:cs="Helvetica" w:hint="eastAsia"/>
          <w:bCs/>
          <w:color w:val="333333"/>
          <w:kern w:val="0"/>
          <w:sz w:val="21"/>
          <w:szCs w:val="21"/>
        </w:rPr>
        <w:t>时间戳之后</w:t>
      </w:r>
      <w:r w:rsidR="00EF5671">
        <w:rPr>
          <w:rFonts w:ascii="Helvetica" w:hAnsi="Helvetica" w:cs="Helvetica" w:hint="eastAsia"/>
          <w:bCs/>
          <w:color w:val="333333"/>
          <w:kern w:val="0"/>
          <w:sz w:val="21"/>
          <w:szCs w:val="21"/>
        </w:rPr>
        <w:t>有</w:t>
      </w:r>
      <w:r w:rsidR="00EF5671">
        <w:rPr>
          <w:rFonts w:ascii="Helvetica" w:hAnsi="Helvetica" w:cs="Helvetica"/>
          <w:bCs/>
          <w:color w:val="333333"/>
          <w:kern w:val="0"/>
          <w:sz w:val="21"/>
          <w:szCs w:val="21"/>
        </w:rPr>
        <w:t>修改的数据</w:t>
      </w:r>
      <w:r w:rsidR="00EF5671">
        <w:rPr>
          <w:rFonts w:ascii="Helvetica" w:hAnsi="Helvetica" w:cs="Helvetica" w:hint="eastAsia"/>
          <w:bCs/>
          <w:color w:val="333333"/>
          <w:kern w:val="0"/>
          <w:sz w:val="21"/>
          <w:szCs w:val="21"/>
        </w:rPr>
        <w:t>，</w:t>
      </w:r>
      <w:r w:rsidR="00EF5671">
        <w:rPr>
          <w:rFonts w:ascii="Helvetica" w:hAnsi="Helvetica" w:cs="Helvetica"/>
          <w:bCs/>
          <w:color w:val="333333"/>
          <w:kern w:val="0"/>
          <w:sz w:val="21"/>
          <w:szCs w:val="21"/>
        </w:rPr>
        <w:t>如果</w:t>
      </w:r>
      <w:r w:rsidR="00EF5671">
        <w:rPr>
          <w:rFonts w:ascii="Helvetica" w:hAnsi="Helvetica" w:cs="Helvetica" w:hint="eastAsia"/>
          <w:bCs/>
          <w:color w:val="333333"/>
          <w:kern w:val="0"/>
          <w:sz w:val="21"/>
          <w:szCs w:val="21"/>
        </w:rPr>
        <w:t>存在</w:t>
      </w:r>
      <w:r w:rsidR="00EF5671">
        <w:rPr>
          <w:rFonts w:ascii="Helvetica" w:hAnsi="Helvetica" w:cs="Helvetica"/>
          <w:bCs/>
          <w:color w:val="333333"/>
          <w:kern w:val="0"/>
          <w:sz w:val="21"/>
          <w:szCs w:val="21"/>
        </w:rPr>
        <w:t>这样的数据，则认为需要更新缓存</w:t>
      </w:r>
      <w:r w:rsidR="00EF5671">
        <w:rPr>
          <w:rFonts w:ascii="Helvetica" w:hAnsi="Helvetica" w:cs="Helvetica" w:hint="eastAsia"/>
          <w:bCs/>
          <w:color w:val="333333"/>
          <w:kern w:val="0"/>
          <w:sz w:val="21"/>
          <w:szCs w:val="21"/>
        </w:rPr>
        <w:t>。</w:t>
      </w:r>
      <w:r w:rsidR="00DF6160">
        <w:rPr>
          <w:rFonts w:ascii="Helvetica" w:hAnsi="Helvetica" w:cs="Helvetica" w:hint="eastAsia"/>
          <w:bCs/>
          <w:color w:val="333333"/>
          <w:kern w:val="0"/>
          <w:sz w:val="21"/>
          <w:szCs w:val="21"/>
        </w:rPr>
        <w:t>[</w:t>
      </w:r>
      <w:r w:rsidR="00DF6160">
        <w:rPr>
          <w:rFonts w:ascii="Helvetica" w:hAnsi="Helvetica" w:cs="Helvetica" w:hint="eastAsia"/>
          <w:bCs/>
          <w:color w:val="333333"/>
          <w:kern w:val="0"/>
          <w:sz w:val="21"/>
          <w:szCs w:val="21"/>
        </w:rPr>
        <w:t>如果当前</w:t>
      </w:r>
      <w:r w:rsidR="00DF6160">
        <w:rPr>
          <w:rFonts w:ascii="Helvetica" w:hAnsi="Helvetica" w:cs="Helvetica"/>
          <w:bCs/>
          <w:color w:val="333333"/>
          <w:kern w:val="0"/>
          <w:sz w:val="21"/>
          <w:szCs w:val="21"/>
        </w:rPr>
        <w:t>省背景图配置的信息，在</w:t>
      </w:r>
      <w:r w:rsidR="00DF6160">
        <w:rPr>
          <w:rFonts w:ascii="Helvetica" w:hAnsi="Helvetica" w:cs="Helvetica"/>
          <w:bCs/>
          <w:color w:val="333333"/>
          <w:kern w:val="0"/>
          <w:sz w:val="21"/>
          <w:szCs w:val="21"/>
        </w:rPr>
        <w:t>reqTime</w:t>
      </w:r>
      <w:r w:rsidR="00DF6160">
        <w:rPr>
          <w:rFonts w:ascii="Helvetica" w:hAnsi="Helvetica" w:cs="Helvetica" w:hint="eastAsia"/>
          <w:bCs/>
          <w:color w:val="333333"/>
          <w:kern w:val="0"/>
          <w:sz w:val="21"/>
          <w:szCs w:val="21"/>
        </w:rPr>
        <w:t>之</w:t>
      </w:r>
      <w:r w:rsidR="00DF6160">
        <w:rPr>
          <w:rFonts w:ascii="Helvetica" w:hAnsi="Helvetica" w:cs="Helvetica" w:hint="eastAsia"/>
          <w:bCs/>
          <w:color w:val="333333"/>
          <w:kern w:val="0"/>
          <w:sz w:val="21"/>
          <w:szCs w:val="21"/>
        </w:rPr>
        <w:lastRenderedPageBreak/>
        <w:t>后</w:t>
      </w:r>
      <w:r w:rsidR="00DF6160">
        <w:rPr>
          <w:rFonts w:ascii="Helvetica" w:hAnsi="Helvetica" w:cs="Helvetica"/>
          <w:bCs/>
          <w:color w:val="333333"/>
          <w:kern w:val="0"/>
          <w:sz w:val="21"/>
          <w:szCs w:val="21"/>
        </w:rPr>
        <w:t>的，也认为</w:t>
      </w:r>
      <w:r w:rsidR="00D97DA4">
        <w:rPr>
          <w:rFonts w:ascii="Helvetica" w:hAnsi="Helvetica" w:cs="Helvetica" w:hint="eastAsia"/>
          <w:bCs/>
          <w:color w:val="333333"/>
          <w:kern w:val="0"/>
          <w:sz w:val="21"/>
          <w:szCs w:val="21"/>
        </w:rPr>
        <w:t>需要</w:t>
      </w:r>
      <w:r w:rsidR="00D97DA4">
        <w:rPr>
          <w:rFonts w:ascii="Helvetica" w:hAnsi="Helvetica" w:cs="Helvetica"/>
          <w:bCs/>
          <w:color w:val="333333"/>
          <w:kern w:val="0"/>
          <w:sz w:val="21"/>
          <w:szCs w:val="21"/>
        </w:rPr>
        <w:t>更新</w:t>
      </w:r>
      <w:r w:rsidR="00DF6160">
        <w:rPr>
          <w:rFonts w:ascii="Helvetica" w:hAnsi="Helvetica" w:cs="Helvetica" w:hint="eastAsia"/>
          <w:bCs/>
          <w:color w:val="333333"/>
          <w:kern w:val="0"/>
          <w:sz w:val="21"/>
          <w:szCs w:val="21"/>
        </w:rPr>
        <w:t>]</w:t>
      </w:r>
      <w:r w:rsidR="00EF5671">
        <w:rPr>
          <w:rFonts w:ascii="Helvetica" w:hAnsi="Helvetica" w:cs="Helvetica"/>
          <w:bCs/>
          <w:color w:val="333333"/>
          <w:kern w:val="0"/>
          <w:sz w:val="21"/>
          <w:szCs w:val="21"/>
        </w:rPr>
        <w:t>没有</w:t>
      </w:r>
      <w:r w:rsidR="00EF5671">
        <w:rPr>
          <w:rFonts w:ascii="Helvetica" w:hAnsi="Helvetica" w:cs="Helvetica" w:hint="eastAsia"/>
          <w:bCs/>
          <w:color w:val="333333"/>
          <w:kern w:val="0"/>
          <w:sz w:val="21"/>
          <w:szCs w:val="21"/>
        </w:rPr>
        <w:t>这样</w:t>
      </w:r>
      <w:r w:rsidR="00EF5671">
        <w:rPr>
          <w:rFonts w:ascii="Helvetica" w:hAnsi="Helvetica" w:cs="Helvetica"/>
          <w:bCs/>
          <w:color w:val="333333"/>
          <w:kern w:val="0"/>
          <w:sz w:val="21"/>
          <w:szCs w:val="21"/>
        </w:rPr>
        <w:t>的数据，则不需要</w:t>
      </w:r>
      <w:r w:rsidR="00EF5671">
        <w:rPr>
          <w:rFonts w:ascii="Helvetica" w:hAnsi="Helvetica" w:cs="Helvetica" w:hint="eastAsia"/>
          <w:bCs/>
          <w:color w:val="333333"/>
          <w:kern w:val="0"/>
          <w:sz w:val="21"/>
          <w:szCs w:val="21"/>
        </w:rPr>
        <w:t>更新</w:t>
      </w:r>
      <w:r w:rsidR="00EF5671">
        <w:rPr>
          <w:rFonts w:ascii="Helvetica" w:hAnsi="Helvetica" w:cs="Helvetica"/>
          <w:bCs/>
          <w:color w:val="333333"/>
          <w:kern w:val="0"/>
          <w:sz w:val="21"/>
          <w:szCs w:val="21"/>
        </w:rPr>
        <w:t>缓存信息。</w:t>
      </w:r>
    </w:p>
    <w:p w:rsidR="00D64789" w:rsidRPr="008A14C8" w:rsidRDefault="00D64789" w:rsidP="00D64789">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D64789" w:rsidRPr="008A14C8" w:rsidRDefault="00D64789" w:rsidP="00D64789">
      <w:pPr>
        <w:spacing w:line="240" w:lineRule="auto"/>
        <w:rPr>
          <w:rFonts w:asciiTheme="minorHAnsi" w:eastAsiaTheme="minorEastAsia" w:hAnsiTheme="minorHAnsi" w:cstheme="minorBidi"/>
          <w:sz w:val="21"/>
          <w:szCs w:val="22"/>
        </w:rPr>
      </w:pPr>
      <w:r w:rsidRPr="00EA3ECF">
        <w:rPr>
          <w:rFonts w:asciiTheme="minorHAnsi" w:eastAsiaTheme="minorEastAsia" w:hAnsiTheme="minorHAnsi" w:cstheme="minorBidi"/>
          <w:sz w:val="21"/>
          <w:szCs w:val="22"/>
        </w:rPr>
        <w:t>http://101.95.48.97:8005</w:t>
      </w:r>
      <w:r w:rsidR="00114437" w:rsidRPr="00114437">
        <w:rPr>
          <w:rFonts w:asciiTheme="minorHAnsi" w:eastAsiaTheme="minorEastAsia" w:hAnsiTheme="minorHAnsi" w:cstheme="minorBidi"/>
          <w:sz w:val="21"/>
          <w:szCs w:val="22"/>
        </w:rPr>
        <w:t>/public/sjkf/salesinfo</w:t>
      </w:r>
      <w:r w:rsidR="007020E0">
        <w:rPr>
          <w:rFonts w:asciiTheme="minorHAnsi" w:eastAsiaTheme="minorEastAsia" w:hAnsiTheme="minorHAnsi" w:cstheme="minorBidi"/>
          <w:sz w:val="21"/>
          <w:szCs w:val="22"/>
        </w:rPr>
        <w:t>/</w:t>
      </w:r>
      <w:r w:rsidR="007020E0" w:rsidRPr="007020E0">
        <w:rPr>
          <w:rFonts w:asciiTheme="minorHAnsi" w:eastAsiaTheme="minorEastAsia" w:hAnsiTheme="minorHAnsi" w:cstheme="minorBidi"/>
          <w:sz w:val="21"/>
          <w:szCs w:val="22"/>
        </w:rPr>
        <w:t>salesInfoList</w:t>
      </w:r>
      <w:r w:rsidRPr="00EA3ECF">
        <w:rPr>
          <w:rFonts w:asciiTheme="minorHAnsi" w:eastAsiaTheme="minorEastAsia" w:hAnsiTheme="minorHAnsi" w:cstheme="minorBidi"/>
          <w:sz w:val="21"/>
          <w:szCs w:val="22"/>
        </w:rPr>
        <w:t>.jspx</w:t>
      </w:r>
    </w:p>
    <w:p w:rsidR="005B0406" w:rsidRDefault="00FD09B9" w:rsidP="00CB0D1A">
      <w:pPr>
        <w:spacing w:line="360" w:lineRule="auto"/>
        <w:rPr>
          <w:rFonts w:asciiTheme="minorHAnsi" w:eastAsiaTheme="minorEastAsia" w:hAnsiTheme="minorHAnsi" w:cstheme="minorBidi"/>
          <w:b/>
          <w:sz w:val="21"/>
          <w:szCs w:val="22"/>
        </w:rPr>
      </w:pPr>
      <w:r w:rsidRPr="00CB0D1A">
        <w:rPr>
          <w:rFonts w:asciiTheme="minorHAnsi" w:eastAsiaTheme="minorEastAsia" w:hAnsiTheme="minorHAnsi" w:cstheme="minorBidi"/>
          <w:b/>
          <w:sz w:val="21"/>
          <w:szCs w:val="22"/>
        </w:rPr>
        <w:t>请求参数</w:t>
      </w:r>
    </w:p>
    <w:tbl>
      <w:tblPr>
        <w:tblpPr w:leftFromText="180" w:rightFromText="180" w:topFromText="100" w:bottomFromText="100" w:vertAnchor="text" w:horzAnchor="page" w:tblpX="1764" w:tblpY="394"/>
        <w:tblOverlap w:val="neve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3"/>
        <w:gridCol w:w="1249"/>
        <w:gridCol w:w="1101"/>
        <w:gridCol w:w="3969"/>
      </w:tblGrid>
      <w:tr w:rsidR="00277567"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BFBFBF"/>
            <w:hideMark/>
          </w:tcPr>
          <w:p w:rsidR="00277567" w:rsidRPr="00277567" w:rsidRDefault="00277567" w:rsidP="00277567">
            <w:pPr>
              <w:widowControl/>
              <w:spacing w:line="336" w:lineRule="atLeast"/>
              <w:jc w:val="center"/>
              <w:rPr>
                <w:rFonts w:ascii="Helvetica" w:hAnsi="Helvetica" w:cs="Helvetica"/>
                <w:b/>
                <w:bCs/>
                <w:color w:val="333333"/>
                <w:kern w:val="0"/>
                <w:sz w:val="21"/>
                <w:szCs w:val="21"/>
              </w:rPr>
            </w:pPr>
            <w:r w:rsidRPr="00277567">
              <w:rPr>
                <w:rFonts w:ascii="Helvetica" w:hAnsi="Helvetica" w:cs="Helvetica"/>
                <w:b/>
                <w:bCs/>
                <w:color w:val="333333"/>
                <w:kern w:val="0"/>
                <w:sz w:val="21"/>
                <w:szCs w:val="21"/>
              </w:rPr>
              <w:t>Key</w:t>
            </w:r>
          </w:p>
        </w:tc>
        <w:tc>
          <w:tcPr>
            <w:tcW w:w="1249" w:type="dxa"/>
            <w:tcBorders>
              <w:top w:val="single" w:sz="6" w:space="0" w:color="auto"/>
              <w:left w:val="single" w:sz="6" w:space="0" w:color="auto"/>
              <w:bottom w:val="single" w:sz="6" w:space="0" w:color="auto"/>
              <w:right w:val="single" w:sz="6" w:space="0" w:color="auto"/>
            </w:tcBorders>
            <w:shd w:val="clear" w:color="auto" w:fill="BFBFBF"/>
            <w:hideMark/>
          </w:tcPr>
          <w:p w:rsidR="00277567" w:rsidRPr="00277567" w:rsidRDefault="00277567" w:rsidP="00277567">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类型</w:t>
            </w:r>
          </w:p>
        </w:tc>
        <w:tc>
          <w:tcPr>
            <w:tcW w:w="1101" w:type="dxa"/>
            <w:tcBorders>
              <w:top w:val="single" w:sz="6" w:space="0" w:color="auto"/>
              <w:left w:val="single" w:sz="6" w:space="0" w:color="auto"/>
              <w:bottom w:val="single" w:sz="6" w:space="0" w:color="auto"/>
              <w:right w:val="single" w:sz="6" w:space="0" w:color="auto"/>
            </w:tcBorders>
            <w:shd w:val="clear" w:color="auto" w:fill="BFBFBF"/>
            <w:hideMark/>
          </w:tcPr>
          <w:p w:rsidR="00277567" w:rsidRPr="00277567" w:rsidRDefault="00277567" w:rsidP="00277567">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必须</w:t>
            </w:r>
          </w:p>
        </w:tc>
        <w:tc>
          <w:tcPr>
            <w:tcW w:w="3969" w:type="dxa"/>
            <w:tcBorders>
              <w:top w:val="single" w:sz="6" w:space="0" w:color="auto"/>
              <w:left w:val="single" w:sz="6" w:space="0" w:color="auto"/>
              <w:bottom w:val="single" w:sz="6" w:space="0" w:color="auto"/>
              <w:right w:val="single" w:sz="6" w:space="0" w:color="auto"/>
            </w:tcBorders>
            <w:shd w:val="clear" w:color="auto" w:fill="BFBFBF"/>
            <w:hideMark/>
          </w:tcPr>
          <w:p w:rsidR="00277567" w:rsidRPr="00277567" w:rsidRDefault="00277567" w:rsidP="00277567">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注释</w:t>
            </w:r>
          </w:p>
        </w:tc>
      </w:tr>
      <w:tr w:rsidR="003E7491"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transactionId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流水号：接口编码（</w:t>
            </w:r>
            <w:r w:rsidR="00D65827" w:rsidRPr="00D65827">
              <w:rPr>
                <w:rFonts w:ascii="Helvetica" w:hAnsi="Helvetica" w:cs="Helvetica"/>
                <w:bCs/>
                <w:color w:val="333333"/>
                <w:kern w:val="0"/>
                <w:sz w:val="21"/>
                <w:szCs w:val="21"/>
              </w:rPr>
              <w:t>1000020001</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3E7491" w:rsidRPr="005617A4" w:rsidRDefault="003E7491" w:rsidP="003E7491">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时间戳（</w:t>
            </w:r>
            <w:r w:rsidRPr="005617A4">
              <w:rPr>
                <w:rFonts w:ascii="Helvetica" w:hAnsi="Helvetica" w:cs="Helvetica"/>
                <w:bCs/>
                <w:color w:val="333333"/>
                <w:kern w:val="0"/>
                <w:sz w:val="21"/>
                <w:szCs w:val="21"/>
                <w:highlight w:val="yellow"/>
              </w:rPr>
              <w:t>yyyyMMddHHmmss</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3E7491" w:rsidRPr="005617A4" w:rsidRDefault="003E7491" w:rsidP="003E7491">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6</w:t>
            </w:r>
            <w:r w:rsidRPr="005617A4">
              <w:rPr>
                <w:rFonts w:ascii="Helvetica" w:hAnsi="Helvetica" w:cs="Helvetica" w:hint="eastAsia"/>
                <w:bCs/>
                <w:color w:val="333333"/>
                <w:kern w:val="0"/>
                <w:sz w:val="21"/>
                <w:szCs w:val="21"/>
                <w:highlight w:val="yellow"/>
              </w:rPr>
              <w:t>位随机数</w:t>
            </w:r>
          </w:p>
        </w:tc>
      </w:tr>
      <w:tr w:rsidR="003E7491"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channelCode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接入方编码，由管理平台分配（</w:t>
            </w:r>
            <w:r w:rsidRPr="005617A4">
              <w:rPr>
                <w:rFonts w:ascii="Helvetica" w:hAnsi="Helvetica" w:cs="Helvetica"/>
                <w:bCs/>
                <w:color w:val="333333"/>
                <w:kern w:val="0"/>
                <w:sz w:val="21"/>
                <w:szCs w:val="21"/>
                <w:highlight w:val="yellow"/>
              </w:rPr>
              <w:t>H5002017</w:t>
            </w:r>
            <w:r w:rsidRPr="005617A4">
              <w:rPr>
                <w:rFonts w:ascii="Helvetica" w:hAnsi="Helvetica" w:cs="Helvetica" w:hint="eastAsia"/>
                <w:bCs/>
                <w:color w:val="333333"/>
                <w:kern w:val="0"/>
                <w:sz w:val="21"/>
                <w:szCs w:val="21"/>
                <w:highlight w:val="yellow"/>
              </w:rPr>
              <w:t>）</w:t>
            </w:r>
          </w:p>
        </w:tc>
      </w:tr>
      <w:tr w:rsidR="003E7491"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mobile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w:t>
            </w:r>
            <w:r w:rsidRPr="005617A4">
              <w:rPr>
                <w:rFonts w:ascii="Helvetica" w:hAnsi="Helvetica" w:cs="Helvetica"/>
                <w:bCs/>
                <w:color w:val="333333"/>
                <w:kern w:val="0"/>
                <w:sz w:val="21"/>
                <w:szCs w:val="21"/>
                <w:highlight w:val="yellow"/>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用户</w:t>
            </w:r>
            <w:r w:rsidRPr="005617A4">
              <w:rPr>
                <w:rFonts w:ascii="Helvetica" w:hAnsi="Helvetica" w:cs="Helvetica"/>
                <w:bCs/>
                <w:color w:val="333333"/>
                <w:kern w:val="0"/>
                <w:sz w:val="21"/>
                <w:szCs w:val="21"/>
                <w:highlight w:val="yellow"/>
              </w:rPr>
              <w:t>手机号</w:t>
            </w:r>
          </w:p>
        </w:tc>
      </w:tr>
      <w:tr w:rsidR="003E7491"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s</w:t>
            </w:r>
            <w:r w:rsidRPr="005617A4">
              <w:rPr>
                <w:rFonts w:ascii="Helvetica" w:hAnsi="Helvetica" w:cs="Helvetica" w:hint="eastAsia"/>
                <w:bCs/>
                <w:color w:val="333333"/>
                <w:kern w:val="0"/>
                <w:sz w:val="21"/>
                <w:szCs w:val="21"/>
                <w:highlight w:val="yellow"/>
              </w:rPr>
              <w:t>ign</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3E7491" w:rsidRPr="005617A4" w:rsidRDefault="003E7491" w:rsidP="003E7491">
            <w:pPr>
              <w:widowControl/>
              <w:spacing w:line="336" w:lineRule="atLeast"/>
              <w:jc w:val="lef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MD5</w:t>
            </w:r>
            <w:r w:rsidRPr="005617A4">
              <w:rPr>
                <w:rFonts w:ascii="Helvetica" w:hAnsi="Helvetica" w:cs="Helvetica" w:hint="eastAsia"/>
                <w:bCs/>
                <w:color w:val="333333"/>
                <w:kern w:val="0"/>
                <w:sz w:val="21"/>
                <w:szCs w:val="21"/>
                <w:highlight w:val="yellow"/>
              </w:rPr>
              <w:t>(transactionId=</w:t>
            </w:r>
            <w:r w:rsidRPr="005617A4">
              <w:rPr>
                <w:rFonts w:ascii="Helvetica" w:hAnsi="Helvetica" w:cs="Helvetica"/>
                <w:bCs/>
                <w:color w:val="333333"/>
                <w:kern w:val="0"/>
                <w:sz w:val="21"/>
                <w:szCs w:val="21"/>
                <w:highlight w:val="yellow"/>
              </w:rPr>
              <w:t>100001001</w:t>
            </w:r>
            <w:r w:rsidRPr="005617A4">
              <w:rPr>
                <w:rFonts w:ascii="Helvetica" w:hAnsi="Helvetica" w:cs="Helvetica" w:hint="eastAsia"/>
                <w:bCs/>
                <w:color w:val="333333"/>
                <w:kern w:val="0"/>
                <w:sz w:val="21"/>
                <w:szCs w:val="21"/>
                <w:highlight w:val="yellow"/>
              </w:rPr>
              <w:t>50140827121012123456&amp;channelCode=C10000023&amp;mobile=18912345678&amp;key=1234)</w:t>
            </w:r>
          </w:p>
        </w:tc>
      </w:tr>
      <w:tr w:rsidR="00277567"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provinceType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I</w:t>
            </w:r>
            <w:r w:rsidRPr="001125DF">
              <w:rPr>
                <w:rFonts w:ascii="Helvetica" w:hAnsi="Helvetica" w:cs="Helvetica" w:hint="eastAsia"/>
                <w:bCs/>
                <w:color w:val="333333"/>
                <w:kern w:val="0"/>
                <w:sz w:val="21"/>
                <w:szCs w:val="21"/>
              </w:rPr>
              <w:t>nt</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3A3DF4"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277567" w:rsidP="00D858F7">
            <w:pPr>
              <w:widowControl/>
              <w:spacing w:line="336" w:lineRule="atLeast"/>
              <w:jc w:val="left"/>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1-</w:t>
            </w:r>
            <w:r w:rsidRPr="001125DF">
              <w:rPr>
                <w:rFonts w:ascii="Helvetica" w:hAnsi="Helvetica" w:cs="Helvetica" w:hint="eastAsia"/>
                <w:bCs/>
                <w:color w:val="333333"/>
                <w:kern w:val="0"/>
                <w:sz w:val="21"/>
                <w:szCs w:val="21"/>
              </w:rPr>
              <w:t>集团</w:t>
            </w:r>
            <w:r w:rsidRPr="001125DF">
              <w:rPr>
                <w:rFonts w:ascii="Helvetica" w:hAnsi="Helvetica" w:cs="Helvetica" w:hint="eastAsia"/>
                <w:bCs/>
                <w:color w:val="333333"/>
                <w:kern w:val="0"/>
                <w:sz w:val="21"/>
                <w:szCs w:val="21"/>
              </w:rPr>
              <w:t xml:space="preserve"> 2-</w:t>
            </w:r>
            <w:r w:rsidRPr="001125DF">
              <w:rPr>
                <w:rFonts w:ascii="Helvetica" w:hAnsi="Helvetica" w:cs="Helvetica" w:hint="eastAsia"/>
                <w:bCs/>
                <w:color w:val="333333"/>
                <w:kern w:val="0"/>
                <w:sz w:val="21"/>
                <w:szCs w:val="21"/>
              </w:rPr>
              <w:t>省份，当为</w:t>
            </w:r>
            <w:r w:rsidRPr="001125DF">
              <w:rPr>
                <w:rFonts w:ascii="Helvetica" w:hAnsi="Helvetica" w:cs="Helvetica" w:hint="eastAsia"/>
                <w:bCs/>
                <w:color w:val="333333"/>
                <w:kern w:val="0"/>
                <w:sz w:val="21"/>
                <w:szCs w:val="21"/>
              </w:rPr>
              <w:t>2</w:t>
            </w:r>
            <w:r w:rsidR="009D3140">
              <w:rPr>
                <w:rFonts w:ascii="Helvetica" w:hAnsi="Helvetica" w:cs="Helvetica" w:hint="eastAsia"/>
                <w:bCs/>
                <w:color w:val="333333"/>
                <w:kern w:val="0"/>
                <w:sz w:val="21"/>
                <w:szCs w:val="21"/>
              </w:rPr>
              <w:t>时根据</w:t>
            </w:r>
            <w:r w:rsidR="009D3140">
              <w:rPr>
                <w:rFonts w:ascii="Helvetica" w:hAnsi="Helvetica" w:cs="Helvetica"/>
                <w:bCs/>
                <w:color w:val="333333"/>
                <w:kern w:val="0"/>
                <w:sz w:val="21"/>
                <w:szCs w:val="21"/>
              </w:rPr>
              <w:t>手机号</w:t>
            </w:r>
            <w:r w:rsidRPr="001125DF">
              <w:rPr>
                <w:rFonts w:ascii="Helvetica" w:hAnsi="Helvetica" w:cs="Helvetica" w:hint="eastAsia"/>
                <w:bCs/>
                <w:color w:val="333333"/>
                <w:kern w:val="0"/>
                <w:sz w:val="21"/>
                <w:szCs w:val="21"/>
              </w:rPr>
              <w:t>获取省份信息。</w:t>
            </w:r>
          </w:p>
        </w:tc>
      </w:tr>
      <w:tr w:rsidR="00277567"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t</w:t>
            </w:r>
            <w:r w:rsidRPr="001125DF">
              <w:rPr>
                <w:rFonts w:ascii="Helvetica" w:hAnsi="Helvetica" w:cs="Helvetica" w:hint="eastAsia"/>
                <w:bCs/>
                <w:color w:val="333333"/>
                <w:kern w:val="0"/>
                <w:sz w:val="21"/>
                <w:szCs w:val="21"/>
              </w:rPr>
              <w:t>ype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I</w:t>
            </w:r>
            <w:r w:rsidRPr="001125DF">
              <w:rPr>
                <w:rFonts w:ascii="Helvetica" w:hAnsi="Helvetica" w:cs="Helvetica" w:hint="eastAsia"/>
                <w:bCs/>
                <w:color w:val="333333"/>
                <w:kern w:val="0"/>
                <w:sz w:val="21"/>
                <w:szCs w:val="21"/>
              </w:rPr>
              <w:t xml:space="preserve">nt </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38423A"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277567" w:rsidP="00D858F7">
            <w:pPr>
              <w:widowControl/>
              <w:spacing w:line="336" w:lineRule="atLeast"/>
              <w:jc w:val="left"/>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1-</w:t>
            </w:r>
            <w:r w:rsidRPr="001125DF">
              <w:rPr>
                <w:rFonts w:ascii="Helvetica" w:hAnsi="Helvetica" w:cs="Helvetica" w:hint="eastAsia"/>
                <w:bCs/>
                <w:color w:val="333333"/>
                <w:kern w:val="0"/>
                <w:sz w:val="21"/>
                <w:szCs w:val="21"/>
              </w:rPr>
              <w:t>星级</w:t>
            </w:r>
            <w:r w:rsidRPr="001125DF">
              <w:rPr>
                <w:rFonts w:ascii="Helvetica" w:hAnsi="Helvetica" w:cs="Helvetica" w:hint="eastAsia"/>
                <w:bCs/>
                <w:color w:val="333333"/>
                <w:kern w:val="0"/>
                <w:sz w:val="21"/>
                <w:szCs w:val="21"/>
              </w:rPr>
              <w:t xml:space="preserve">  2</w:t>
            </w:r>
            <w:r w:rsidRPr="001125DF">
              <w:rPr>
                <w:rFonts w:ascii="Helvetica" w:hAnsi="Helvetica" w:cs="Helvetica"/>
                <w:bCs/>
                <w:color w:val="333333"/>
                <w:kern w:val="0"/>
                <w:sz w:val="21"/>
                <w:szCs w:val="21"/>
              </w:rPr>
              <w:t>-</w:t>
            </w:r>
            <w:r w:rsidRPr="001125DF">
              <w:rPr>
                <w:rFonts w:ascii="Helvetica" w:hAnsi="Helvetica" w:cs="Helvetica"/>
                <w:bCs/>
                <w:color w:val="333333"/>
                <w:kern w:val="0"/>
                <w:sz w:val="21"/>
                <w:szCs w:val="21"/>
              </w:rPr>
              <w:t>权益</w:t>
            </w:r>
          </w:p>
        </w:tc>
      </w:tr>
      <w:tr w:rsidR="00277567"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isbuy</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int</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38423A"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1169D2" w:rsidP="00D858F7">
            <w:pPr>
              <w:widowControl/>
              <w:spacing w:line="336" w:lineRule="atLeast"/>
              <w:jc w:val="left"/>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显示范围</w:t>
            </w:r>
            <w:r w:rsidRPr="001125DF">
              <w:rPr>
                <w:rFonts w:ascii="Helvetica" w:hAnsi="Helvetica" w:cs="Helvetica" w:hint="eastAsia"/>
                <w:bCs/>
                <w:color w:val="333333"/>
                <w:kern w:val="0"/>
                <w:sz w:val="21"/>
                <w:szCs w:val="21"/>
              </w:rPr>
              <w:t xml:space="preserve"> 1-</w:t>
            </w:r>
            <w:r w:rsidR="0016202D" w:rsidRPr="001125DF">
              <w:rPr>
                <w:rFonts w:ascii="Helvetica" w:hAnsi="Helvetica" w:cs="Helvetica" w:hint="eastAsia"/>
                <w:bCs/>
                <w:color w:val="333333"/>
                <w:kern w:val="0"/>
                <w:sz w:val="21"/>
                <w:szCs w:val="21"/>
              </w:rPr>
              <w:t>勋章墙</w:t>
            </w:r>
            <w:r w:rsidRPr="001125DF">
              <w:rPr>
                <w:rFonts w:ascii="Helvetica" w:hAnsi="Helvetica" w:cs="Helvetica" w:hint="eastAsia"/>
                <w:bCs/>
                <w:color w:val="333333"/>
                <w:kern w:val="0"/>
                <w:sz w:val="21"/>
                <w:szCs w:val="21"/>
              </w:rPr>
              <w:t>列表</w:t>
            </w:r>
            <w:r w:rsidRPr="001125DF">
              <w:rPr>
                <w:rFonts w:ascii="Helvetica" w:hAnsi="Helvetica" w:cs="Helvetica" w:hint="eastAsia"/>
                <w:bCs/>
                <w:color w:val="333333"/>
                <w:kern w:val="0"/>
                <w:sz w:val="21"/>
                <w:szCs w:val="21"/>
              </w:rPr>
              <w:t xml:space="preserve">  2-</w:t>
            </w:r>
            <w:r w:rsidRPr="001125DF">
              <w:rPr>
                <w:rFonts w:ascii="Helvetica" w:hAnsi="Helvetica" w:cs="Helvetica" w:hint="eastAsia"/>
                <w:bCs/>
                <w:color w:val="333333"/>
                <w:kern w:val="0"/>
                <w:sz w:val="21"/>
                <w:szCs w:val="21"/>
              </w:rPr>
              <w:t>全视图列表</w:t>
            </w:r>
          </w:p>
        </w:tc>
      </w:tr>
      <w:tr w:rsidR="00277567"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starLevel</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277567"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I</w:t>
            </w:r>
            <w:r w:rsidRPr="001125DF">
              <w:rPr>
                <w:rFonts w:ascii="Helvetica" w:hAnsi="Helvetica" w:cs="Helvetica" w:hint="eastAsia"/>
                <w:bCs/>
                <w:color w:val="333333"/>
                <w:kern w:val="0"/>
                <w:sz w:val="21"/>
                <w:szCs w:val="21"/>
              </w:rPr>
              <w:t>nt</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277567" w:rsidRPr="001125DF" w:rsidRDefault="0038423A" w:rsidP="00277567">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277567" w:rsidRDefault="00277567" w:rsidP="00D858F7">
            <w:pPr>
              <w:widowControl/>
              <w:spacing w:line="336" w:lineRule="atLeast"/>
              <w:jc w:val="left"/>
              <w:rPr>
                <w:rFonts w:ascii="Helvetica" w:hAnsi="Helvetica" w:cs="Helvetica"/>
                <w:bCs/>
                <w:color w:val="333333"/>
                <w:kern w:val="0"/>
                <w:sz w:val="21"/>
                <w:szCs w:val="21"/>
              </w:rPr>
            </w:pPr>
            <w:r w:rsidRPr="001125DF">
              <w:rPr>
                <w:rFonts w:ascii="Helvetica" w:hAnsi="Helvetica" w:cs="Helvetica" w:hint="eastAsia"/>
                <w:bCs/>
                <w:color w:val="333333"/>
                <w:kern w:val="0"/>
                <w:sz w:val="21"/>
                <w:szCs w:val="21"/>
              </w:rPr>
              <w:t>用户</w:t>
            </w:r>
            <w:r w:rsidRPr="001125DF">
              <w:rPr>
                <w:rFonts w:ascii="Helvetica" w:hAnsi="Helvetica" w:cs="Helvetica"/>
                <w:bCs/>
                <w:color w:val="333333"/>
                <w:kern w:val="0"/>
                <w:sz w:val="21"/>
                <w:szCs w:val="21"/>
              </w:rPr>
              <w:t>星级</w:t>
            </w:r>
            <w:r w:rsidR="001169D2" w:rsidRPr="001125DF">
              <w:rPr>
                <w:rFonts w:ascii="Helvetica" w:hAnsi="Helvetica" w:cs="Helvetica"/>
                <w:bCs/>
                <w:color w:val="333333"/>
                <w:kern w:val="0"/>
                <w:sz w:val="21"/>
                <w:szCs w:val="21"/>
              </w:rPr>
              <w:t>（</w:t>
            </w:r>
            <w:r w:rsidR="001169D2" w:rsidRPr="001125DF">
              <w:rPr>
                <w:rFonts w:ascii="Helvetica" w:hAnsi="Helvetica" w:cs="Helvetica"/>
                <w:bCs/>
                <w:color w:val="333333"/>
                <w:kern w:val="0"/>
                <w:sz w:val="21"/>
                <w:szCs w:val="21"/>
              </w:rPr>
              <w:t>1~7</w:t>
            </w:r>
            <w:r w:rsidR="001169D2" w:rsidRPr="001125DF">
              <w:rPr>
                <w:rFonts w:ascii="Helvetica" w:hAnsi="Helvetica" w:cs="Helvetica"/>
                <w:bCs/>
                <w:color w:val="333333"/>
                <w:kern w:val="0"/>
                <w:sz w:val="21"/>
                <w:szCs w:val="21"/>
              </w:rPr>
              <w:t>）</w:t>
            </w:r>
            <w:r w:rsidR="001169D2" w:rsidRPr="001125DF">
              <w:rPr>
                <w:rFonts w:ascii="Helvetica" w:hAnsi="Helvetica" w:cs="Helvetica" w:hint="eastAsia"/>
                <w:bCs/>
                <w:color w:val="333333"/>
                <w:kern w:val="0"/>
                <w:sz w:val="21"/>
                <w:szCs w:val="21"/>
              </w:rPr>
              <w:t>普通</w:t>
            </w:r>
            <w:r w:rsidR="001169D2" w:rsidRPr="001125DF">
              <w:rPr>
                <w:rFonts w:ascii="Helvetica" w:hAnsi="Helvetica" w:cs="Helvetica"/>
                <w:bCs/>
                <w:color w:val="333333"/>
                <w:kern w:val="0"/>
                <w:sz w:val="21"/>
                <w:szCs w:val="21"/>
              </w:rPr>
              <w:t>用户</w:t>
            </w:r>
            <w:r w:rsidR="001169D2" w:rsidRPr="001125DF">
              <w:rPr>
                <w:rFonts w:ascii="Helvetica" w:hAnsi="Helvetica" w:cs="Helvetica" w:hint="eastAsia"/>
                <w:bCs/>
                <w:color w:val="333333"/>
                <w:kern w:val="0"/>
                <w:sz w:val="21"/>
                <w:szCs w:val="21"/>
              </w:rPr>
              <w:t xml:space="preserve"> 0</w:t>
            </w:r>
          </w:p>
          <w:p w:rsidR="00F622F5" w:rsidRPr="001125DF" w:rsidRDefault="00F622F5" w:rsidP="00D858F7">
            <w:pPr>
              <w:widowControl/>
              <w:spacing w:line="336" w:lineRule="atLeast"/>
              <w:jc w:val="left"/>
              <w:rPr>
                <w:rFonts w:ascii="Helvetica" w:hAnsi="Helvetica" w:cs="Helvetica"/>
                <w:bCs/>
                <w:color w:val="333333"/>
                <w:kern w:val="0"/>
                <w:sz w:val="21"/>
                <w:szCs w:val="21"/>
              </w:rPr>
            </w:pPr>
            <w:r>
              <w:rPr>
                <w:rFonts w:ascii="Helvetica" w:hAnsi="Helvetica" w:cs="Helvetica"/>
                <w:bCs/>
                <w:color w:val="333333"/>
                <w:kern w:val="0"/>
                <w:sz w:val="21"/>
                <w:szCs w:val="21"/>
              </w:rPr>
              <w:t xml:space="preserve">Isbuy=2 </w:t>
            </w:r>
            <w:r>
              <w:rPr>
                <w:rFonts w:ascii="Helvetica" w:hAnsi="Helvetica" w:cs="Helvetica" w:hint="eastAsia"/>
                <w:bCs/>
                <w:color w:val="333333"/>
                <w:kern w:val="0"/>
                <w:sz w:val="21"/>
                <w:szCs w:val="21"/>
              </w:rPr>
              <w:t>时</w:t>
            </w:r>
            <w:r w:rsidR="00894586">
              <w:rPr>
                <w:rFonts w:ascii="Helvetica" w:hAnsi="Helvetica" w:cs="Helvetica" w:hint="eastAsia"/>
                <w:bCs/>
                <w:color w:val="333333"/>
                <w:kern w:val="0"/>
                <w:sz w:val="21"/>
                <w:szCs w:val="21"/>
              </w:rPr>
              <w:t>必传</w:t>
            </w:r>
          </w:p>
        </w:tc>
      </w:tr>
      <w:tr w:rsidR="00277567" w:rsidRPr="00C06489" w:rsidTr="006B0FCF">
        <w:tc>
          <w:tcPr>
            <w:tcW w:w="2153" w:type="dxa"/>
            <w:tcBorders>
              <w:top w:val="single" w:sz="6" w:space="0" w:color="auto"/>
              <w:left w:val="single" w:sz="6" w:space="0" w:color="auto"/>
              <w:bottom w:val="single" w:sz="6" w:space="0" w:color="auto"/>
              <w:right w:val="single" w:sz="6" w:space="0" w:color="auto"/>
            </w:tcBorders>
            <w:shd w:val="clear" w:color="auto" w:fill="F2F2F2"/>
          </w:tcPr>
          <w:p w:rsidR="00277567" w:rsidRPr="00A916C1" w:rsidRDefault="00277567" w:rsidP="00277567">
            <w:pPr>
              <w:widowControl/>
              <w:spacing w:line="336" w:lineRule="atLeast"/>
              <w:jc w:val="center"/>
              <w:rPr>
                <w:rFonts w:ascii="Helvetica" w:hAnsi="Helvetica" w:cs="Helvetica"/>
                <w:bCs/>
                <w:color w:val="333333"/>
                <w:kern w:val="0"/>
                <w:sz w:val="21"/>
                <w:szCs w:val="21"/>
                <w:highlight w:val="yellow"/>
              </w:rPr>
            </w:pPr>
            <w:r w:rsidRPr="00A916C1">
              <w:rPr>
                <w:rFonts w:ascii="Helvetica" w:hAnsi="Helvetica" w:cs="Helvetica"/>
                <w:bCs/>
                <w:color w:val="333333"/>
                <w:kern w:val="0"/>
                <w:sz w:val="21"/>
                <w:szCs w:val="21"/>
                <w:highlight w:val="yellow"/>
              </w:rPr>
              <w:t>reqTime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277567" w:rsidRPr="00A916C1" w:rsidRDefault="00277567" w:rsidP="00277567">
            <w:pPr>
              <w:widowControl/>
              <w:spacing w:line="336" w:lineRule="atLeast"/>
              <w:jc w:val="center"/>
              <w:rPr>
                <w:rFonts w:ascii="Helvetica" w:hAnsi="Helvetica" w:cs="Helvetica"/>
                <w:bCs/>
                <w:color w:val="333333"/>
                <w:kern w:val="0"/>
                <w:sz w:val="21"/>
                <w:szCs w:val="21"/>
                <w:highlight w:val="yellow"/>
              </w:rPr>
            </w:pPr>
            <w:r w:rsidRPr="00A916C1">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277567" w:rsidRPr="00A916C1" w:rsidRDefault="0038423A" w:rsidP="00277567">
            <w:pPr>
              <w:widowControl/>
              <w:spacing w:line="336" w:lineRule="atLeast"/>
              <w:jc w:val="center"/>
              <w:rPr>
                <w:rFonts w:ascii="Helvetica" w:hAnsi="Helvetica" w:cs="Helvetica"/>
                <w:bCs/>
                <w:color w:val="333333"/>
                <w:kern w:val="0"/>
                <w:sz w:val="21"/>
                <w:szCs w:val="21"/>
                <w:highlight w:val="yellow"/>
              </w:rPr>
            </w:pPr>
            <w:r w:rsidRPr="00A916C1">
              <w:rPr>
                <w:rFonts w:ascii="Helvetica" w:hAnsi="Helvetica" w:cs="Helvetica"/>
                <w:bCs/>
                <w:color w:val="333333"/>
                <w:kern w:val="0"/>
                <w:sz w:val="21"/>
                <w:szCs w:val="21"/>
                <w:highlight w:val="yellow"/>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277567" w:rsidRPr="00A916C1" w:rsidRDefault="00277567" w:rsidP="00D74D1A">
            <w:pPr>
              <w:widowControl/>
              <w:tabs>
                <w:tab w:val="left" w:pos="780"/>
              </w:tabs>
              <w:spacing w:line="336" w:lineRule="atLeast"/>
              <w:jc w:val="left"/>
              <w:rPr>
                <w:rFonts w:ascii="Helvetica" w:hAnsi="Helvetica" w:cs="Helvetica"/>
                <w:bCs/>
                <w:color w:val="333333"/>
                <w:kern w:val="0"/>
                <w:sz w:val="21"/>
                <w:szCs w:val="21"/>
                <w:highlight w:val="yellow"/>
              </w:rPr>
            </w:pPr>
            <w:r w:rsidRPr="00A916C1">
              <w:rPr>
                <w:rFonts w:ascii="Helvetica" w:hAnsi="Helvetica" w:cs="Helvetica" w:hint="eastAsia"/>
                <w:bCs/>
                <w:color w:val="333333"/>
                <w:kern w:val="0"/>
                <w:sz w:val="21"/>
                <w:szCs w:val="21"/>
                <w:highlight w:val="yellow"/>
              </w:rPr>
              <w:t>请求</w:t>
            </w:r>
            <w:r w:rsidRPr="00A916C1">
              <w:rPr>
                <w:rFonts w:ascii="Helvetica" w:hAnsi="Helvetica" w:cs="Helvetica"/>
                <w:bCs/>
                <w:color w:val="333333"/>
                <w:kern w:val="0"/>
                <w:sz w:val="21"/>
                <w:szCs w:val="21"/>
                <w:highlight w:val="yellow"/>
              </w:rPr>
              <w:t>时间</w:t>
            </w:r>
            <w:r w:rsidR="00C900C1" w:rsidRPr="00A916C1">
              <w:rPr>
                <w:highlight w:val="yellow"/>
              </w:rPr>
              <w:t xml:space="preserve"> </w:t>
            </w:r>
            <w:r w:rsidR="008D0A7B" w:rsidRPr="00A916C1">
              <w:rPr>
                <w:rFonts w:ascii="Helvetica" w:hAnsi="Helvetica" w:cs="Helvetica" w:hint="eastAsia"/>
                <w:bCs/>
                <w:color w:val="333333"/>
                <w:kern w:val="0"/>
                <w:sz w:val="21"/>
                <w:szCs w:val="21"/>
                <w:highlight w:val="yellow"/>
              </w:rPr>
              <w:t>【格式：</w:t>
            </w:r>
            <w:r w:rsidR="008D0A7B" w:rsidRPr="00A916C1">
              <w:rPr>
                <w:rFonts w:ascii="Helvetica" w:hAnsi="Helvetica" w:cs="Helvetica" w:hint="eastAsia"/>
                <w:bCs/>
                <w:color w:val="333333"/>
                <w:kern w:val="0"/>
                <w:sz w:val="21"/>
                <w:szCs w:val="21"/>
                <w:highlight w:val="yellow"/>
              </w:rPr>
              <w:t>2</w:t>
            </w:r>
            <w:r w:rsidR="008D0A7B" w:rsidRPr="00A916C1">
              <w:rPr>
                <w:rFonts w:ascii="Helvetica" w:hAnsi="Helvetica" w:cs="Helvetica"/>
                <w:bCs/>
                <w:color w:val="333333"/>
                <w:kern w:val="0"/>
                <w:sz w:val="21"/>
                <w:szCs w:val="21"/>
                <w:highlight w:val="yellow"/>
              </w:rPr>
              <w:t>0160509123501</w:t>
            </w:r>
            <w:r w:rsidR="00D74D1A" w:rsidRPr="00A916C1">
              <w:rPr>
                <w:rFonts w:ascii="Helvetica" w:hAnsi="Helvetica" w:cs="Helvetica"/>
                <w:bCs/>
                <w:color w:val="333333"/>
                <w:kern w:val="0"/>
                <w:sz w:val="21"/>
                <w:szCs w:val="21"/>
                <w:highlight w:val="yellow"/>
              </w:rPr>
              <w:t>】</w:t>
            </w:r>
          </w:p>
        </w:tc>
      </w:tr>
      <w:tr w:rsidR="004C5B93" w:rsidRPr="00C06489" w:rsidTr="00A916C1">
        <w:tc>
          <w:tcPr>
            <w:tcW w:w="2153"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E05188" w:rsidP="004C5B93">
            <w:pPr>
              <w:widowControl/>
              <w:spacing w:line="336" w:lineRule="atLeast"/>
              <w:jc w:val="center"/>
              <w:rPr>
                <w:rFonts w:ascii="Helvetica" w:hAnsi="Helvetica" w:cs="Helvetica"/>
                <w:bCs/>
                <w:color w:val="333333"/>
                <w:kern w:val="0"/>
                <w:sz w:val="21"/>
                <w:szCs w:val="21"/>
              </w:rPr>
            </w:pPr>
            <w:r w:rsidRPr="00A916C1">
              <w:rPr>
                <w:rFonts w:ascii="Helvetica" w:hAnsi="Helvetica" w:cs="Helvetica"/>
                <w:bCs/>
                <w:color w:val="333333"/>
                <w:kern w:val="0"/>
                <w:sz w:val="21"/>
                <w:szCs w:val="21"/>
              </w:rPr>
              <w:t>province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4C5B93" w:rsidP="004C5B93">
            <w:pPr>
              <w:widowControl/>
              <w:spacing w:line="336" w:lineRule="atLeast"/>
              <w:jc w:val="center"/>
              <w:rPr>
                <w:rFonts w:ascii="Helvetica" w:hAnsi="Helvetica" w:cs="Helvetica"/>
                <w:bCs/>
                <w:color w:val="333333"/>
                <w:kern w:val="0"/>
                <w:sz w:val="21"/>
                <w:szCs w:val="21"/>
              </w:rPr>
            </w:pPr>
            <w:r w:rsidRPr="00A916C1">
              <w:rPr>
                <w:rFonts w:ascii="Helvetica" w:hAnsi="Helvetica" w:cs="Helvetica" w:hint="eastAsia"/>
                <w:bCs/>
                <w:color w:val="333333"/>
                <w:kern w:val="0"/>
                <w:sz w:val="21"/>
                <w:szCs w:val="21"/>
              </w:rPr>
              <w:t>S</w:t>
            </w:r>
            <w:r w:rsidRPr="00A916C1">
              <w:rPr>
                <w:rFonts w:ascii="Helvetica" w:hAnsi="Helvetica" w:cs="Helvetica"/>
                <w:bCs/>
                <w:color w:val="333333"/>
                <w:kern w:val="0"/>
                <w:sz w:val="21"/>
                <w:szCs w:val="21"/>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4C5B93" w:rsidP="004C5B93">
            <w:pPr>
              <w:widowControl/>
              <w:spacing w:line="336" w:lineRule="atLeast"/>
              <w:jc w:val="center"/>
              <w:rPr>
                <w:rFonts w:ascii="Helvetica" w:hAnsi="Helvetica" w:cs="Helvetica"/>
                <w:bCs/>
                <w:color w:val="333333"/>
                <w:kern w:val="0"/>
                <w:sz w:val="21"/>
                <w:szCs w:val="21"/>
              </w:rPr>
            </w:pPr>
            <w:r w:rsidRPr="00A916C1">
              <w:rPr>
                <w:rFonts w:ascii="Helvetica" w:hAnsi="Helvetica" w:cs="Helvetica" w:hint="eastAsi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4C5B93" w:rsidP="004C5B93">
            <w:pPr>
              <w:widowControl/>
              <w:spacing w:line="336" w:lineRule="atLeast"/>
              <w:jc w:val="left"/>
              <w:rPr>
                <w:rFonts w:ascii="Helvetica" w:hAnsi="Helvetica" w:cs="Helvetica"/>
                <w:bCs/>
                <w:color w:val="333333"/>
                <w:kern w:val="0"/>
                <w:sz w:val="21"/>
                <w:szCs w:val="21"/>
              </w:rPr>
            </w:pPr>
            <w:r w:rsidRPr="00A916C1">
              <w:rPr>
                <w:rFonts w:ascii="Helvetica" w:hAnsi="Helvetica" w:cs="Helvetica" w:hint="eastAsia"/>
                <w:bCs/>
                <w:color w:val="333333"/>
                <w:kern w:val="0"/>
                <w:sz w:val="21"/>
                <w:szCs w:val="21"/>
              </w:rPr>
              <w:t>宽带账号</w:t>
            </w:r>
            <w:r w:rsidRPr="00A916C1">
              <w:rPr>
                <w:rFonts w:ascii="Helvetica" w:hAnsi="Helvetica" w:cs="Helvetica"/>
                <w:bCs/>
                <w:color w:val="333333"/>
                <w:kern w:val="0"/>
                <w:sz w:val="21"/>
                <w:szCs w:val="21"/>
              </w:rPr>
              <w:t>归属省</w:t>
            </w:r>
            <w:r w:rsidRPr="00A916C1">
              <w:rPr>
                <w:rFonts w:ascii="Helvetica" w:hAnsi="Helvetica" w:cs="Helvetica" w:hint="eastAsia"/>
                <w:bCs/>
                <w:color w:val="333333"/>
                <w:kern w:val="0"/>
                <w:sz w:val="21"/>
                <w:szCs w:val="21"/>
              </w:rPr>
              <w:t>（</w:t>
            </w:r>
            <w:r w:rsidRPr="00A916C1">
              <w:rPr>
                <w:rFonts w:ascii="Helvetica" w:hAnsi="Helvetica" w:cs="Helvetica" w:hint="eastAsia"/>
                <w:bCs/>
                <w:color w:val="333333"/>
                <w:kern w:val="0"/>
                <w:sz w:val="21"/>
                <w:szCs w:val="21"/>
              </w:rPr>
              <w:t>pc</w:t>
            </w:r>
            <w:r w:rsidRPr="00A916C1">
              <w:rPr>
                <w:rFonts w:ascii="Helvetica" w:hAnsi="Helvetica" w:cs="Helvetica"/>
                <w:bCs/>
                <w:color w:val="333333"/>
                <w:kern w:val="0"/>
                <w:sz w:val="21"/>
                <w:szCs w:val="21"/>
              </w:rPr>
              <w:t>）</w:t>
            </w:r>
          </w:p>
        </w:tc>
      </w:tr>
      <w:tr w:rsidR="004C5B93" w:rsidRPr="00C06489" w:rsidTr="00A916C1">
        <w:tc>
          <w:tcPr>
            <w:tcW w:w="2153"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4C5B93" w:rsidP="004C5B93">
            <w:pPr>
              <w:widowControl/>
              <w:spacing w:line="336" w:lineRule="atLeast"/>
              <w:jc w:val="center"/>
              <w:rPr>
                <w:rFonts w:ascii="Helvetica" w:hAnsi="Helvetica" w:cs="Helvetica"/>
                <w:bCs/>
                <w:color w:val="333333"/>
                <w:kern w:val="0"/>
                <w:sz w:val="21"/>
                <w:szCs w:val="21"/>
              </w:rPr>
            </w:pPr>
            <w:r w:rsidRPr="00A916C1">
              <w:rPr>
                <w:rFonts w:ascii="Helvetica" w:hAnsi="Helvetica" w:cs="Helvetica"/>
                <w:bCs/>
                <w:color w:val="333333"/>
                <w:kern w:val="0"/>
                <w:sz w:val="21"/>
                <w:szCs w:val="21"/>
              </w:rPr>
              <w:t>city</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4C5B93" w:rsidP="004C5B93">
            <w:pPr>
              <w:widowControl/>
              <w:spacing w:line="336" w:lineRule="atLeast"/>
              <w:jc w:val="center"/>
              <w:rPr>
                <w:rFonts w:ascii="Helvetica" w:hAnsi="Helvetica" w:cs="Helvetica"/>
                <w:bCs/>
                <w:color w:val="333333"/>
                <w:kern w:val="0"/>
                <w:sz w:val="21"/>
                <w:szCs w:val="21"/>
              </w:rPr>
            </w:pPr>
            <w:r w:rsidRPr="00A916C1">
              <w:rPr>
                <w:rFonts w:ascii="Helvetica" w:hAnsi="Helvetica" w:cs="Helvetica" w:hint="eastAsi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4C5B93" w:rsidP="004C5B93">
            <w:pPr>
              <w:widowControl/>
              <w:spacing w:line="336" w:lineRule="atLeast"/>
              <w:jc w:val="center"/>
              <w:rPr>
                <w:rFonts w:ascii="Helvetica" w:hAnsi="Helvetica" w:cs="Helvetica"/>
                <w:bCs/>
                <w:color w:val="333333"/>
                <w:kern w:val="0"/>
                <w:sz w:val="21"/>
                <w:szCs w:val="21"/>
              </w:rPr>
            </w:pPr>
            <w:r w:rsidRPr="00A916C1">
              <w:rPr>
                <w:rFonts w:ascii="Helvetica" w:hAnsi="Helvetica" w:cs="Helvetica" w:hint="eastAsi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4C5B93" w:rsidRPr="00A916C1" w:rsidRDefault="004C5B93" w:rsidP="004C5B93">
            <w:pPr>
              <w:widowControl/>
              <w:spacing w:line="336" w:lineRule="atLeast"/>
              <w:jc w:val="left"/>
              <w:rPr>
                <w:rFonts w:ascii="Helvetica" w:hAnsi="Helvetica" w:cs="Helvetica"/>
                <w:bCs/>
                <w:color w:val="333333"/>
                <w:kern w:val="0"/>
                <w:sz w:val="21"/>
                <w:szCs w:val="21"/>
              </w:rPr>
            </w:pPr>
            <w:r w:rsidRPr="00A916C1">
              <w:rPr>
                <w:rFonts w:ascii="Helvetica" w:hAnsi="Helvetica" w:cs="Helvetica" w:hint="eastAsia"/>
                <w:bCs/>
                <w:color w:val="333333"/>
                <w:kern w:val="0"/>
                <w:sz w:val="21"/>
                <w:szCs w:val="21"/>
              </w:rPr>
              <w:t>宽带</w:t>
            </w:r>
            <w:r w:rsidRPr="00A916C1">
              <w:rPr>
                <w:rFonts w:ascii="Helvetica" w:hAnsi="Helvetica" w:cs="Helvetica"/>
                <w:bCs/>
                <w:color w:val="333333"/>
                <w:kern w:val="0"/>
                <w:sz w:val="21"/>
                <w:szCs w:val="21"/>
              </w:rPr>
              <w:t>账号</w:t>
            </w:r>
            <w:r w:rsidRPr="00A916C1">
              <w:rPr>
                <w:rFonts w:ascii="Helvetica" w:hAnsi="Helvetica" w:cs="Helvetica" w:hint="eastAsia"/>
                <w:bCs/>
                <w:color w:val="333333"/>
                <w:kern w:val="0"/>
                <w:sz w:val="21"/>
                <w:szCs w:val="21"/>
              </w:rPr>
              <w:t>归属市（</w:t>
            </w:r>
            <w:r w:rsidRPr="00A916C1">
              <w:rPr>
                <w:rFonts w:ascii="Helvetica" w:hAnsi="Helvetica" w:cs="Helvetica" w:hint="eastAsia"/>
                <w:bCs/>
                <w:color w:val="333333"/>
                <w:kern w:val="0"/>
                <w:sz w:val="21"/>
                <w:szCs w:val="21"/>
              </w:rPr>
              <w:t>pc</w:t>
            </w:r>
            <w:r w:rsidRPr="00A916C1">
              <w:rPr>
                <w:rFonts w:ascii="Helvetica" w:hAnsi="Helvetica" w:cs="Helvetica"/>
                <w:bCs/>
                <w:color w:val="333333"/>
                <w:kern w:val="0"/>
                <w:sz w:val="21"/>
                <w:szCs w:val="21"/>
              </w:rPr>
              <w:t>）</w:t>
            </w:r>
          </w:p>
        </w:tc>
      </w:tr>
    </w:tbl>
    <w:p w:rsidR="00A90726" w:rsidRDefault="00A90726" w:rsidP="00A90726">
      <w:pPr>
        <w:spacing w:line="360" w:lineRule="auto"/>
        <w:rPr>
          <w:rFonts w:asciiTheme="minorHAnsi" w:eastAsiaTheme="minorEastAsia" w:hAnsiTheme="minorHAnsi" w:cstheme="minorBidi"/>
          <w:b/>
          <w:sz w:val="21"/>
          <w:szCs w:val="22"/>
        </w:rPr>
      </w:pPr>
      <w:r>
        <w:rPr>
          <w:rFonts w:asciiTheme="minorHAnsi" w:eastAsiaTheme="minorEastAsia" w:hAnsiTheme="minorHAnsi" w:cstheme="minorBidi"/>
          <w:b/>
          <w:sz w:val="21"/>
          <w:szCs w:val="22"/>
        </w:rPr>
        <w:t>响应报文</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sidR="00977E08">
              <w:rPr>
                <w:rFonts w:ascii="Helvetica" w:hAnsi="Helvetica" w:cs="Helvetica" w:hint="eastAsia"/>
                <w:bCs/>
                <w:color w:val="333333"/>
                <w:kern w:val="0"/>
                <w:sz w:val="21"/>
                <w:szCs w:val="21"/>
              </w:rPr>
              <w:t>C</w:t>
            </w:r>
            <w:r w:rsidRPr="00194243">
              <w:rPr>
                <w:rFonts w:ascii="Helvetica" w:hAnsi="Helvetica" w:cs="Helvetica" w:hint="eastAsia"/>
                <w:bCs/>
                <w:color w:val="333333"/>
                <w:kern w:val="0"/>
                <w:sz w:val="21"/>
                <w:szCs w:val="21"/>
              </w:rPr>
              <w:t>ode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Default="00454DCD" w:rsidP="00D858F7">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响应编码</w:t>
            </w:r>
          </w:p>
          <w:p w:rsidR="00D81342" w:rsidRDefault="00D81342" w:rsidP="00D81342">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200</w:t>
            </w:r>
            <w:r>
              <w:rPr>
                <w:rFonts w:ascii="Helvetica" w:hAnsi="Helvetica" w:cs="Helvetica"/>
                <w:bCs/>
                <w:color w:val="333333"/>
                <w:kern w:val="0"/>
                <w:sz w:val="21"/>
                <w:szCs w:val="21"/>
              </w:rPr>
              <w:t>-</w:t>
            </w:r>
            <w:r>
              <w:rPr>
                <w:rFonts w:ascii="Helvetica" w:hAnsi="Helvetica" w:cs="Helvetica"/>
                <w:bCs/>
                <w:color w:val="333333"/>
                <w:kern w:val="0"/>
                <w:sz w:val="21"/>
                <w:szCs w:val="21"/>
              </w:rPr>
              <w:t>正常</w:t>
            </w:r>
            <w:r>
              <w:rPr>
                <w:rFonts w:ascii="Helvetica" w:hAnsi="Helvetica" w:cs="Helvetica" w:hint="eastAsia"/>
                <w:bCs/>
                <w:color w:val="333333"/>
                <w:kern w:val="0"/>
                <w:sz w:val="21"/>
                <w:szCs w:val="21"/>
              </w:rPr>
              <w:t xml:space="preserve"> 404</w:t>
            </w:r>
            <w:r>
              <w:rPr>
                <w:rFonts w:ascii="Helvetica" w:hAnsi="Helvetica" w:cs="Helvetica"/>
                <w:bCs/>
                <w:color w:val="333333"/>
                <w:kern w:val="0"/>
                <w:sz w:val="21"/>
                <w:szCs w:val="21"/>
              </w:rPr>
              <w:t>-</w:t>
            </w:r>
            <w:r>
              <w:rPr>
                <w:rFonts w:ascii="Helvetica" w:hAnsi="Helvetica" w:cs="Helvetica"/>
                <w:bCs/>
                <w:color w:val="333333"/>
                <w:kern w:val="0"/>
                <w:sz w:val="21"/>
                <w:szCs w:val="21"/>
              </w:rPr>
              <w:t>无数据</w:t>
            </w:r>
            <w:r>
              <w:rPr>
                <w:rFonts w:ascii="Helvetica" w:hAnsi="Helvetica" w:cs="Helvetica" w:hint="eastAsia"/>
                <w:bCs/>
                <w:color w:val="333333"/>
                <w:kern w:val="0"/>
                <w:sz w:val="21"/>
                <w:szCs w:val="21"/>
              </w:rPr>
              <w:t xml:space="preserve"> </w:t>
            </w:r>
          </w:p>
          <w:p w:rsidR="00D81342" w:rsidRPr="00194243" w:rsidRDefault="00D81342" w:rsidP="00D81342">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1001</w:t>
            </w:r>
            <w:r>
              <w:rPr>
                <w:rFonts w:ascii="Helvetica" w:hAnsi="Helvetica" w:cs="Helvetica"/>
                <w:bCs/>
                <w:color w:val="333333"/>
                <w:kern w:val="0"/>
                <w:sz w:val="21"/>
                <w:szCs w:val="21"/>
              </w:rPr>
              <w:t>-</w:t>
            </w:r>
            <w:r>
              <w:rPr>
                <w:rFonts w:ascii="Helvetica" w:hAnsi="Helvetica" w:cs="Helvetica"/>
                <w:bCs/>
                <w:color w:val="333333"/>
                <w:kern w:val="0"/>
                <w:sz w:val="21"/>
                <w:szCs w:val="21"/>
              </w:rPr>
              <w:t>参数异常</w:t>
            </w:r>
            <w:r w:rsidRPr="00561014">
              <w:rPr>
                <w:rFonts w:ascii="Helvetica" w:hAnsi="Helvetica" w:cs="Helvetica"/>
                <w:bCs/>
                <w:color w:val="333333"/>
                <w:kern w:val="0"/>
                <w:sz w:val="21"/>
                <w:szCs w:val="21"/>
              </w:rPr>
              <w:t xml:space="preserve"> </w:t>
            </w:r>
            <w:r>
              <w:rPr>
                <w:rFonts w:ascii="Helvetica" w:hAnsi="Helvetica" w:cs="Helvetica"/>
                <w:bCs/>
                <w:color w:val="333333"/>
                <w:kern w:val="0"/>
                <w:sz w:val="21"/>
                <w:szCs w:val="21"/>
              </w:rPr>
              <w:t xml:space="preserve"> </w:t>
            </w:r>
            <w:r w:rsidRPr="00561014">
              <w:rPr>
                <w:rFonts w:ascii="Helvetica" w:hAnsi="Helvetica" w:cs="Helvetica"/>
                <w:bCs/>
                <w:color w:val="333333"/>
                <w:kern w:val="0"/>
                <w:sz w:val="21"/>
                <w:szCs w:val="21"/>
              </w:rPr>
              <w:t>1002</w:t>
            </w:r>
            <w:r w:rsidR="0013674A">
              <w:rPr>
                <w:rFonts w:ascii="Helvetica" w:hAnsi="Helvetica" w:cs="Helvetica"/>
                <w:bCs/>
                <w:color w:val="333333"/>
                <w:kern w:val="0"/>
                <w:sz w:val="21"/>
                <w:szCs w:val="21"/>
              </w:rPr>
              <w:t>-</w:t>
            </w:r>
            <w:r w:rsidR="0013674A">
              <w:rPr>
                <w:rFonts w:ascii="Helvetica" w:hAnsi="Helvetica" w:cs="Helvetica" w:hint="eastAsia"/>
                <w:bCs/>
                <w:color w:val="333333"/>
                <w:kern w:val="0"/>
                <w:sz w:val="21"/>
                <w:szCs w:val="21"/>
              </w:rPr>
              <w:t>参数</w:t>
            </w:r>
            <w:r w:rsidR="0013674A">
              <w:rPr>
                <w:rFonts w:ascii="Helvetica" w:hAnsi="Helvetica" w:cs="Helvetica"/>
                <w:bCs/>
                <w:color w:val="333333"/>
                <w:kern w:val="0"/>
                <w:sz w:val="21"/>
                <w:szCs w:val="21"/>
              </w:rPr>
              <w:t>解析失败</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sidR="00977E08">
              <w:rPr>
                <w:rFonts w:ascii="Helvetica" w:hAnsi="Helvetica" w:cs="Helvetica" w:hint="eastAsia"/>
                <w:bCs/>
                <w:color w:val="333333"/>
                <w:kern w:val="0"/>
                <w:sz w:val="21"/>
                <w:szCs w:val="21"/>
              </w:rPr>
              <w:t>D</w:t>
            </w:r>
            <w:r w:rsidRPr="00194243">
              <w:rPr>
                <w:rFonts w:ascii="Helvetica" w:hAnsi="Helvetica" w:cs="Helvetica" w:hint="eastAsia"/>
                <w:bCs/>
                <w:color w:val="333333"/>
                <w:kern w:val="0"/>
                <w:sz w:val="21"/>
                <w:szCs w:val="21"/>
              </w:rPr>
              <w:t>esc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D858F7">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响应描述</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E25B7F"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salesInfoList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L</w:t>
            </w:r>
            <w:r w:rsidRPr="00194243">
              <w:rPr>
                <w:rFonts w:ascii="Helvetica" w:hAnsi="Helvetica" w:cs="Helvetica" w:hint="eastAsi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D858F7">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销售品列表</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C3426D" w:rsidP="00454DCD">
            <w:pPr>
              <w:widowControl/>
              <w:spacing w:line="336" w:lineRule="atLeast"/>
              <w:jc w:val="center"/>
              <w:rPr>
                <w:rFonts w:ascii="Helvetica" w:hAnsi="Helvetica" w:cs="Helvetica"/>
                <w:bCs/>
                <w:color w:val="333333"/>
                <w:kern w:val="0"/>
                <w:sz w:val="21"/>
                <w:szCs w:val="21"/>
              </w:rPr>
            </w:pPr>
            <w:r w:rsidRPr="00C3426D">
              <w:rPr>
                <w:rFonts w:ascii="Helvetica" w:hAnsi="Helvetica" w:cs="Helvetica"/>
                <w:bCs/>
                <w:color w:val="333333"/>
                <w:kern w:val="0"/>
                <w:sz w:val="21"/>
                <w:szCs w:val="21"/>
              </w:rPr>
              <w:t>buyList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L</w:t>
            </w:r>
            <w:r w:rsidRPr="00194243">
              <w:rPr>
                <w:rFonts w:ascii="Helvetica" w:hAnsi="Helvetica" w:cs="Helvetica" w:hint="eastAsi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194243" w:rsidRDefault="00454DCD" w:rsidP="00D858F7">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可购买</w:t>
            </w:r>
            <w:r w:rsidRPr="00194243">
              <w:rPr>
                <w:rFonts w:ascii="Helvetica" w:hAnsi="Helvetica" w:cs="Helvetica"/>
                <w:bCs/>
                <w:color w:val="333333"/>
                <w:kern w:val="0"/>
                <w:sz w:val="21"/>
                <w:szCs w:val="21"/>
              </w:rPr>
              <w:t>星级权益列表</w:t>
            </w:r>
          </w:p>
        </w:tc>
      </w:tr>
      <w:tr w:rsidR="00745AB8"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745AB8" w:rsidRPr="00C3426D" w:rsidRDefault="00745AB8" w:rsidP="00454DCD">
            <w:pPr>
              <w:widowControl/>
              <w:spacing w:line="336" w:lineRule="atLeast"/>
              <w:jc w:val="center"/>
              <w:rPr>
                <w:rFonts w:ascii="Helvetica" w:hAnsi="Helvetica" w:cs="Helvetica"/>
                <w:bCs/>
                <w:color w:val="333333"/>
                <w:kern w:val="0"/>
                <w:sz w:val="21"/>
                <w:szCs w:val="21"/>
              </w:rPr>
            </w:pPr>
            <w:r w:rsidRPr="00745AB8">
              <w:rPr>
                <w:rFonts w:ascii="Helvetica" w:hAnsi="Helvetica" w:cs="Helvetica"/>
                <w:bCs/>
                <w:color w:val="333333"/>
                <w:kern w:val="0"/>
                <w:sz w:val="21"/>
                <w:szCs w:val="21"/>
              </w:rPr>
              <w:t>starValList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45AB8" w:rsidRPr="00194243" w:rsidRDefault="00745AB8" w:rsidP="00454D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L</w:t>
            </w:r>
            <w:r w:rsidRPr="00194243">
              <w:rPr>
                <w:rFonts w:ascii="Helvetica" w:hAnsi="Helvetica" w:cs="Helvetica" w:hint="eastAsia"/>
                <w:bCs/>
                <w:color w:val="333333"/>
                <w:kern w:val="0"/>
                <w:sz w:val="21"/>
                <w:szCs w:val="21"/>
              </w:rPr>
              <w:t>ist</w:t>
            </w:r>
            <w:r>
              <w:rPr>
                <w:rFonts w:ascii="Helvetica" w:hAnsi="Helvetica" w:cs="Helvetica" w:hint="eastAsia"/>
                <w:bCs/>
                <w:color w:val="333333"/>
                <w:kern w:val="0"/>
                <w:sz w:val="21"/>
                <w:szCs w:val="21"/>
              </w:rPr>
              <w:t>/Object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8619CD" w:rsidRDefault="008619CD" w:rsidP="00D858F7">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用户成长值列表</w:t>
            </w:r>
          </w:p>
          <w:p w:rsidR="00745AB8" w:rsidRPr="00194243" w:rsidRDefault="00547B24" w:rsidP="00D858F7">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普通</w:t>
            </w:r>
            <w:r>
              <w:rPr>
                <w:rFonts w:ascii="Helvetica" w:hAnsi="Helvetica" w:cs="Helvetica"/>
                <w:bCs/>
                <w:color w:val="333333"/>
                <w:kern w:val="0"/>
                <w:sz w:val="21"/>
                <w:szCs w:val="21"/>
              </w:rPr>
              <w:t>用户</w:t>
            </w:r>
            <w:r>
              <w:rPr>
                <w:rFonts w:ascii="Helvetica" w:hAnsi="Helvetica" w:cs="Helvetica" w:hint="eastAsia"/>
                <w:bCs/>
                <w:color w:val="333333"/>
                <w:kern w:val="0"/>
                <w:sz w:val="21"/>
                <w:szCs w:val="21"/>
              </w:rPr>
              <w:t>为</w:t>
            </w:r>
            <w:r>
              <w:rPr>
                <w:rFonts w:ascii="Helvetica" w:hAnsi="Helvetica" w:cs="Helvetica" w:hint="eastAsia"/>
                <w:bCs/>
                <w:color w:val="333333"/>
                <w:kern w:val="0"/>
                <w:sz w:val="21"/>
                <w:szCs w:val="21"/>
              </w:rPr>
              <w:t>L</w:t>
            </w:r>
            <w:r>
              <w:rPr>
                <w:rFonts w:ascii="Helvetica" w:hAnsi="Helvetica" w:cs="Helvetica"/>
                <w:bCs/>
                <w:color w:val="333333"/>
                <w:kern w:val="0"/>
                <w:sz w:val="21"/>
                <w:szCs w:val="21"/>
              </w:rPr>
              <w:t xml:space="preserve">ist </w:t>
            </w: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用户</w:t>
            </w:r>
            <w:r>
              <w:rPr>
                <w:rFonts w:ascii="Helvetica" w:hAnsi="Helvetica" w:cs="Helvetica" w:hint="eastAsia"/>
                <w:bCs/>
                <w:color w:val="333333"/>
                <w:kern w:val="0"/>
                <w:sz w:val="21"/>
                <w:szCs w:val="21"/>
              </w:rPr>
              <w:t>为</w:t>
            </w:r>
            <w:r>
              <w:rPr>
                <w:rFonts w:ascii="Helvetica" w:hAnsi="Helvetica" w:cs="Helvetica" w:hint="eastAsia"/>
                <w:bCs/>
                <w:color w:val="333333"/>
                <w:kern w:val="0"/>
                <w:sz w:val="21"/>
                <w:szCs w:val="21"/>
              </w:rPr>
              <w:t>O</w:t>
            </w:r>
            <w:r>
              <w:rPr>
                <w:rFonts w:ascii="Helvetica" w:hAnsi="Helvetica" w:cs="Helvetica"/>
                <w:bCs/>
                <w:color w:val="333333"/>
                <w:kern w:val="0"/>
                <w:sz w:val="21"/>
                <w:szCs w:val="21"/>
              </w:rPr>
              <w:t>bject</w:t>
            </w:r>
          </w:p>
        </w:tc>
      </w:tr>
      <w:tr w:rsidR="00E513EC"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E513EC" w:rsidRPr="00F56CEC" w:rsidRDefault="00E513EC" w:rsidP="00E513EC">
            <w:pPr>
              <w:widowControl/>
              <w:spacing w:line="336" w:lineRule="atLeast"/>
              <w:jc w:val="center"/>
              <w:rPr>
                <w:rFonts w:ascii="Helvetica" w:hAnsi="Helvetica" w:cs="Helvetica"/>
                <w:bCs/>
                <w:color w:val="333333"/>
                <w:kern w:val="0"/>
                <w:sz w:val="21"/>
                <w:szCs w:val="21"/>
              </w:rPr>
            </w:pPr>
            <w:r w:rsidRPr="00F56CEC">
              <w:rPr>
                <w:rFonts w:ascii="Helvetica" w:hAnsi="Helvetica" w:cs="Helvetica"/>
                <w:bCs/>
                <w:color w:val="333333"/>
                <w:kern w:val="0"/>
                <w:sz w:val="21"/>
                <w:szCs w:val="21"/>
              </w:rPr>
              <w:t>multiple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E513EC" w:rsidRPr="00F56CEC" w:rsidRDefault="00E513EC" w:rsidP="00E513EC">
            <w:pPr>
              <w:widowControl/>
              <w:spacing w:line="336" w:lineRule="atLeast"/>
              <w:jc w:val="center"/>
              <w:rPr>
                <w:rFonts w:ascii="Helvetica" w:hAnsi="Helvetica" w:cs="Helvetica"/>
                <w:bCs/>
                <w:color w:val="333333"/>
                <w:kern w:val="0"/>
                <w:sz w:val="21"/>
                <w:szCs w:val="21"/>
              </w:rPr>
            </w:pPr>
            <w:r w:rsidRPr="00F56CEC">
              <w:rPr>
                <w:rFonts w:ascii="Helvetica" w:hAnsi="Helvetica" w:cs="Helvetica" w:hint="eastAsia"/>
                <w:bCs/>
                <w:color w:val="333333"/>
                <w:kern w:val="0"/>
                <w:sz w:val="21"/>
                <w:szCs w:val="21"/>
              </w:rPr>
              <w:t>S</w:t>
            </w:r>
            <w:r w:rsidRPr="00F56CEC">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E513EC" w:rsidRPr="00F56CEC" w:rsidRDefault="00E513EC" w:rsidP="00E513EC">
            <w:pPr>
              <w:widowControl/>
              <w:spacing w:line="336" w:lineRule="atLeast"/>
              <w:jc w:val="left"/>
              <w:rPr>
                <w:rFonts w:ascii="Helvetica" w:hAnsi="Helvetica" w:cs="Helvetica"/>
                <w:bCs/>
                <w:color w:val="333333"/>
                <w:kern w:val="0"/>
                <w:sz w:val="21"/>
                <w:szCs w:val="21"/>
              </w:rPr>
            </w:pPr>
            <w:r w:rsidRPr="00F56CEC">
              <w:rPr>
                <w:rFonts w:ascii="Helvetica" w:hAnsi="Helvetica" w:cs="Helvetica" w:hint="eastAsia"/>
                <w:bCs/>
                <w:color w:val="333333"/>
                <w:kern w:val="0"/>
                <w:sz w:val="21"/>
                <w:szCs w:val="21"/>
              </w:rPr>
              <w:t>积分</w:t>
            </w:r>
            <w:r w:rsidRPr="00F56CEC">
              <w:rPr>
                <w:rFonts w:ascii="Helvetica" w:hAnsi="Helvetica" w:cs="Helvetica"/>
                <w:bCs/>
                <w:color w:val="333333"/>
                <w:kern w:val="0"/>
                <w:sz w:val="21"/>
                <w:szCs w:val="21"/>
              </w:rPr>
              <w:t>倍增倍数</w:t>
            </w:r>
          </w:p>
        </w:tc>
      </w:tr>
      <w:tr w:rsidR="00F56CEC"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xzqBackImg</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勋章墙</w:t>
            </w:r>
            <w:r>
              <w:rPr>
                <w:rFonts w:ascii="Helvetica" w:hAnsi="Helvetica" w:cs="Helvetica"/>
                <w:bCs/>
                <w:color w:val="333333"/>
                <w:kern w:val="0"/>
                <w:sz w:val="21"/>
                <w:szCs w:val="21"/>
                <w:highlight w:val="yellow"/>
              </w:rPr>
              <w:t>背景图地址</w:t>
            </w:r>
            <w:r w:rsidR="00990178">
              <w:rPr>
                <w:rFonts w:ascii="Helvetica" w:hAnsi="Helvetica" w:cs="Helvetica"/>
                <w:bCs/>
                <w:color w:val="333333"/>
                <w:kern w:val="0"/>
                <w:sz w:val="21"/>
                <w:szCs w:val="21"/>
                <w:highlight w:val="yellow"/>
              </w:rPr>
              <w:t>（</w:t>
            </w:r>
            <w:r w:rsidR="00990178">
              <w:rPr>
                <w:rFonts w:ascii="Helvetica" w:hAnsi="Helvetica" w:cs="Helvetica" w:hint="eastAsia"/>
                <w:bCs/>
                <w:color w:val="333333"/>
                <w:kern w:val="0"/>
                <w:sz w:val="21"/>
                <w:szCs w:val="21"/>
                <w:highlight w:val="yellow"/>
              </w:rPr>
              <w:t>app</w:t>
            </w:r>
            <w:r w:rsidR="00990178">
              <w:rPr>
                <w:rFonts w:ascii="Helvetica" w:hAnsi="Helvetica" w:cs="Helvetica"/>
                <w:bCs/>
                <w:color w:val="333333"/>
                <w:kern w:val="0"/>
                <w:sz w:val="21"/>
                <w:szCs w:val="21"/>
                <w:highlight w:val="yellow"/>
              </w:rPr>
              <w:t>）</w:t>
            </w:r>
          </w:p>
        </w:tc>
      </w:tr>
      <w:tr w:rsidR="00F56CEC"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qstBackImg</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全视图</w:t>
            </w:r>
            <w:r>
              <w:rPr>
                <w:rFonts w:ascii="Helvetica" w:hAnsi="Helvetica" w:cs="Helvetica"/>
                <w:bCs/>
                <w:color w:val="333333"/>
                <w:kern w:val="0"/>
                <w:sz w:val="21"/>
                <w:szCs w:val="21"/>
                <w:highlight w:val="yellow"/>
              </w:rPr>
              <w:t>背景图地址</w:t>
            </w:r>
            <w:r w:rsidR="00990178">
              <w:rPr>
                <w:rFonts w:ascii="Helvetica" w:hAnsi="Helvetica" w:cs="Helvetica"/>
                <w:bCs/>
                <w:color w:val="333333"/>
                <w:kern w:val="0"/>
                <w:sz w:val="21"/>
                <w:szCs w:val="21"/>
                <w:highlight w:val="yellow"/>
              </w:rPr>
              <w:t>（</w:t>
            </w:r>
            <w:r w:rsidR="00990178">
              <w:rPr>
                <w:rFonts w:ascii="Helvetica" w:hAnsi="Helvetica" w:cs="Helvetica" w:hint="eastAsia"/>
                <w:bCs/>
                <w:color w:val="333333"/>
                <w:kern w:val="0"/>
                <w:sz w:val="21"/>
                <w:szCs w:val="21"/>
                <w:highlight w:val="yellow"/>
              </w:rPr>
              <w:t>app</w:t>
            </w:r>
            <w:r w:rsidR="00990178">
              <w:rPr>
                <w:rFonts w:ascii="Helvetica" w:hAnsi="Helvetica" w:cs="Helvetica"/>
                <w:bCs/>
                <w:color w:val="333333"/>
                <w:kern w:val="0"/>
                <w:sz w:val="21"/>
                <w:szCs w:val="21"/>
                <w:highlight w:val="yellow"/>
              </w:rPr>
              <w:t>）</w:t>
            </w:r>
          </w:p>
        </w:tc>
      </w:tr>
      <w:tr w:rsidR="00F56CEC"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F56CEC">
            <w:pPr>
              <w:widowControl/>
              <w:spacing w:line="336" w:lineRule="atLeast"/>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lastRenderedPageBreak/>
              <w:t xml:space="preserve">   xqBackImg</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56CEC" w:rsidRPr="009E411D" w:rsidRDefault="00F56CEC" w:rsidP="00E513EC">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行权</w:t>
            </w:r>
            <w:r>
              <w:rPr>
                <w:rFonts w:ascii="Helvetica" w:hAnsi="Helvetica" w:cs="Helvetica"/>
                <w:bCs/>
                <w:color w:val="333333"/>
                <w:kern w:val="0"/>
                <w:sz w:val="21"/>
                <w:szCs w:val="21"/>
                <w:highlight w:val="yellow"/>
              </w:rPr>
              <w:t>页面</w:t>
            </w:r>
            <w:r>
              <w:rPr>
                <w:rFonts w:ascii="Helvetica" w:hAnsi="Helvetica" w:cs="Helvetica" w:hint="eastAsia"/>
                <w:bCs/>
                <w:color w:val="333333"/>
                <w:kern w:val="0"/>
                <w:sz w:val="21"/>
                <w:szCs w:val="21"/>
                <w:highlight w:val="yellow"/>
              </w:rPr>
              <w:t>or</w:t>
            </w:r>
            <w:r>
              <w:rPr>
                <w:rFonts w:ascii="Helvetica" w:hAnsi="Helvetica" w:cs="Helvetica" w:hint="eastAsia"/>
                <w:bCs/>
                <w:color w:val="333333"/>
                <w:kern w:val="0"/>
                <w:sz w:val="21"/>
                <w:szCs w:val="21"/>
                <w:highlight w:val="yellow"/>
              </w:rPr>
              <w:t>权益解释</w:t>
            </w:r>
            <w:r>
              <w:rPr>
                <w:rFonts w:ascii="Helvetica" w:hAnsi="Helvetica" w:cs="Helvetica"/>
                <w:bCs/>
                <w:color w:val="333333"/>
                <w:kern w:val="0"/>
                <w:sz w:val="21"/>
                <w:szCs w:val="21"/>
                <w:highlight w:val="yellow"/>
              </w:rPr>
              <w:t>页面背景图地址</w:t>
            </w:r>
            <w:r w:rsidR="00990178">
              <w:rPr>
                <w:rFonts w:ascii="Helvetica" w:hAnsi="Helvetica" w:cs="Helvetica"/>
                <w:bCs/>
                <w:color w:val="333333"/>
                <w:kern w:val="0"/>
                <w:sz w:val="21"/>
                <w:szCs w:val="21"/>
                <w:highlight w:val="yellow"/>
              </w:rPr>
              <w:t>（</w:t>
            </w:r>
            <w:r w:rsidR="00990178">
              <w:rPr>
                <w:rFonts w:ascii="Helvetica" w:hAnsi="Helvetica" w:cs="Helvetica" w:hint="eastAsia"/>
                <w:bCs/>
                <w:color w:val="333333"/>
                <w:kern w:val="0"/>
                <w:sz w:val="21"/>
                <w:szCs w:val="21"/>
                <w:highlight w:val="yellow"/>
              </w:rPr>
              <w:t>app</w:t>
            </w:r>
            <w:r w:rsidR="00990178">
              <w:rPr>
                <w:rFonts w:ascii="Helvetica" w:hAnsi="Helvetica" w:cs="Helvetica"/>
                <w:bCs/>
                <w:color w:val="333333"/>
                <w:kern w:val="0"/>
                <w:sz w:val="21"/>
                <w:szCs w:val="21"/>
                <w:highlight w:val="yellow"/>
              </w:rPr>
              <w:t>）</w:t>
            </w:r>
          </w:p>
        </w:tc>
      </w:tr>
      <w:tr w:rsidR="00990178"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xzqBackImgPC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勋章墙</w:t>
            </w:r>
            <w:r>
              <w:rPr>
                <w:rFonts w:ascii="Helvetica" w:hAnsi="Helvetica" w:cs="Helvetica"/>
                <w:bCs/>
                <w:color w:val="333333"/>
                <w:kern w:val="0"/>
                <w:sz w:val="21"/>
                <w:szCs w:val="21"/>
                <w:highlight w:val="yellow"/>
              </w:rPr>
              <w:t>背景图地址（</w:t>
            </w:r>
            <w:r>
              <w:rPr>
                <w:rFonts w:ascii="Helvetica" w:hAnsi="Helvetica" w:cs="Helvetica" w:hint="eastAsia"/>
                <w:bCs/>
                <w:color w:val="333333"/>
                <w:kern w:val="0"/>
                <w:sz w:val="21"/>
                <w:szCs w:val="21"/>
                <w:highlight w:val="yellow"/>
              </w:rPr>
              <w:t>p</w:t>
            </w:r>
            <w:r>
              <w:rPr>
                <w:rFonts w:ascii="Helvetica" w:hAnsi="Helvetica" w:cs="Helvetica"/>
                <w:bCs/>
                <w:color w:val="333333"/>
                <w:kern w:val="0"/>
                <w:sz w:val="21"/>
                <w:szCs w:val="21"/>
                <w:highlight w:val="yellow"/>
              </w:rPr>
              <w:t>c</w:t>
            </w:r>
            <w:r>
              <w:rPr>
                <w:rFonts w:ascii="Helvetica" w:hAnsi="Helvetica" w:cs="Helvetica"/>
                <w:bCs/>
                <w:color w:val="333333"/>
                <w:kern w:val="0"/>
                <w:sz w:val="21"/>
                <w:szCs w:val="21"/>
                <w:highlight w:val="yellow"/>
              </w:rPr>
              <w:t>）</w:t>
            </w:r>
          </w:p>
        </w:tc>
      </w:tr>
      <w:tr w:rsidR="00990178"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qstBackImgPC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全视图</w:t>
            </w:r>
            <w:r>
              <w:rPr>
                <w:rFonts w:ascii="Helvetica" w:hAnsi="Helvetica" w:cs="Helvetica"/>
                <w:bCs/>
                <w:color w:val="333333"/>
                <w:kern w:val="0"/>
                <w:sz w:val="21"/>
                <w:szCs w:val="21"/>
                <w:highlight w:val="yellow"/>
              </w:rPr>
              <w:t>背景图地址（</w:t>
            </w:r>
            <w:r>
              <w:rPr>
                <w:rFonts w:ascii="Helvetica" w:hAnsi="Helvetica" w:cs="Helvetica" w:hint="eastAsia"/>
                <w:bCs/>
                <w:color w:val="333333"/>
                <w:kern w:val="0"/>
                <w:sz w:val="21"/>
                <w:szCs w:val="21"/>
                <w:highlight w:val="yellow"/>
              </w:rPr>
              <w:t>pc</w:t>
            </w:r>
            <w:r>
              <w:rPr>
                <w:rFonts w:ascii="Helvetica" w:hAnsi="Helvetica" w:cs="Helvetica"/>
                <w:bCs/>
                <w:color w:val="333333"/>
                <w:kern w:val="0"/>
                <w:sz w:val="21"/>
                <w:szCs w:val="21"/>
                <w:highlight w:val="yellow"/>
              </w:rPr>
              <w:t>）</w:t>
            </w:r>
          </w:p>
        </w:tc>
      </w:tr>
      <w:tr w:rsidR="00990178"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 xml:space="preserve">   xqBackImgPC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990178" w:rsidRPr="009E411D" w:rsidRDefault="00990178" w:rsidP="00990178">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行权</w:t>
            </w:r>
            <w:r>
              <w:rPr>
                <w:rFonts w:ascii="Helvetica" w:hAnsi="Helvetica" w:cs="Helvetica"/>
                <w:bCs/>
                <w:color w:val="333333"/>
                <w:kern w:val="0"/>
                <w:sz w:val="21"/>
                <w:szCs w:val="21"/>
                <w:highlight w:val="yellow"/>
              </w:rPr>
              <w:t>页面</w:t>
            </w:r>
            <w:r>
              <w:rPr>
                <w:rFonts w:ascii="Helvetica" w:hAnsi="Helvetica" w:cs="Helvetica" w:hint="eastAsia"/>
                <w:bCs/>
                <w:color w:val="333333"/>
                <w:kern w:val="0"/>
                <w:sz w:val="21"/>
                <w:szCs w:val="21"/>
                <w:highlight w:val="yellow"/>
              </w:rPr>
              <w:t>or</w:t>
            </w:r>
            <w:r>
              <w:rPr>
                <w:rFonts w:ascii="Helvetica" w:hAnsi="Helvetica" w:cs="Helvetica" w:hint="eastAsia"/>
                <w:bCs/>
                <w:color w:val="333333"/>
                <w:kern w:val="0"/>
                <w:sz w:val="21"/>
                <w:szCs w:val="21"/>
                <w:highlight w:val="yellow"/>
              </w:rPr>
              <w:t>权益解释</w:t>
            </w:r>
            <w:r>
              <w:rPr>
                <w:rFonts w:ascii="Helvetica" w:hAnsi="Helvetica" w:cs="Helvetica"/>
                <w:bCs/>
                <w:color w:val="333333"/>
                <w:kern w:val="0"/>
                <w:sz w:val="21"/>
                <w:szCs w:val="21"/>
                <w:highlight w:val="yellow"/>
              </w:rPr>
              <w:t>页面背景图地址（</w:t>
            </w:r>
            <w:r>
              <w:rPr>
                <w:rFonts w:ascii="Helvetica" w:hAnsi="Helvetica" w:cs="Helvetica" w:hint="eastAsia"/>
                <w:bCs/>
                <w:color w:val="333333"/>
                <w:kern w:val="0"/>
                <w:sz w:val="21"/>
                <w:szCs w:val="21"/>
                <w:highlight w:val="yellow"/>
              </w:rPr>
              <w:t>p</w:t>
            </w:r>
            <w:r>
              <w:rPr>
                <w:rFonts w:ascii="Helvetica" w:hAnsi="Helvetica" w:cs="Helvetica"/>
                <w:bCs/>
                <w:color w:val="333333"/>
                <w:kern w:val="0"/>
                <w:sz w:val="21"/>
                <w:szCs w:val="21"/>
                <w:highlight w:val="yellow"/>
              </w:rPr>
              <w:t>c</w:t>
            </w:r>
            <w:r>
              <w:rPr>
                <w:rFonts w:ascii="Helvetica" w:hAnsi="Helvetica" w:cs="Helvetica"/>
                <w:bCs/>
                <w:color w:val="333333"/>
                <w:kern w:val="0"/>
                <w:sz w:val="21"/>
                <w:szCs w:val="21"/>
                <w:highlight w:val="yellow"/>
              </w:rPr>
              <w:t>）</w:t>
            </w:r>
          </w:p>
        </w:tc>
      </w:tr>
      <w:tr w:rsidR="004B7C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B7CCD" w:rsidRDefault="005C3591" w:rsidP="00021441">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iconStatus</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B7CCD" w:rsidRDefault="003064A1" w:rsidP="0099017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I</w:t>
            </w:r>
            <w:r>
              <w:rPr>
                <w:rFonts w:ascii="Helvetica" w:hAnsi="Helvetica" w:cs="Helvetica" w:hint="eastAsia"/>
                <w:bCs/>
                <w:color w:val="333333"/>
                <w:kern w:val="0"/>
                <w:sz w:val="21"/>
                <w:szCs w:val="21"/>
                <w:highlight w:val="yellow"/>
              </w:rPr>
              <w:t xml:space="preserve">nt </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B7CCD" w:rsidRDefault="000A616F" w:rsidP="00990178">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1:</w:t>
            </w:r>
            <w:r>
              <w:rPr>
                <w:rFonts w:ascii="Helvetica" w:hAnsi="Helvetica" w:cs="Helvetica" w:hint="eastAsia"/>
                <w:bCs/>
                <w:color w:val="333333"/>
                <w:kern w:val="0"/>
                <w:sz w:val="21"/>
                <w:szCs w:val="21"/>
                <w:highlight w:val="yellow"/>
              </w:rPr>
              <w:t>存在</w:t>
            </w:r>
            <w:r>
              <w:rPr>
                <w:rFonts w:ascii="Helvetica" w:hAnsi="Helvetica" w:cs="Helvetica"/>
                <w:bCs/>
                <w:color w:val="333333"/>
                <w:kern w:val="0"/>
                <w:sz w:val="21"/>
                <w:szCs w:val="21"/>
                <w:highlight w:val="yellow"/>
              </w:rPr>
              <w:t>更新</w:t>
            </w:r>
            <w:r w:rsidR="005B3C8D">
              <w:rPr>
                <w:rFonts w:ascii="Helvetica" w:hAnsi="Helvetica" w:cs="Helvetica" w:hint="eastAsia"/>
                <w:bCs/>
                <w:color w:val="333333"/>
                <w:kern w:val="0"/>
                <w:sz w:val="21"/>
                <w:szCs w:val="21"/>
                <w:highlight w:val="yellow"/>
              </w:rPr>
              <w:t xml:space="preserve">   0</w:t>
            </w:r>
            <w:r>
              <w:rPr>
                <w:rFonts w:ascii="Helvetica" w:hAnsi="Helvetica" w:cs="Helvetica" w:hint="eastAsia"/>
                <w:bCs/>
                <w:color w:val="333333"/>
                <w:kern w:val="0"/>
                <w:sz w:val="21"/>
                <w:szCs w:val="21"/>
                <w:highlight w:val="yellow"/>
              </w:rPr>
              <w:t>：没有</w:t>
            </w:r>
            <w:r>
              <w:rPr>
                <w:rFonts w:ascii="Helvetica" w:hAnsi="Helvetica" w:cs="Helvetica"/>
                <w:bCs/>
                <w:color w:val="333333"/>
                <w:kern w:val="0"/>
                <w:sz w:val="21"/>
                <w:szCs w:val="21"/>
                <w:highlight w:val="yellow"/>
              </w:rPr>
              <w:t>更新</w:t>
            </w:r>
          </w:p>
        </w:tc>
      </w:tr>
    </w:tbl>
    <w:p w:rsidR="00454DCD" w:rsidRPr="006A238E" w:rsidRDefault="00194243" w:rsidP="00112D52">
      <w:pPr>
        <w:widowControl/>
        <w:spacing w:line="336" w:lineRule="atLeast"/>
        <w:jc w:val="left"/>
        <w:rPr>
          <w:rFonts w:ascii="Helvetica" w:hAnsi="Helvetica" w:cs="Helvetica"/>
          <w:bCs/>
          <w:color w:val="333333"/>
          <w:kern w:val="0"/>
          <w:sz w:val="21"/>
          <w:szCs w:val="21"/>
        </w:rPr>
      </w:pPr>
      <w:r w:rsidRPr="006A238E">
        <w:rPr>
          <w:rFonts w:ascii="Helvetica" w:hAnsi="Helvetica" w:cs="Helvetica"/>
          <w:bCs/>
          <w:color w:val="333333"/>
          <w:kern w:val="0"/>
          <w:sz w:val="21"/>
          <w:szCs w:val="21"/>
        </w:rPr>
        <w:t>salesInfoList</w:t>
      </w:r>
      <w:r w:rsidR="00C442B9" w:rsidRPr="006A238E">
        <w:rPr>
          <w:rFonts w:ascii="Helvetica" w:hAnsi="Helvetica" w:cs="Helvetica" w:hint="eastAsia"/>
          <w:bCs/>
          <w:color w:val="333333"/>
          <w:kern w:val="0"/>
          <w:sz w:val="21"/>
          <w:szCs w:val="21"/>
        </w:rPr>
        <w:t>字段</w:t>
      </w:r>
      <w:r w:rsidR="00C442B9" w:rsidRPr="006A238E">
        <w:rPr>
          <w:rFonts w:ascii="Helvetica" w:hAnsi="Helvetica" w:cs="Helvetica"/>
          <w:bCs/>
          <w:color w:val="333333"/>
          <w:kern w:val="0"/>
          <w:sz w:val="21"/>
          <w:szCs w:val="21"/>
        </w:rPr>
        <w:t>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salesNo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bCs/>
                <w:color w:val="333333"/>
                <w:kern w:val="0"/>
                <w:sz w:val="21"/>
                <w:szCs w:val="21"/>
              </w:rPr>
              <w:t>S</w:t>
            </w:r>
            <w:r w:rsidRPr="00BD333B">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D858F7">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销售品编码</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salesId</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D858F7">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销售品</w:t>
            </w:r>
            <w:r w:rsidRPr="00BD333B">
              <w:rPr>
                <w:rFonts w:ascii="Helvetica" w:hAnsi="Helvetica" w:cs="Helvetica" w:hint="eastAsia"/>
                <w:bCs/>
                <w:color w:val="333333"/>
                <w:kern w:val="0"/>
                <w:sz w:val="21"/>
                <w:szCs w:val="21"/>
              </w:rPr>
              <w:t>ID</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D858F7">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销售品名称</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salesType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BD333B" w:rsidRDefault="00454DCD" w:rsidP="00D858F7">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销售品类型</w:t>
            </w:r>
            <w:r w:rsidRPr="00BD333B">
              <w:rPr>
                <w:rFonts w:ascii="Helvetica" w:hAnsi="Helvetica" w:cs="Helvetica" w:hint="eastAsia"/>
                <w:bCs/>
                <w:color w:val="333333"/>
                <w:kern w:val="0"/>
                <w:sz w:val="21"/>
                <w:szCs w:val="21"/>
              </w:rPr>
              <w:t xml:space="preserve"> 1-</w:t>
            </w:r>
            <w:r w:rsidRPr="00BD333B">
              <w:rPr>
                <w:rFonts w:ascii="Helvetica" w:hAnsi="Helvetica" w:cs="Helvetica" w:hint="eastAsia"/>
                <w:bCs/>
                <w:color w:val="333333"/>
                <w:kern w:val="0"/>
                <w:sz w:val="21"/>
                <w:szCs w:val="21"/>
              </w:rPr>
              <w:t>星级</w:t>
            </w:r>
            <w:r w:rsidRPr="00BD333B">
              <w:rPr>
                <w:rFonts w:ascii="Helvetica" w:hAnsi="Helvetica" w:cs="Helvetica" w:hint="eastAsia"/>
                <w:bCs/>
                <w:color w:val="333333"/>
                <w:kern w:val="0"/>
                <w:sz w:val="21"/>
                <w:szCs w:val="21"/>
              </w:rPr>
              <w:t xml:space="preserve"> 2-</w:t>
            </w:r>
            <w:r w:rsidRPr="00BD333B">
              <w:rPr>
                <w:rFonts w:ascii="Helvetica" w:hAnsi="Helvetica" w:cs="Helvetica" w:hint="eastAsia"/>
                <w:bCs/>
                <w:color w:val="333333"/>
                <w:kern w:val="0"/>
                <w:sz w:val="21"/>
                <w:szCs w:val="21"/>
              </w:rPr>
              <w:t>权益</w:t>
            </w:r>
            <w:r w:rsidRPr="00BD333B">
              <w:rPr>
                <w:rFonts w:ascii="Helvetica" w:hAnsi="Helvetica" w:cs="Helvetica" w:hint="eastAsia"/>
                <w:bCs/>
                <w:color w:val="333333"/>
                <w:kern w:val="0"/>
                <w:sz w:val="21"/>
                <w:szCs w:val="21"/>
              </w:rPr>
              <w:t xml:space="preserve"> 3-</w:t>
            </w:r>
            <w:r w:rsidRPr="00BD333B">
              <w:rPr>
                <w:rFonts w:ascii="Helvetica" w:hAnsi="Helvetica" w:cs="Helvetica" w:hint="eastAsia"/>
                <w:bCs/>
                <w:color w:val="333333"/>
                <w:kern w:val="0"/>
                <w:sz w:val="21"/>
                <w:szCs w:val="21"/>
              </w:rPr>
              <w:t>子项权益</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icon</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bCs/>
                <w:color w:val="333333"/>
                <w:kern w:val="0"/>
                <w:sz w:val="21"/>
                <w:szCs w:val="21"/>
              </w:rPr>
              <w:t>S</w:t>
            </w:r>
            <w:r w:rsidRPr="00BD333B">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454DCD" w:rsidRPr="00BD333B" w:rsidRDefault="00454DCD" w:rsidP="00D858F7">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销售品图标地址</w:t>
            </w:r>
            <w:r w:rsidR="00D33649">
              <w:rPr>
                <w:rFonts w:ascii="Helvetica" w:hAnsi="Helvetica" w:cs="Helvetica" w:hint="eastAsia"/>
                <w:bCs/>
                <w:color w:val="333333"/>
                <w:kern w:val="0"/>
                <w:sz w:val="21"/>
                <w:szCs w:val="21"/>
              </w:rPr>
              <w:t>【移动端】</w:t>
            </w:r>
          </w:p>
        </w:tc>
      </w:tr>
      <w:tr w:rsidR="00D33649"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D33649" w:rsidRPr="00DF2FD3" w:rsidRDefault="00D33649" w:rsidP="00454DCD">
            <w:pPr>
              <w:widowControl/>
              <w:spacing w:line="336" w:lineRule="atLeast"/>
              <w:jc w:val="center"/>
              <w:rPr>
                <w:rFonts w:ascii="Helvetica" w:hAnsi="Helvetica" w:cs="Helvetica"/>
                <w:bCs/>
                <w:color w:val="333333"/>
                <w:kern w:val="0"/>
                <w:sz w:val="21"/>
                <w:szCs w:val="21"/>
                <w:highlight w:val="yellow"/>
              </w:rPr>
            </w:pPr>
            <w:r w:rsidRPr="00DF2FD3">
              <w:rPr>
                <w:rFonts w:ascii="Helvetica" w:hAnsi="Helvetica" w:cs="Helvetica"/>
                <w:bCs/>
                <w:color w:val="333333"/>
                <w:kern w:val="0"/>
                <w:sz w:val="21"/>
                <w:szCs w:val="21"/>
                <w:highlight w:val="yellow"/>
              </w:rPr>
              <w:t>iconpc</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D33649" w:rsidRPr="00DF2FD3" w:rsidRDefault="00D33649" w:rsidP="00454DCD">
            <w:pPr>
              <w:widowControl/>
              <w:spacing w:line="336" w:lineRule="atLeast"/>
              <w:jc w:val="center"/>
              <w:rPr>
                <w:rFonts w:ascii="Helvetica" w:hAnsi="Helvetica" w:cs="Helvetica"/>
                <w:bCs/>
                <w:color w:val="333333"/>
                <w:kern w:val="0"/>
                <w:sz w:val="21"/>
                <w:szCs w:val="21"/>
                <w:highlight w:val="yellow"/>
              </w:rPr>
            </w:pPr>
            <w:r w:rsidRPr="00DF2FD3">
              <w:rPr>
                <w:rFonts w:ascii="Helvetica" w:hAnsi="Helvetica" w:cs="Helvetic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D33649" w:rsidRPr="00DF2FD3" w:rsidRDefault="00D33649" w:rsidP="00D858F7">
            <w:pPr>
              <w:widowControl/>
              <w:spacing w:line="336" w:lineRule="atLeast"/>
              <w:jc w:val="left"/>
              <w:rPr>
                <w:rFonts w:ascii="Helvetica" w:hAnsi="Helvetica" w:cs="Helvetica"/>
                <w:bCs/>
                <w:color w:val="333333"/>
                <w:kern w:val="0"/>
                <w:sz w:val="21"/>
                <w:szCs w:val="21"/>
                <w:highlight w:val="yellow"/>
              </w:rPr>
            </w:pPr>
            <w:r w:rsidRPr="00DF2FD3">
              <w:rPr>
                <w:rFonts w:ascii="Helvetica" w:hAnsi="Helvetica" w:cs="Helvetica" w:hint="eastAsia"/>
                <w:bCs/>
                <w:color w:val="333333"/>
                <w:kern w:val="0"/>
                <w:sz w:val="21"/>
                <w:szCs w:val="21"/>
                <w:highlight w:val="yellow"/>
              </w:rPr>
              <w:t>销售品图标地址【</w:t>
            </w:r>
            <w:r w:rsidRPr="00DF2FD3">
              <w:rPr>
                <w:rFonts w:ascii="Helvetica" w:hAnsi="Helvetica" w:cs="Helvetica" w:hint="eastAsia"/>
                <w:bCs/>
                <w:color w:val="333333"/>
                <w:kern w:val="0"/>
                <w:sz w:val="21"/>
                <w:szCs w:val="21"/>
                <w:highlight w:val="yellow"/>
              </w:rPr>
              <w:t>pc</w:t>
            </w:r>
            <w:r w:rsidRPr="00DF2FD3">
              <w:rPr>
                <w:rFonts w:ascii="Helvetica" w:hAnsi="Helvetica" w:cs="Helvetica" w:hint="eastAsia"/>
                <w:bCs/>
                <w:color w:val="333333"/>
                <w:kern w:val="0"/>
                <w:sz w:val="21"/>
                <w:szCs w:val="21"/>
                <w:highlight w:val="yellow"/>
              </w:rPr>
              <w:t>端】</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ownerIcon</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454DCD" w:rsidRPr="00BD333B" w:rsidRDefault="00454DCD"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454DCD" w:rsidRPr="00BD333B" w:rsidRDefault="00454DCD" w:rsidP="00D858F7">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可享受时展示的图标</w:t>
            </w:r>
            <w:r w:rsidR="00A61DC5">
              <w:rPr>
                <w:rFonts w:ascii="Helvetica" w:hAnsi="Helvetica" w:cs="Helvetica" w:hint="eastAsia"/>
                <w:bCs/>
                <w:color w:val="333333"/>
                <w:kern w:val="0"/>
                <w:sz w:val="21"/>
                <w:szCs w:val="21"/>
              </w:rPr>
              <w:t>【移动端】</w:t>
            </w:r>
          </w:p>
        </w:tc>
      </w:tr>
      <w:tr w:rsidR="00A61DC5"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A61DC5" w:rsidRPr="00DF2FD3" w:rsidRDefault="00A61DC5" w:rsidP="00454DCD">
            <w:pPr>
              <w:widowControl/>
              <w:spacing w:line="336" w:lineRule="atLeast"/>
              <w:jc w:val="center"/>
              <w:rPr>
                <w:rFonts w:ascii="Helvetica" w:hAnsi="Helvetica" w:cs="Helvetica"/>
                <w:bCs/>
                <w:color w:val="333333"/>
                <w:kern w:val="0"/>
                <w:sz w:val="21"/>
                <w:szCs w:val="21"/>
                <w:highlight w:val="yellow"/>
              </w:rPr>
            </w:pPr>
            <w:r w:rsidRPr="00DF2FD3">
              <w:rPr>
                <w:rFonts w:ascii="Helvetica" w:hAnsi="Helvetica" w:cs="Helvetica"/>
                <w:bCs/>
                <w:color w:val="333333"/>
                <w:kern w:val="0"/>
                <w:sz w:val="21"/>
                <w:szCs w:val="21"/>
                <w:highlight w:val="yellow"/>
              </w:rPr>
              <w:t>ownerIconpc</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A61DC5" w:rsidRPr="00DF2FD3" w:rsidRDefault="00A61DC5" w:rsidP="00454DCD">
            <w:pPr>
              <w:widowControl/>
              <w:spacing w:line="336" w:lineRule="atLeast"/>
              <w:jc w:val="center"/>
              <w:rPr>
                <w:rFonts w:ascii="Helvetica" w:hAnsi="Helvetica" w:cs="Helvetica"/>
                <w:bCs/>
                <w:color w:val="333333"/>
                <w:kern w:val="0"/>
                <w:sz w:val="21"/>
                <w:szCs w:val="21"/>
                <w:highlight w:val="yellow"/>
              </w:rPr>
            </w:pPr>
            <w:r w:rsidRPr="00DF2FD3">
              <w:rPr>
                <w:rFonts w:ascii="Helvetica" w:hAnsi="Helvetica" w:cs="Helvetic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A61DC5" w:rsidRPr="00DF2FD3" w:rsidRDefault="00A61DC5" w:rsidP="00D858F7">
            <w:pPr>
              <w:widowControl/>
              <w:spacing w:line="336" w:lineRule="atLeast"/>
              <w:jc w:val="left"/>
              <w:rPr>
                <w:rFonts w:ascii="Helvetica" w:hAnsi="Helvetica" w:cs="Helvetica"/>
                <w:bCs/>
                <w:color w:val="333333"/>
                <w:kern w:val="0"/>
                <w:sz w:val="21"/>
                <w:szCs w:val="21"/>
                <w:highlight w:val="yellow"/>
              </w:rPr>
            </w:pPr>
            <w:r w:rsidRPr="00DF2FD3">
              <w:rPr>
                <w:rFonts w:ascii="Helvetica" w:hAnsi="Helvetica" w:cs="Helvetica" w:hint="eastAsia"/>
                <w:bCs/>
                <w:color w:val="333333"/>
                <w:kern w:val="0"/>
                <w:sz w:val="21"/>
                <w:szCs w:val="21"/>
                <w:highlight w:val="yellow"/>
              </w:rPr>
              <w:t>可享受时展示的图标【</w:t>
            </w:r>
            <w:r w:rsidRPr="00DF2FD3">
              <w:rPr>
                <w:rFonts w:ascii="Helvetica" w:hAnsi="Helvetica" w:cs="Helvetica" w:hint="eastAsia"/>
                <w:bCs/>
                <w:color w:val="333333"/>
                <w:kern w:val="0"/>
                <w:sz w:val="21"/>
                <w:szCs w:val="21"/>
                <w:highlight w:val="yellow"/>
              </w:rPr>
              <w:t>pc</w:t>
            </w:r>
            <w:r w:rsidRPr="00DF2FD3">
              <w:rPr>
                <w:rFonts w:ascii="Helvetica" w:hAnsi="Helvetica" w:cs="Helvetica" w:hint="eastAsia"/>
                <w:bCs/>
                <w:color w:val="333333"/>
                <w:kern w:val="0"/>
                <w:sz w:val="21"/>
                <w:szCs w:val="21"/>
                <w:highlight w:val="yellow"/>
              </w:rPr>
              <w:t>端】</w:t>
            </w:r>
          </w:p>
        </w:tc>
      </w:tr>
      <w:tr w:rsidR="00E25B7F"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E25B7F" w:rsidRPr="00BD333B" w:rsidRDefault="00E25B7F"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bCs/>
                <w:color w:val="333333"/>
                <w:kern w:val="0"/>
                <w:sz w:val="21"/>
                <w:szCs w:val="21"/>
              </w:rPr>
              <w:t>url</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E25B7F" w:rsidRPr="00BD333B" w:rsidRDefault="00E25B7F"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E25B7F" w:rsidRPr="00BD333B" w:rsidRDefault="00116211" w:rsidP="00D858F7">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移动端</w:t>
            </w:r>
            <w:r w:rsidR="00E25B7F" w:rsidRPr="00BD333B">
              <w:rPr>
                <w:rFonts w:ascii="Helvetica" w:hAnsi="Helvetica" w:cs="Helvetica" w:hint="eastAsia"/>
                <w:bCs/>
                <w:color w:val="333333"/>
                <w:kern w:val="0"/>
                <w:sz w:val="21"/>
                <w:szCs w:val="21"/>
              </w:rPr>
              <w:t>跳转</w:t>
            </w:r>
            <w:r w:rsidR="00E25B7F" w:rsidRPr="00BD333B">
              <w:rPr>
                <w:rFonts w:ascii="Helvetica" w:hAnsi="Helvetica" w:cs="Helvetica"/>
                <w:bCs/>
                <w:color w:val="333333"/>
                <w:kern w:val="0"/>
                <w:sz w:val="21"/>
                <w:szCs w:val="21"/>
              </w:rPr>
              <w:t>地址</w:t>
            </w:r>
          </w:p>
        </w:tc>
      </w:tr>
      <w:tr w:rsidR="00116211"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116211" w:rsidRPr="00B520FE" w:rsidRDefault="00400A58" w:rsidP="00454DCD">
            <w:pPr>
              <w:widowControl/>
              <w:spacing w:line="336" w:lineRule="atLeast"/>
              <w:jc w:val="center"/>
              <w:rPr>
                <w:rFonts w:ascii="Helvetica" w:hAnsi="Helvetica" w:cs="Helvetica"/>
                <w:bCs/>
                <w:color w:val="333333"/>
                <w:kern w:val="0"/>
                <w:sz w:val="21"/>
                <w:szCs w:val="21"/>
                <w:highlight w:val="yellow"/>
              </w:rPr>
            </w:pPr>
            <w:r w:rsidRPr="00B520FE">
              <w:rPr>
                <w:rFonts w:ascii="Helvetica" w:hAnsi="Helvetica" w:cs="Helvetica"/>
                <w:bCs/>
                <w:color w:val="333333"/>
                <w:kern w:val="0"/>
                <w:sz w:val="21"/>
                <w:szCs w:val="21"/>
                <w:highlight w:val="yellow"/>
              </w:rPr>
              <w:t>p</w:t>
            </w:r>
            <w:r w:rsidR="00116211" w:rsidRPr="00B520FE">
              <w:rPr>
                <w:rFonts w:ascii="Helvetica" w:hAnsi="Helvetica" w:cs="Helvetica" w:hint="eastAsia"/>
                <w:bCs/>
                <w:color w:val="333333"/>
                <w:kern w:val="0"/>
                <w:sz w:val="21"/>
                <w:szCs w:val="21"/>
                <w:highlight w:val="yellow"/>
              </w:rPr>
              <w:t>curl</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116211" w:rsidRPr="00B520FE" w:rsidRDefault="00116211" w:rsidP="00454DCD">
            <w:pPr>
              <w:widowControl/>
              <w:spacing w:line="336" w:lineRule="atLeast"/>
              <w:jc w:val="center"/>
              <w:rPr>
                <w:rFonts w:ascii="Helvetica" w:hAnsi="Helvetica" w:cs="Helvetica"/>
                <w:bCs/>
                <w:color w:val="333333"/>
                <w:kern w:val="0"/>
                <w:sz w:val="21"/>
                <w:szCs w:val="21"/>
                <w:highlight w:val="yellow"/>
              </w:rPr>
            </w:pPr>
            <w:r w:rsidRPr="00B520FE">
              <w:rPr>
                <w:rFonts w:ascii="Helvetica" w:hAnsi="Helvetica" w:cs="Helvetica" w:hint="eastAsia"/>
                <w:bCs/>
                <w:color w:val="333333"/>
                <w:kern w:val="0"/>
                <w:sz w:val="21"/>
                <w:szCs w:val="21"/>
                <w:highlight w:val="yellow"/>
              </w:rPr>
              <w:t>S</w:t>
            </w:r>
            <w:r w:rsidRPr="00B520FE">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116211" w:rsidRPr="00B520FE" w:rsidRDefault="00116211" w:rsidP="00D858F7">
            <w:pPr>
              <w:widowControl/>
              <w:spacing w:line="336" w:lineRule="atLeast"/>
              <w:jc w:val="left"/>
              <w:rPr>
                <w:rFonts w:ascii="Helvetica" w:hAnsi="Helvetica" w:cs="Helvetica"/>
                <w:bCs/>
                <w:color w:val="333333"/>
                <w:kern w:val="0"/>
                <w:sz w:val="21"/>
                <w:szCs w:val="21"/>
                <w:highlight w:val="yellow"/>
              </w:rPr>
            </w:pPr>
            <w:r w:rsidRPr="00B520FE">
              <w:rPr>
                <w:rFonts w:ascii="Helvetica" w:hAnsi="Helvetica" w:cs="Helvetica" w:hint="eastAsia"/>
                <w:bCs/>
                <w:color w:val="333333"/>
                <w:kern w:val="0"/>
                <w:sz w:val="21"/>
                <w:szCs w:val="21"/>
                <w:highlight w:val="yellow"/>
              </w:rPr>
              <w:t>PC</w:t>
            </w:r>
            <w:r w:rsidRPr="00B520FE">
              <w:rPr>
                <w:rFonts w:ascii="Helvetica" w:hAnsi="Helvetica" w:cs="Helvetica" w:hint="eastAsia"/>
                <w:bCs/>
                <w:color w:val="333333"/>
                <w:kern w:val="0"/>
                <w:sz w:val="21"/>
                <w:szCs w:val="21"/>
                <w:highlight w:val="yellow"/>
              </w:rPr>
              <w:t>端跳转地址</w:t>
            </w:r>
          </w:p>
        </w:tc>
      </w:tr>
      <w:tr w:rsidR="00194243"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194243" w:rsidRPr="00BD333B" w:rsidRDefault="00194243"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bCs/>
                <w:color w:val="333333"/>
                <w:kern w:val="0"/>
                <w:sz w:val="21"/>
                <w:szCs w:val="21"/>
              </w:rPr>
              <w:t>starvalue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194243" w:rsidRPr="00BD333B" w:rsidRDefault="00194243" w:rsidP="00454DCD">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194243" w:rsidRPr="00BD333B" w:rsidRDefault="00194243" w:rsidP="00D858F7">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星级</w:t>
            </w:r>
            <w:r w:rsidRPr="00BD333B">
              <w:rPr>
                <w:rFonts w:ascii="Helvetica" w:hAnsi="Helvetica" w:cs="Helvetica"/>
                <w:bCs/>
                <w:color w:val="333333"/>
                <w:kern w:val="0"/>
                <w:sz w:val="21"/>
                <w:szCs w:val="21"/>
              </w:rPr>
              <w:t>成长值</w:t>
            </w:r>
          </w:p>
        </w:tc>
      </w:tr>
      <w:tr w:rsidR="00C20E2C"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C20E2C" w:rsidRPr="009E411D" w:rsidRDefault="00C20E2C" w:rsidP="00C20E2C">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bCs/>
                <w:color w:val="333333"/>
                <w:kern w:val="0"/>
                <w:sz w:val="21"/>
                <w:szCs w:val="21"/>
                <w:highlight w:val="yellow"/>
              </w:rPr>
              <w:t>p</w:t>
            </w:r>
            <w:r w:rsidRPr="009E411D">
              <w:rPr>
                <w:rFonts w:ascii="Helvetica" w:hAnsi="Helvetica" w:cs="Helvetica" w:hint="eastAsia"/>
                <w:bCs/>
                <w:color w:val="333333"/>
                <w:kern w:val="0"/>
                <w:sz w:val="21"/>
                <w:szCs w:val="21"/>
                <w:highlight w:val="yellow"/>
              </w:rPr>
              <w:t>rep</w:t>
            </w:r>
            <w:r w:rsidRPr="009E411D">
              <w:rPr>
                <w:rFonts w:ascii="Helvetica" w:hAnsi="Helvetica" w:cs="Helvetica"/>
                <w:bCs/>
                <w:color w:val="333333"/>
                <w:kern w:val="0"/>
                <w:sz w:val="21"/>
                <w:szCs w:val="21"/>
                <w:highlight w:val="yellow"/>
              </w:rPr>
              <w:t>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C20E2C" w:rsidRPr="009E411D" w:rsidRDefault="00C20E2C" w:rsidP="00C20E2C">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C20E2C" w:rsidRPr="009E411D" w:rsidRDefault="0022016B" w:rsidP="00C20E2C">
            <w:pPr>
              <w:widowControl/>
              <w:spacing w:line="336" w:lineRule="atLeast"/>
              <w:jc w:val="left"/>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权益</w:t>
            </w:r>
            <w:r w:rsidRPr="009E411D">
              <w:rPr>
                <w:rFonts w:ascii="Helvetica" w:hAnsi="Helvetica" w:cs="Helvetica"/>
                <w:bCs/>
                <w:color w:val="333333"/>
                <w:kern w:val="0"/>
                <w:sz w:val="21"/>
                <w:szCs w:val="21"/>
                <w:highlight w:val="yellow"/>
              </w:rPr>
              <w:t>属性值编码</w:t>
            </w:r>
            <w:r w:rsidRPr="009E411D">
              <w:rPr>
                <w:rFonts w:ascii="Helvetica" w:hAnsi="Helvetica" w:cs="Helvetica"/>
                <w:bCs/>
                <w:color w:val="333333"/>
                <w:kern w:val="0"/>
                <w:sz w:val="21"/>
                <w:szCs w:val="21"/>
                <w:highlight w:val="yellow"/>
              </w:rPr>
              <w:t>-</w:t>
            </w:r>
            <w:r w:rsidRPr="009E411D">
              <w:rPr>
                <w:rFonts w:ascii="Helvetica" w:hAnsi="Helvetica" w:cs="Helvetica"/>
                <w:bCs/>
                <w:color w:val="333333"/>
                <w:kern w:val="0"/>
                <w:sz w:val="21"/>
                <w:szCs w:val="21"/>
                <w:highlight w:val="yellow"/>
              </w:rPr>
              <w:t>供</w:t>
            </w:r>
            <w:r w:rsidR="00D809FC" w:rsidRPr="009E411D">
              <w:rPr>
                <w:rFonts w:ascii="Helvetica" w:hAnsi="Helvetica" w:cs="Helvetica" w:hint="eastAsia"/>
                <w:bCs/>
                <w:color w:val="333333"/>
                <w:kern w:val="0"/>
                <w:sz w:val="21"/>
                <w:szCs w:val="21"/>
                <w:highlight w:val="yellow"/>
              </w:rPr>
              <w:t>H5</w:t>
            </w:r>
            <w:r w:rsidR="00D809FC" w:rsidRPr="009E411D">
              <w:rPr>
                <w:rFonts w:ascii="Helvetica" w:hAnsi="Helvetica" w:cs="Helvetica" w:hint="eastAsia"/>
                <w:bCs/>
                <w:color w:val="333333"/>
                <w:kern w:val="0"/>
                <w:sz w:val="21"/>
                <w:szCs w:val="21"/>
                <w:highlight w:val="yellow"/>
              </w:rPr>
              <w:t>打标签</w:t>
            </w:r>
            <w:r w:rsidR="00D809FC" w:rsidRPr="009E411D">
              <w:rPr>
                <w:rFonts w:ascii="Helvetica" w:hAnsi="Helvetica" w:cs="Helvetica"/>
                <w:bCs/>
                <w:color w:val="333333"/>
                <w:kern w:val="0"/>
                <w:sz w:val="21"/>
                <w:szCs w:val="21"/>
                <w:highlight w:val="yellow"/>
              </w:rPr>
              <w:t>使用</w:t>
            </w:r>
          </w:p>
        </w:tc>
      </w:tr>
      <w:tr w:rsidR="003A6C45"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3A6C45" w:rsidRPr="009E411D" w:rsidRDefault="003A6C45" w:rsidP="00C20E2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bCs/>
                <w:color w:val="333333"/>
                <w:kern w:val="0"/>
                <w:sz w:val="21"/>
                <w:szCs w:val="21"/>
                <w:highlight w:val="yellow"/>
              </w:rPr>
              <w:t>hasChild</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3A6C45" w:rsidRPr="009E411D" w:rsidRDefault="003A6C45" w:rsidP="00C20E2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3A6C45" w:rsidRPr="009E411D" w:rsidRDefault="003A6C45" w:rsidP="00C20E2C">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1:</w:t>
            </w:r>
            <w:r>
              <w:rPr>
                <w:rFonts w:ascii="Helvetica" w:hAnsi="Helvetica" w:cs="Helvetica" w:hint="eastAsia"/>
                <w:bCs/>
                <w:color w:val="333333"/>
                <w:kern w:val="0"/>
                <w:sz w:val="21"/>
                <w:szCs w:val="21"/>
                <w:highlight w:val="yellow"/>
              </w:rPr>
              <w:t>存在子权益</w:t>
            </w:r>
            <w:r>
              <w:rPr>
                <w:rFonts w:ascii="Helvetica" w:hAnsi="Helvetica" w:cs="Helvetica" w:hint="eastAsia"/>
                <w:bCs/>
                <w:color w:val="333333"/>
                <w:kern w:val="0"/>
                <w:sz w:val="21"/>
                <w:szCs w:val="21"/>
                <w:highlight w:val="yellow"/>
              </w:rPr>
              <w:t xml:space="preserve"> 0</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不存在子权益</w:t>
            </w:r>
          </w:p>
        </w:tc>
      </w:tr>
      <w:tr w:rsidR="00F173C8"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F173C8" w:rsidRDefault="00754820" w:rsidP="00C20E2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isNetAction</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173C8" w:rsidRDefault="00962858" w:rsidP="00C20E2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w:t>
            </w:r>
            <w:r>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173C8" w:rsidRDefault="00F173C8" w:rsidP="00C20E2C">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是否</w:t>
            </w:r>
            <w:r>
              <w:rPr>
                <w:rFonts w:ascii="Helvetica" w:hAnsi="Helvetica" w:cs="Helvetica"/>
                <w:bCs/>
                <w:color w:val="333333"/>
                <w:kern w:val="0"/>
                <w:sz w:val="21"/>
                <w:szCs w:val="21"/>
                <w:highlight w:val="yellow"/>
              </w:rPr>
              <w:t>支持</w:t>
            </w:r>
            <w:r>
              <w:rPr>
                <w:rFonts w:ascii="Helvetica" w:hAnsi="Helvetica" w:cs="Helvetica" w:hint="eastAsia"/>
                <w:bCs/>
                <w:color w:val="333333"/>
                <w:kern w:val="0"/>
                <w:sz w:val="21"/>
                <w:szCs w:val="21"/>
                <w:highlight w:val="yellow"/>
              </w:rPr>
              <w:t>在线行权</w:t>
            </w:r>
            <w:r>
              <w:rPr>
                <w:rFonts w:ascii="Helvetica" w:hAnsi="Helvetica" w:cs="Helvetica" w:hint="eastAsia"/>
                <w:bCs/>
                <w:color w:val="333333"/>
                <w:kern w:val="0"/>
                <w:sz w:val="21"/>
                <w:szCs w:val="21"/>
                <w:highlight w:val="yellow"/>
              </w:rPr>
              <w:t xml:space="preserve"> 1:</w:t>
            </w:r>
            <w:r>
              <w:rPr>
                <w:rFonts w:ascii="Helvetica" w:hAnsi="Helvetica" w:cs="Helvetica" w:hint="eastAsia"/>
                <w:bCs/>
                <w:color w:val="333333"/>
                <w:kern w:val="0"/>
                <w:sz w:val="21"/>
                <w:szCs w:val="21"/>
                <w:highlight w:val="yellow"/>
              </w:rPr>
              <w:t>支持</w:t>
            </w:r>
            <w:r>
              <w:rPr>
                <w:rFonts w:ascii="Helvetica" w:hAnsi="Helvetica" w:cs="Helvetica" w:hint="eastAsia"/>
                <w:bCs/>
                <w:color w:val="333333"/>
                <w:kern w:val="0"/>
                <w:sz w:val="21"/>
                <w:szCs w:val="21"/>
                <w:highlight w:val="yellow"/>
              </w:rPr>
              <w:t xml:space="preserve"> 0</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不支持</w:t>
            </w:r>
          </w:p>
        </w:tc>
      </w:tr>
      <w:tr w:rsidR="00F173C8"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F173C8" w:rsidRDefault="006814C8" w:rsidP="00C20E2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interfaceType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173C8" w:rsidRDefault="00962858" w:rsidP="00C20E2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173C8" w:rsidRDefault="00F173C8" w:rsidP="00C20E2C">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调用</w:t>
            </w:r>
            <w:r>
              <w:rPr>
                <w:rFonts w:ascii="Helvetica" w:hAnsi="Helvetica" w:cs="Helvetica"/>
                <w:bCs/>
                <w:color w:val="333333"/>
                <w:kern w:val="0"/>
                <w:sz w:val="21"/>
                <w:szCs w:val="21"/>
                <w:highlight w:val="yellow"/>
              </w:rPr>
              <w:t>方式</w:t>
            </w:r>
            <w:r>
              <w:rPr>
                <w:rFonts w:ascii="Helvetica" w:hAnsi="Helvetica" w:cs="Helvetica" w:hint="eastAsia"/>
                <w:bCs/>
                <w:color w:val="333333"/>
                <w:kern w:val="0"/>
                <w:sz w:val="21"/>
                <w:szCs w:val="21"/>
                <w:highlight w:val="yellow"/>
              </w:rPr>
              <w:t xml:space="preserve"> 1</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接口</w:t>
            </w:r>
            <w:r>
              <w:rPr>
                <w:rFonts w:ascii="Helvetica" w:hAnsi="Helvetica" w:cs="Helvetica" w:hint="eastAsia"/>
                <w:bCs/>
                <w:color w:val="333333"/>
                <w:kern w:val="0"/>
                <w:sz w:val="21"/>
                <w:szCs w:val="21"/>
                <w:highlight w:val="yellow"/>
              </w:rPr>
              <w:t xml:space="preserve"> 2</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页面</w:t>
            </w:r>
          </w:p>
        </w:tc>
      </w:tr>
    </w:tbl>
    <w:p w:rsidR="00454DCD" w:rsidRPr="006A238E" w:rsidRDefault="00F3755C" w:rsidP="00112D52">
      <w:pPr>
        <w:widowControl/>
        <w:spacing w:line="336" w:lineRule="atLeast"/>
        <w:jc w:val="left"/>
        <w:rPr>
          <w:rFonts w:ascii="Helvetica" w:hAnsi="Helvetica" w:cs="Helvetica"/>
          <w:bCs/>
          <w:color w:val="333333"/>
          <w:kern w:val="0"/>
          <w:sz w:val="21"/>
          <w:szCs w:val="21"/>
        </w:rPr>
      </w:pPr>
      <w:r w:rsidRPr="006A238E">
        <w:rPr>
          <w:rFonts w:ascii="Helvetica" w:hAnsi="Helvetica" w:cs="Helvetica"/>
          <w:bCs/>
          <w:color w:val="333333"/>
          <w:kern w:val="0"/>
          <w:sz w:val="21"/>
          <w:szCs w:val="21"/>
        </w:rPr>
        <w:t>buyList</w:t>
      </w:r>
      <w:r w:rsidRPr="006A238E">
        <w:rPr>
          <w:rFonts w:ascii="Helvetica" w:hAnsi="Helvetica" w:cs="Helvetica" w:hint="eastAsia"/>
          <w:bCs/>
          <w:color w:val="333333"/>
          <w:kern w:val="0"/>
          <w:sz w:val="21"/>
          <w:szCs w:val="21"/>
        </w:rPr>
        <w:t>字段</w:t>
      </w:r>
      <w:r w:rsidRPr="006A238E">
        <w:rPr>
          <w:rFonts w:ascii="Helvetica" w:hAnsi="Helvetica" w:cs="Helvetica"/>
          <w:bCs/>
          <w:color w:val="333333"/>
          <w:kern w:val="0"/>
          <w:sz w:val="21"/>
          <w:szCs w:val="21"/>
        </w:rPr>
        <w:t>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454DCD" w:rsidRPr="00454DCD" w:rsidRDefault="00454DCD" w:rsidP="00454D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CA1A9B" w:rsidP="00454DCD">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454DCD" w:rsidP="00454DCD">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454DCD" w:rsidP="00D858F7">
            <w:pPr>
              <w:widowControl/>
              <w:spacing w:line="336" w:lineRule="atLeast"/>
              <w:jc w:val="left"/>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星级</w:t>
            </w:r>
            <w:r w:rsidR="00CA1A9B" w:rsidRPr="008F75E3">
              <w:rPr>
                <w:rFonts w:ascii="Helvetica" w:hAnsi="Helvetica" w:cs="Helvetica" w:hint="eastAsia"/>
                <w:bCs/>
                <w:color w:val="333333"/>
                <w:kern w:val="0"/>
                <w:sz w:val="21"/>
                <w:szCs w:val="21"/>
              </w:rPr>
              <w:t>名称</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CA1A9B" w:rsidP="00CA1A9B">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salesNo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454DCD" w:rsidP="00454DCD">
            <w:pPr>
              <w:widowControl/>
              <w:spacing w:line="336" w:lineRule="atLeast"/>
              <w:jc w:val="center"/>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CA1A9B" w:rsidP="00D858F7">
            <w:pPr>
              <w:widowControl/>
              <w:spacing w:line="336" w:lineRule="atLeast"/>
              <w:jc w:val="left"/>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销售品编码</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CA1A9B" w:rsidP="00CA1A9B">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starlevel</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454DCD" w:rsidP="00454DCD">
            <w:pPr>
              <w:widowControl/>
              <w:spacing w:line="336" w:lineRule="atLeast"/>
              <w:jc w:val="center"/>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S</w:t>
            </w:r>
            <w:r w:rsidRPr="008F75E3">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CA1A9B" w:rsidP="00D858F7">
            <w:pPr>
              <w:widowControl/>
              <w:spacing w:line="336" w:lineRule="atLeast"/>
              <w:jc w:val="left"/>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星级</w:t>
            </w:r>
            <w:r w:rsidRPr="008F75E3">
              <w:rPr>
                <w:rFonts w:ascii="Helvetica" w:hAnsi="Helvetica" w:cs="Helvetica" w:hint="eastAsia"/>
                <w:bCs/>
                <w:color w:val="333333"/>
                <w:kern w:val="0"/>
                <w:sz w:val="21"/>
                <w:szCs w:val="21"/>
              </w:rPr>
              <w:t>(</w:t>
            </w:r>
            <w:r w:rsidRPr="008F75E3">
              <w:rPr>
                <w:rFonts w:ascii="Helvetica" w:hAnsi="Helvetica" w:cs="Helvetica"/>
                <w:bCs/>
                <w:color w:val="333333"/>
                <w:kern w:val="0"/>
                <w:sz w:val="21"/>
                <w:szCs w:val="21"/>
              </w:rPr>
              <w:t>1~7</w:t>
            </w:r>
            <w:r w:rsidRPr="008F75E3">
              <w:rPr>
                <w:rFonts w:ascii="Helvetica" w:hAnsi="Helvetica" w:cs="Helvetica" w:hint="eastAsia"/>
                <w:bCs/>
                <w:color w:val="333333"/>
                <w:kern w:val="0"/>
                <w:sz w:val="21"/>
                <w:szCs w:val="21"/>
              </w:rPr>
              <w:t>)</w:t>
            </w:r>
          </w:p>
        </w:tc>
      </w:tr>
      <w:tr w:rsidR="0061469A"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61469A" w:rsidRPr="008F75E3" w:rsidRDefault="0061469A" w:rsidP="00CA1A9B">
            <w:pPr>
              <w:widowControl/>
              <w:spacing w:line="336" w:lineRule="atLeast"/>
              <w:jc w:val="center"/>
              <w:rPr>
                <w:rFonts w:ascii="Helvetica" w:hAnsi="Helvetica" w:cs="Helvetica"/>
                <w:bCs/>
                <w:color w:val="333333"/>
                <w:kern w:val="0"/>
                <w:sz w:val="21"/>
                <w:szCs w:val="21"/>
              </w:rPr>
            </w:pPr>
            <w:r w:rsidRPr="0061469A">
              <w:rPr>
                <w:rFonts w:ascii="Helvetica" w:hAnsi="Helvetica" w:cs="Helvetica"/>
                <w:bCs/>
                <w:color w:val="333333"/>
                <w:kern w:val="0"/>
                <w:sz w:val="21"/>
                <w:szCs w:val="21"/>
              </w:rPr>
              <w:t>salesPrice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1469A" w:rsidRPr="008F75E3" w:rsidRDefault="0061469A" w:rsidP="00454DCD">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1469A" w:rsidRPr="008F75E3" w:rsidRDefault="0061469A" w:rsidP="00D858F7">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bCs/>
                <w:color w:val="333333"/>
                <w:kern w:val="0"/>
                <w:sz w:val="21"/>
                <w:szCs w:val="21"/>
              </w:rPr>
              <w:t>价格</w:t>
            </w:r>
          </w:p>
        </w:tc>
      </w:tr>
      <w:tr w:rsidR="00D72CFA"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D72CFA" w:rsidRPr="0061469A" w:rsidRDefault="00D72CFA" w:rsidP="00CA1A9B">
            <w:pPr>
              <w:widowControl/>
              <w:spacing w:line="336" w:lineRule="atLeast"/>
              <w:jc w:val="center"/>
              <w:rPr>
                <w:rFonts w:ascii="Helvetica" w:hAnsi="Helvetica" w:cs="Helvetica"/>
                <w:bCs/>
                <w:color w:val="333333"/>
                <w:kern w:val="0"/>
                <w:sz w:val="21"/>
                <w:szCs w:val="21"/>
              </w:rPr>
            </w:pPr>
            <w:r w:rsidRPr="00D72CFA">
              <w:rPr>
                <w:rFonts w:ascii="Helvetica" w:hAnsi="Helvetica" w:cs="Helvetica"/>
                <w:bCs/>
                <w:color w:val="333333"/>
                <w:kern w:val="0"/>
                <w:sz w:val="21"/>
                <w:szCs w:val="21"/>
              </w:rPr>
              <w:t>integral</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D72CFA" w:rsidRDefault="00D72CFA" w:rsidP="00454DCD">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D72CFA" w:rsidRDefault="00D72CFA" w:rsidP="00D858F7">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额定积分</w:t>
            </w:r>
          </w:p>
        </w:tc>
      </w:tr>
      <w:tr w:rsidR="00D72CFA"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D72CFA" w:rsidRPr="00BD333B" w:rsidRDefault="00D72CFA" w:rsidP="00D72CFA">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unit</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D72CFA" w:rsidRPr="00BD333B" w:rsidRDefault="00D72CFA" w:rsidP="00D72CFA">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D72CFA" w:rsidRPr="00BD333B" w:rsidRDefault="00D72CFA" w:rsidP="00D72CFA">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支付单位（</w:t>
            </w:r>
            <w:r w:rsidRPr="000972D9">
              <w:rPr>
                <w:rFonts w:ascii="Helvetica" w:hAnsi="Helvetica" w:cs="Helvetica" w:hint="eastAsia"/>
                <w:bCs/>
                <w:color w:val="333333"/>
                <w:kern w:val="0"/>
                <w:sz w:val="21"/>
                <w:szCs w:val="21"/>
              </w:rPr>
              <w:t>1-</w:t>
            </w:r>
            <w:r w:rsidRPr="000972D9">
              <w:rPr>
                <w:rFonts w:ascii="Helvetica" w:hAnsi="Helvetica" w:cs="Helvetica" w:hint="eastAsia"/>
                <w:bCs/>
                <w:color w:val="333333"/>
                <w:kern w:val="0"/>
                <w:sz w:val="21"/>
                <w:szCs w:val="21"/>
              </w:rPr>
              <w:tab/>
            </w:r>
            <w:r w:rsidRPr="000972D9">
              <w:rPr>
                <w:rFonts w:ascii="Helvetica" w:hAnsi="Helvetica" w:cs="Helvetica" w:hint="eastAsia"/>
                <w:bCs/>
                <w:color w:val="333333"/>
                <w:kern w:val="0"/>
                <w:sz w:val="21"/>
                <w:szCs w:val="21"/>
              </w:rPr>
              <w:t>元</w:t>
            </w:r>
            <w:r>
              <w:rPr>
                <w:rFonts w:ascii="Helvetica" w:hAnsi="Helvetica" w:cs="Helvetica" w:hint="eastAsia"/>
                <w:bCs/>
                <w:color w:val="333333"/>
                <w:kern w:val="0"/>
                <w:sz w:val="21"/>
                <w:szCs w:val="21"/>
              </w:rPr>
              <w:t xml:space="preserve"> 2-</w:t>
            </w:r>
            <w:r w:rsidRPr="000972D9">
              <w:rPr>
                <w:rFonts w:ascii="Helvetica" w:hAnsi="Helvetica" w:cs="Helvetica" w:hint="eastAsia"/>
                <w:bCs/>
                <w:color w:val="333333"/>
                <w:kern w:val="0"/>
                <w:sz w:val="21"/>
                <w:szCs w:val="21"/>
              </w:rPr>
              <w:t>积分</w:t>
            </w:r>
            <w:r>
              <w:rPr>
                <w:rFonts w:ascii="Helvetica" w:hAnsi="Helvetica" w:cs="Helvetica" w:hint="eastAsia"/>
                <w:bCs/>
                <w:color w:val="333333"/>
                <w:kern w:val="0"/>
                <w:sz w:val="21"/>
                <w:szCs w:val="21"/>
              </w:rPr>
              <w:t>3-</w:t>
            </w:r>
            <w:r w:rsidRPr="000972D9">
              <w:rPr>
                <w:rFonts w:ascii="Helvetica" w:hAnsi="Helvetica" w:cs="Helvetica" w:hint="eastAsia"/>
                <w:bCs/>
                <w:color w:val="333333"/>
                <w:kern w:val="0"/>
                <w:sz w:val="21"/>
                <w:szCs w:val="21"/>
              </w:rPr>
              <w:t>元</w:t>
            </w:r>
            <w:r w:rsidRPr="000972D9">
              <w:rPr>
                <w:rFonts w:ascii="Helvetica" w:hAnsi="Helvetica" w:cs="Helvetica" w:hint="eastAsia"/>
                <w:bCs/>
                <w:color w:val="333333"/>
                <w:kern w:val="0"/>
                <w:sz w:val="21"/>
                <w:szCs w:val="21"/>
              </w:rPr>
              <w:t>+</w:t>
            </w:r>
            <w:r w:rsidRPr="000972D9">
              <w:rPr>
                <w:rFonts w:ascii="Helvetica" w:hAnsi="Helvetica" w:cs="Helvetica" w:hint="eastAsia"/>
                <w:bCs/>
                <w:color w:val="333333"/>
                <w:kern w:val="0"/>
                <w:sz w:val="21"/>
                <w:szCs w:val="21"/>
              </w:rPr>
              <w:t>积分</w:t>
            </w:r>
            <w:r>
              <w:rPr>
                <w:rFonts w:ascii="Helvetica" w:hAnsi="Helvetica" w:cs="Helvetica"/>
                <w:bCs/>
                <w:color w:val="333333"/>
                <w:kern w:val="0"/>
                <w:sz w:val="21"/>
                <w:szCs w:val="21"/>
              </w:rPr>
              <w:t>）</w:t>
            </w:r>
          </w:p>
        </w:tc>
      </w:tr>
      <w:tr w:rsidR="0050139F"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50139F" w:rsidRPr="008F75E3" w:rsidRDefault="0050139F" w:rsidP="0050139F">
            <w:pPr>
              <w:widowControl/>
              <w:spacing w:line="336" w:lineRule="atLeast"/>
              <w:jc w:val="center"/>
              <w:rPr>
                <w:rFonts w:ascii="Helvetica" w:hAnsi="Helvetica" w:cs="Helvetica"/>
                <w:bCs/>
                <w:color w:val="333333"/>
                <w:kern w:val="0"/>
                <w:sz w:val="21"/>
                <w:szCs w:val="21"/>
              </w:rPr>
            </w:pPr>
            <w:r w:rsidRPr="005B34C5">
              <w:rPr>
                <w:rFonts w:ascii="Helvetica" w:hAnsi="Helvetica" w:cs="Helvetica"/>
                <w:bCs/>
                <w:color w:val="333333"/>
                <w:kern w:val="0"/>
                <w:sz w:val="21"/>
                <w:szCs w:val="21"/>
              </w:rPr>
              <w:t>multiple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50139F" w:rsidRPr="008F75E3" w:rsidRDefault="0050139F" w:rsidP="0050139F">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50139F" w:rsidRPr="008F75E3" w:rsidRDefault="0050139F" w:rsidP="0050139F">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积分</w:t>
            </w:r>
            <w:r>
              <w:rPr>
                <w:rFonts w:ascii="Helvetica" w:hAnsi="Helvetica" w:cs="Helvetica"/>
                <w:bCs/>
                <w:color w:val="333333"/>
                <w:kern w:val="0"/>
                <w:sz w:val="21"/>
                <w:szCs w:val="21"/>
              </w:rPr>
              <w:t>倍增倍数</w:t>
            </w:r>
          </w:p>
        </w:tc>
      </w:tr>
      <w:tr w:rsidR="001029AC"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1029AC" w:rsidRPr="009E411D" w:rsidRDefault="001029AC" w:rsidP="001029A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isbuy</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1029AC" w:rsidRPr="009E411D" w:rsidRDefault="001029AC" w:rsidP="001029AC">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1029AC" w:rsidRDefault="001029AC" w:rsidP="001029AC">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highlight w:val="yellow"/>
              </w:rPr>
              <w:t>是否</w:t>
            </w:r>
            <w:r>
              <w:rPr>
                <w:rFonts w:ascii="Helvetica" w:hAnsi="Helvetica" w:cs="Helvetica"/>
                <w:bCs/>
                <w:color w:val="333333"/>
                <w:kern w:val="0"/>
                <w:sz w:val="21"/>
                <w:szCs w:val="21"/>
                <w:highlight w:val="yellow"/>
              </w:rPr>
              <w:t>可购买</w:t>
            </w:r>
            <w:r>
              <w:rPr>
                <w:rFonts w:ascii="Helvetica" w:hAnsi="Helvetica" w:cs="Helvetica" w:hint="eastAsia"/>
                <w:bCs/>
                <w:color w:val="333333"/>
                <w:kern w:val="0"/>
                <w:sz w:val="21"/>
                <w:szCs w:val="21"/>
                <w:highlight w:val="yellow"/>
              </w:rPr>
              <w:t xml:space="preserve">  </w:t>
            </w:r>
          </w:p>
          <w:p w:rsidR="001029AC" w:rsidRPr="002700CC" w:rsidRDefault="001029AC" w:rsidP="001029AC">
            <w:pPr>
              <w:widowControl/>
              <w:spacing w:line="336" w:lineRule="atLeast"/>
              <w:jc w:val="left"/>
              <w:rPr>
                <w:rFonts w:ascii="Helvetica" w:hAnsi="Helvetica" w:cs="Helvetica"/>
                <w:bCs/>
                <w:color w:val="333333"/>
                <w:kern w:val="0"/>
                <w:sz w:val="21"/>
                <w:szCs w:val="21"/>
              </w:rPr>
            </w:pPr>
            <w:r w:rsidRPr="002700CC">
              <w:rPr>
                <w:rFonts w:ascii="Helvetica" w:hAnsi="Helvetica" w:cs="Helvetica" w:hint="eastAsia"/>
                <w:bCs/>
                <w:color w:val="333333"/>
                <w:kern w:val="0"/>
                <w:sz w:val="21"/>
                <w:szCs w:val="21"/>
              </w:rPr>
              <w:t>0-</w:t>
            </w:r>
            <w:r w:rsidRPr="002700CC">
              <w:rPr>
                <w:rFonts w:ascii="Helvetica" w:hAnsi="Helvetica" w:cs="Helvetica" w:hint="eastAsia"/>
                <w:bCs/>
                <w:color w:val="333333"/>
                <w:kern w:val="0"/>
                <w:sz w:val="21"/>
                <w:szCs w:val="21"/>
              </w:rPr>
              <w:tab/>
            </w:r>
            <w:r w:rsidRPr="002700CC">
              <w:rPr>
                <w:rFonts w:ascii="Helvetica" w:hAnsi="Helvetica" w:cs="Helvetica" w:hint="eastAsia"/>
                <w:bCs/>
                <w:color w:val="333333"/>
                <w:kern w:val="0"/>
                <w:sz w:val="21"/>
                <w:szCs w:val="21"/>
              </w:rPr>
              <w:t>不可购买（默认）</w:t>
            </w:r>
            <w:r w:rsidRPr="002700CC">
              <w:rPr>
                <w:rFonts w:ascii="Helvetica" w:hAnsi="Helvetica" w:cs="Helvetica" w:hint="eastAsia"/>
                <w:bCs/>
                <w:color w:val="333333"/>
                <w:kern w:val="0"/>
                <w:sz w:val="21"/>
                <w:szCs w:val="21"/>
              </w:rPr>
              <w:t>1-</w:t>
            </w:r>
            <w:r w:rsidRPr="002700CC">
              <w:rPr>
                <w:rFonts w:ascii="Helvetica" w:hAnsi="Helvetica" w:cs="Helvetica" w:hint="eastAsia"/>
                <w:bCs/>
                <w:color w:val="333333"/>
                <w:kern w:val="0"/>
                <w:sz w:val="21"/>
                <w:szCs w:val="21"/>
              </w:rPr>
              <w:tab/>
            </w:r>
            <w:r w:rsidRPr="002700CC">
              <w:rPr>
                <w:rFonts w:ascii="Helvetica" w:hAnsi="Helvetica" w:cs="Helvetica" w:hint="eastAsia"/>
                <w:bCs/>
                <w:color w:val="333333"/>
                <w:kern w:val="0"/>
                <w:sz w:val="21"/>
                <w:szCs w:val="21"/>
              </w:rPr>
              <w:t>可购买</w:t>
            </w:r>
          </w:p>
        </w:tc>
      </w:tr>
      <w:tr w:rsidR="00454DCD" w:rsidRPr="00454DCD" w:rsidTr="006B0FCF">
        <w:tc>
          <w:tcPr>
            <w:tcW w:w="19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376510" w:rsidP="00454DCD">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qyList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376510" w:rsidP="00454DCD">
            <w:pPr>
              <w:widowControl/>
              <w:spacing w:line="336" w:lineRule="atLeast"/>
              <w:jc w:val="center"/>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List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54DCD" w:rsidRPr="008F75E3" w:rsidRDefault="00242D83" w:rsidP="00D858F7">
            <w:pPr>
              <w:widowControl/>
              <w:spacing w:line="336" w:lineRule="atLeast"/>
              <w:jc w:val="left"/>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权益</w:t>
            </w:r>
            <w:r w:rsidRPr="008F75E3">
              <w:rPr>
                <w:rFonts w:ascii="Helvetica" w:hAnsi="Helvetica" w:cs="Helvetica"/>
                <w:bCs/>
                <w:color w:val="333333"/>
                <w:kern w:val="0"/>
                <w:sz w:val="21"/>
                <w:szCs w:val="21"/>
              </w:rPr>
              <w:t>列表</w:t>
            </w:r>
          </w:p>
        </w:tc>
      </w:tr>
    </w:tbl>
    <w:p w:rsidR="000B1035" w:rsidRPr="006A238E" w:rsidRDefault="000B1035" w:rsidP="000B1035">
      <w:pPr>
        <w:widowControl/>
        <w:spacing w:line="336" w:lineRule="atLeast"/>
        <w:jc w:val="left"/>
        <w:rPr>
          <w:rFonts w:ascii="Helvetica" w:hAnsi="Helvetica" w:cs="Helvetica"/>
          <w:bCs/>
          <w:color w:val="333333"/>
          <w:kern w:val="0"/>
          <w:sz w:val="21"/>
          <w:szCs w:val="21"/>
        </w:rPr>
      </w:pPr>
      <w:r w:rsidRPr="000B1035">
        <w:rPr>
          <w:rFonts w:ascii="Helvetica" w:hAnsi="Helvetica" w:cs="Helvetica"/>
          <w:bCs/>
          <w:color w:val="333333"/>
          <w:kern w:val="0"/>
          <w:sz w:val="21"/>
          <w:szCs w:val="21"/>
        </w:rPr>
        <w:t>qyList</w:t>
      </w:r>
      <w:r w:rsidRPr="006A238E">
        <w:rPr>
          <w:rFonts w:ascii="Helvetica" w:hAnsi="Helvetica" w:cs="Helvetica" w:hint="eastAsia"/>
          <w:bCs/>
          <w:color w:val="333333"/>
          <w:kern w:val="0"/>
          <w:sz w:val="21"/>
          <w:szCs w:val="21"/>
        </w:rPr>
        <w:t>字段</w:t>
      </w:r>
      <w:r w:rsidRPr="006A238E">
        <w:rPr>
          <w:rFonts w:ascii="Helvetica" w:hAnsi="Helvetica" w:cs="Helvetica"/>
          <w:bCs/>
          <w:color w:val="333333"/>
          <w:kern w:val="0"/>
          <w:sz w:val="21"/>
          <w:szCs w:val="21"/>
        </w:rPr>
        <w:t>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0B1035"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0B1035" w:rsidRPr="00454DCD" w:rsidRDefault="000B1035"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0B1035" w:rsidRPr="00454DCD" w:rsidRDefault="000B1035"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0B1035" w:rsidRPr="00454DCD" w:rsidRDefault="000B1035"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0B1035"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0B1035" w:rsidRPr="008F75E3" w:rsidRDefault="000B1035" w:rsidP="00FF76AE">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qyname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0B1035" w:rsidRPr="008F75E3" w:rsidRDefault="000B1035" w:rsidP="00FF76AE">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0B1035" w:rsidRPr="008F75E3" w:rsidRDefault="000B1035" w:rsidP="00FF76AE">
            <w:pPr>
              <w:widowControl/>
              <w:spacing w:line="336" w:lineRule="atLeast"/>
              <w:jc w:val="left"/>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权益</w:t>
            </w:r>
            <w:r w:rsidRPr="008F75E3">
              <w:rPr>
                <w:rFonts w:ascii="Helvetica" w:hAnsi="Helvetica" w:cs="Helvetica"/>
                <w:bCs/>
                <w:color w:val="333333"/>
                <w:kern w:val="0"/>
                <w:sz w:val="21"/>
                <w:szCs w:val="21"/>
              </w:rPr>
              <w:t>名称</w:t>
            </w:r>
          </w:p>
        </w:tc>
      </w:tr>
      <w:tr w:rsidR="00DA7C51"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DA7C51" w:rsidRPr="00226DA1" w:rsidRDefault="00DA7C51" w:rsidP="00FF76AE">
            <w:pPr>
              <w:widowControl/>
              <w:spacing w:line="336" w:lineRule="atLeast"/>
              <w:jc w:val="center"/>
              <w:rPr>
                <w:rFonts w:ascii="Helvetica" w:hAnsi="Helvetica" w:cs="Helvetica"/>
                <w:bCs/>
                <w:color w:val="333333"/>
                <w:kern w:val="0"/>
                <w:sz w:val="21"/>
                <w:szCs w:val="21"/>
                <w:highlight w:val="yellow"/>
              </w:rPr>
            </w:pPr>
            <w:r w:rsidRPr="00226DA1">
              <w:rPr>
                <w:rFonts w:ascii="Helvetica" w:hAnsi="Helvetica" w:cs="Helvetica"/>
                <w:bCs/>
                <w:color w:val="333333"/>
                <w:kern w:val="0"/>
                <w:sz w:val="21"/>
                <w:szCs w:val="21"/>
                <w:highlight w:val="yellow"/>
              </w:rPr>
              <w:t>prepNo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DA7C51" w:rsidRPr="00226DA1" w:rsidRDefault="00DA7C51" w:rsidP="00FF76AE">
            <w:pPr>
              <w:widowControl/>
              <w:spacing w:line="336" w:lineRule="atLeast"/>
              <w:jc w:val="center"/>
              <w:rPr>
                <w:rFonts w:ascii="Helvetica" w:hAnsi="Helvetica" w:cs="Helvetica"/>
                <w:bCs/>
                <w:color w:val="333333"/>
                <w:kern w:val="0"/>
                <w:sz w:val="21"/>
                <w:szCs w:val="21"/>
                <w:highlight w:val="yellow"/>
              </w:rPr>
            </w:pPr>
            <w:r w:rsidRPr="00226DA1">
              <w:rPr>
                <w:rFonts w:ascii="Helvetica" w:hAnsi="Helvetica" w:cs="Helvetic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DA7C51" w:rsidRPr="00226DA1" w:rsidRDefault="00DA7C51" w:rsidP="00FF76AE">
            <w:pPr>
              <w:widowControl/>
              <w:spacing w:line="336" w:lineRule="atLeast"/>
              <w:jc w:val="left"/>
              <w:rPr>
                <w:rFonts w:ascii="Helvetica" w:hAnsi="Helvetica" w:cs="Helvetica"/>
                <w:bCs/>
                <w:color w:val="333333"/>
                <w:kern w:val="0"/>
                <w:sz w:val="21"/>
                <w:szCs w:val="21"/>
                <w:highlight w:val="yellow"/>
              </w:rPr>
            </w:pPr>
            <w:r w:rsidRPr="00226DA1">
              <w:rPr>
                <w:rFonts w:ascii="Helvetica" w:hAnsi="Helvetica" w:cs="Helvetica" w:hint="eastAsia"/>
                <w:bCs/>
                <w:color w:val="333333"/>
                <w:kern w:val="0"/>
                <w:sz w:val="21"/>
                <w:szCs w:val="21"/>
                <w:highlight w:val="yellow"/>
              </w:rPr>
              <w:t>权益属性值编码</w:t>
            </w:r>
            <w:r w:rsidRPr="00226DA1">
              <w:rPr>
                <w:rFonts w:ascii="Helvetica" w:hAnsi="Helvetica" w:cs="Helvetica" w:hint="eastAsia"/>
                <w:bCs/>
                <w:color w:val="333333"/>
                <w:kern w:val="0"/>
                <w:sz w:val="21"/>
                <w:szCs w:val="21"/>
                <w:highlight w:val="yellow"/>
              </w:rPr>
              <w:t>-</w:t>
            </w:r>
            <w:r w:rsidRPr="00226DA1">
              <w:rPr>
                <w:rFonts w:ascii="Helvetica" w:hAnsi="Helvetica" w:cs="Helvetica" w:hint="eastAsia"/>
                <w:bCs/>
                <w:color w:val="333333"/>
                <w:kern w:val="0"/>
                <w:sz w:val="21"/>
                <w:szCs w:val="21"/>
                <w:highlight w:val="yellow"/>
              </w:rPr>
              <w:t>供</w:t>
            </w:r>
            <w:r w:rsidRPr="00226DA1">
              <w:rPr>
                <w:rFonts w:ascii="Helvetica" w:hAnsi="Helvetica" w:cs="Helvetica" w:hint="eastAsia"/>
                <w:bCs/>
                <w:color w:val="333333"/>
                <w:kern w:val="0"/>
                <w:sz w:val="21"/>
                <w:szCs w:val="21"/>
                <w:highlight w:val="yellow"/>
              </w:rPr>
              <w:t>H5</w:t>
            </w:r>
            <w:r w:rsidRPr="00226DA1">
              <w:rPr>
                <w:rFonts w:ascii="Helvetica" w:hAnsi="Helvetica" w:cs="Helvetica" w:hint="eastAsia"/>
                <w:bCs/>
                <w:color w:val="333333"/>
                <w:kern w:val="0"/>
                <w:sz w:val="21"/>
                <w:szCs w:val="21"/>
                <w:highlight w:val="yellow"/>
              </w:rPr>
              <w:t>打标签使用</w:t>
            </w:r>
          </w:p>
        </w:tc>
      </w:tr>
      <w:tr w:rsidR="000B1035"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0B1035" w:rsidRPr="008F75E3" w:rsidRDefault="00425122" w:rsidP="00FF76AE">
            <w:pPr>
              <w:widowControl/>
              <w:spacing w:line="336" w:lineRule="atLeast"/>
              <w:jc w:val="center"/>
              <w:rPr>
                <w:rFonts w:ascii="Helvetica" w:hAnsi="Helvetica" w:cs="Helvetica"/>
                <w:bCs/>
                <w:color w:val="333333"/>
                <w:kern w:val="0"/>
                <w:sz w:val="21"/>
                <w:szCs w:val="21"/>
              </w:rPr>
            </w:pPr>
            <w:r w:rsidRPr="008F75E3">
              <w:rPr>
                <w:rFonts w:ascii="Helvetica" w:hAnsi="Helvetica" w:cs="Helvetica"/>
                <w:bCs/>
                <w:color w:val="333333"/>
                <w:kern w:val="0"/>
                <w:sz w:val="21"/>
                <w:szCs w:val="21"/>
              </w:rPr>
              <w:t>childQyList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0B1035" w:rsidRPr="008F75E3" w:rsidRDefault="00425122" w:rsidP="00FF76AE">
            <w:pPr>
              <w:widowControl/>
              <w:spacing w:line="336" w:lineRule="atLeast"/>
              <w:jc w:val="center"/>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L</w:t>
            </w:r>
            <w:r w:rsidRPr="008F75E3">
              <w:rPr>
                <w:rFonts w:ascii="Helvetica" w:hAnsi="Helvetica" w:cs="Helvetic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0B1035" w:rsidRPr="008F75E3" w:rsidRDefault="00425122" w:rsidP="00FF76AE">
            <w:pPr>
              <w:widowControl/>
              <w:spacing w:line="336" w:lineRule="atLeast"/>
              <w:jc w:val="left"/>
              <w:rPr>
                <w:rFonts w:ascii="Helvetica" w:hAnsi="Helvetica" w:cs="Helvetica"/>
                <w:bCs/>
                <w:color w:val="333333"/>
                <w:kern w:val="0"/>
                <w:sz w:val="21"/>
                <w:szCs w:val="21"/>
              </w:rPr>
            </w:pPr>
            <w:r w:rsidRPr="008F75E3">
              <w:rPr>
                <w:rFonts w:ascii="Helvetica" w:hAnsi="Helvetica" w:cs="Helvetica" w:hint="eastAsia"/>
                <w:bCs/>
                <w:color w:val="333333"/>
                <w:kern w:val="0"/>
                <w:sz w:val="21"/>
                <w:szCs w:val="21"/>
              </w:rPr>
              <w:t>当前</w:t>
            </w:r>
            <w:r w:rsidRPr="008F75E3">
              <w:rPr>
                <w:rFonts w:ascii="Helvetica" w:hAnsi="Helvetica" w:cs="Helvetica"/>
                <w:bCs/>
                <w:color w:val="333333"/>
                <w:kern w:val="0"/>
                <w:sz w:val="21"/>
                <w:szCs w:val="21"/>
              </w:rPr>
              <w:t>权益包含的子权益列表</w:t>
            </w:r>
            <w:r w:rsidRPr="008F75E3">
              <w:rPr>
                <w:rFonts w:ascii="Helvetica" w:hAnsi="Helvetica" w:cs="Helvetica" w:hint="eastAsia"/>
                <w:bCs/>
                <w:color w:val="333333"/>
                <w:kern w:val="0"/>
                <w:sz w:val="21"/>
                <w:szCs w:val="21"/>
              </w:rPr>
              <w:t>【字段说明</w:t>
            </w:r>
            <w:r w:rsidRPr="008F75E3">
              <w:rPr>
                <w:rFonts w:ascii="Helvetica" w:hAnsi="Helvetica" w:cs="Helvetica"/>
                <w:bCs/>
                <w:color w:val="333333"/>
                <w:kern w:val="0"/>
                <w:sz w:val="21"/>
                <w:szCs w:val="21"/>
              </w:rPr>
              <w:t>同</w:t>
            </w:r>
            <w:r w:rsidRPr="008F75E3">
              <w:rPr>
                <w:rFonts w:ascii="Helvetica" w:hAnsi="Helvetica" w:cs="Helvetica"/>
                <w:bCs/>
                <w:color w:val="333333"/>
                <w:kern w:val="0"/>
                <w:sz w:val="21"/>
                <w:szCs w:val="21"/>
              </w:rPr>
              <w:t>qyList</w:t>
            </w:r>
            <w:r w:rsidRPr="008F75E3">
              <w:rPr>
                <w:rFonts w:ascii="Helvetica" w:hAnsi="Helvetica" w:cs="Helvetica"/>
                <w:bCs/>
                <w:color w:val="333333"/>
                <w:kern w:val="0"/>
                <w:sz w:val="21"/>
                <w:szCs w:val="21"/>
              </w:rPr>
              <w:t>】</w:t>
            </w:r>
          </w:p>
        </w:tc>
      </w:tr>
    </w:tbl>
    <w:p w:rsidR="00745AB8" w:rsidRPr="006A238E" w:rsidRDefault="00745AB8" w:rsidP="00745AB8">
      <w:pPr>
        <w:widowControl/>
        <w:spacing w:line="336" w:lineRule="atLeast"/>
        <w:jc w:val="left"/>
        <w:rPr>
          <w:rFonts w:ascii="Helvetica" w:hAnsi="Helvetica" w:cs="Helvetica"/>
          <w:bCs/>
          <w:color w:val="333333"/>
          <w:kern w:val="0"/>
          <w:sz w:val="21"/>
          <w:szCs w:val="21"/>
        </w:rPr>
      </w:pPr>
      <w:r w:rsidRPr="00745AB8">
        <w:rPr>
          <w:rFonts w:ascii="Helvetica" w:hAnsi="Helvetica" w:cs="Helvetica"/>
          <w:bCs/>
          <w:color w:val="333333"/>
          <w:kern w:val="0"/>
          <w:sz w:val="21"/>
          <w:szCs w:val="21"/>
        </w:rPr>
        <w:lastRenderedPageBreak/>
        <w:t>starValList</w:t>
      </w:r>
      <w:r w:rsidRPr="006A238E">
        <w:rPr>
          <w:rFonts w:ascii="Helvetica" w:hAnsi="Helvetica" w:cs="Helvetica" w:hint="eastAsia"/>
          <w:bCs/>
          <w:color w:val="333333"/>
          <w:kern w:val="0"/>
          <w:sz w:val="21"/>
          <w:szCs w:val="21"/>
        </w:rPr>
        <w:t>字段</w:t>
      </w:r>
      <w:r w:rsidRPr="006A238E">
        <w:rPr>
          <w:rFonts w:ascii="Helvetica" w:hAnsi="Helvetica" w:cs="Helvetica"/>
          <w:bCs/>
          <w:color w:val="333333"/>
          <w:kern w:val="0"/>
          <w:sz w:val="21"/>
          <w:szCs w:val="21"/>
        </w:rPr>
        <w:t>说明</w:t>
      </w:r>
      <w:r w:rsidR="002E528A">
        <w:rPr>
          <w:rFonts w:ascii="Helvetica" w:hAnsi="Helvetica" w:cs="Helvetica" w:hint="eastAsia"/>
          <w:bCs/>
          <w:color w:val="333333"/>
          <w:kern w:val="0"/>
          <w:sz w:val="21"/>
          <w:szCs w:val="21"/>
        </w:rPr>
        <w:t>【星级</w:t>
      </w:r>
      <w:r w:rsidR="002E528A">
        <w:rPr>
          <w:rFonts w:ascii="Helvetica" w:hAnsi="Helvetica" w:cs="Helvetica"/>
          <w:bCs/>
          <w:color w:val="333333"/>
          <w:kern w:val="0"/>
          <w:sz w:val="21"/>
          <w:szCs w:val="21"/>
        </w:rPr>
        <w:t>用户】</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745AB8"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745AB8" w:rsidRPr="00454DCD" w:rsidRDefault="00745AB8"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745AB8" w:rsidRPr="00454DCD" w:rsidRDefault="00745AB8"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745AB8" w:rsidRPr="00454DCD" w:rsidRDefault="00745AB8"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745AB8"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745AB8" w:rsidRPr="008F75E3" w:rsidRDefault="00F03BBD" w:rsidP="00FF76AE">
            <w:pPr>
              <w:widowControl/>
              <w:spacing w:line="336" w:lineRule="atLeast"/>
              <w:jc w:val="center"/>
              <w:rPr>
                <w:rFonts w:ascii="Helvetica" w:hAnsi="Helvetica" w:cs="Helvetica"/>
                <w:bCs/>
                <w:color w:val="333333"/>
                <w:kern w:val="0"/>
                <w:sz w:val="21"/>
                <w:szCs w:val="21"/>
              </w:rPr>
            </w:pPr>
            <w:r w:rsidRPr="00F03BBD">
              <w:rPr>
                <w:rFonts w:ascii="Helvetica" w:hAnsi="Helvetica" w:cs="Helvetica"/>
                <w:bCs/>
                <w:color w:val="333333"/>
                <w:kern w:val="0"/>
                <w:sz w:val="21"/>
                <w:szCs w:val="21"/>
              </w:rPr>
              <w:t>prev</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45AB8" w:rsidRPr="008F75E3" w:rsidRDefault="00F03BBD"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Object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45AB8" w:rsidRPr="008F75E3" w:rsidRDefault="00B73265"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当前</w:t>
            </w:r>
            <w:r>
              <w:rPr>
                <w:rFonts w:ascii="Helvetica" w:hAnsi="Helvetica" w:cs="Helvetica"/>
                <w:bCs/>
                <w:color w:val="333333"/>
                <w:kern w:val="0"/>
                <w:sz w:val="21"/>
                <w:szCs w:val="21"/>
              </w:rPr>
              <w:t>星级成长值</w:t>
            </w:r>
          </w:p>
        </w:tc>
      </w:tr>
      <w:tr w:rsidR="00745AB8"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745AB8" w:rsidRPr="008F75E3" w:rsidRDefault="00F03BBD" w:rsidP="00FF76AE">
            <w:pPr>
              <w:widowControl/>
              <w:spacing w:line="336" w:lineRule="atLeast"/>
              <w:jc w:val="center"/>
              <w:rPr>
                <w:rFonts w:ascii="Helvetica" w:hAnsi="Helvetica" w:cs="Helvetica"/>
                <w:bCs/>
                <w:color w:val="333333"/>
                <w:kern w:val="0"/>
                <w:sz w:val="21"/>
                <w:szCs w:val="21"/>
              </w:rPr>
            </w:pPr>
            <w:r w:rsidRPr="00F03BBD">
              <w:rPr>
                <w:rFonts w:ascii="Helvetica" w:hAnsi="Helvetica" w:cs="Helvetica"/>
                <w:bCs/>
                <w:color w:val="333333"/>
                <w:kern w:val="0"/>
                <w:sz w:val="21"/>
                <w:szCs w:val="21"/>
              </w:rPr>
              <w:t>next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45AB8" w:rsidRPr="008F75E3" w:rsidRDefault="00F03BBD"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Object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45AB8" w:rsidRPr="008F75E3" w:rsidRDefault="00B73265"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下一个</w:t>
            </w:r>
            <w:r>
              <w:rPr>
                <w:rFonts w:ascii="Helvetica" w:hAnsi="Helvetica" w:cs="Helvetica"/>
                <w:bCs/>
                <w:color w:val="333333"/>
                <w:kern w:val="0"/>
                <w:sz w:val="21"/>
                <w:szCs w:val="21"/>
              </w:rPr>
              <w:t>星级成长值</w:t>
            </w:r>
          </w:p>
        </w:tc>
      </w:tr>
    </w:tbl>
    <w:p w:rsidR="0085123E" w:rsidRPr="006A238E" w:rsidRDefault="0085123E" w:rsidP="0085123E">
      <w:pPr>
        <w:widowControl/>
        <w:spacing w:line="336" w:lineRule="atLeast"/>
        <w:jc w:val="left"/>
        <w:rPr>
          <w:rFonts w:ascii="Helvetica" w:hAnsi="Helvetica" w:cs="Helvetica"/>
          <w:bCs/>
          <w:color w:val="333333"/>
          <w:kern w:val="0"/>
          <w:sz w:val="21"/>
          <w:szCs w:val="21"/>
        </w:rPr>
      </w:pPr>
      <w:r w:rsidRPr="00745AB8">
        <w:rPr>
          <w:rFonts w:ascii="Helvetica" w:hAnsi="Helvetica" w:cs="Helvetica"/>
          <w:bCs/>
          <w:color w:val="333333"/>
          <w:kern w:val="0"/>
          <w:sz w:val="21"/>
          <w:szCs w:val="21"/>
        </w:rPr>
        <w:t>starValList</w:t>
      </w:r>
      <w:r>
        <w:rPr>
          <w:rFonts w:ascii="Helvetica" w:hAnsi="Helvetica" w:cs="Helvetica"/>
          <w:bCs/>
          <w:color w:val="333333"/>
          <w:kern w:val="0"/>
          <w:sz w:val="21"/>
          <w:szCs w:val="21"/>
        </w:rPr>
        <w:t>-Object</w:t>
      </w:r>
      <w:r w:rsidRPr="006A238E">
        <w:rPr>
          <w:rFonts w:ascii="Helvetica" w:hAnsi="Helvetica" w:cs="Helvetica" w:hint="eastAsia"/>
          <w:bCs/>
          <w:color w:val="333333"/>
          <w:kern w:val="0"/>
          <w:sz w:val="21"/>
          <w:szCs w:val="21"/>
        </w:rPr>
        <w:t>字段</w:t>
      </w:r>
      <w:r w:rsidRPr="006A238E">
        <w:rPr>
          <w:rFonts w:ascii="Helvetica" w:hAnsi="Helvetica" w:cs="Helvetica"/>
          <w:bCs/>
          <w:color w:val="333333"/>
          <w:kern w:val="0"/>
          <w:sz w:val="21"/>
          <w:szCs w:val="21"/>
        </w:rPr>
        <w:t>说明</w:t>
      </w: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用户】</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F50360"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F50360" w:rsidRPr="00454DCD" w:rsidRDefault="00F50360"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F50360" w:rsidRPr="00454DCD" w:rsidRDefault="00F50360"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F50360" w:rsidRPr="00454DCD" w:rsidRDefault="00F50360"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F50360" w:rsidRPr="008F75E3"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F50360" w:rsidRPr="008F75E3" w:rsidRDefault="00F50360" w:rsidP="00FF76AE">
            <w:pPr>
              <w:widowControl/>
              <w:spacing w:line="336" w:lineRule="atLeast"/>
              <w:jc w:val="center"/>
              <w:rPr>
                <w:rFonts w:ascii="Helvetica" w:hAnsi="Helvetica" w:cs="Helvetica"/>
                <w:bCs/>
                <w:color w:val="333333"/>
                <w:kern w:val="0"/>
                <w:sz w:val="21"/>
                <w:szCs w:val="21"/>
              </w:rPr>
            </w:pPr>
            <w:r w:rsidRPr="00F50360">
              <w:rPr>
                <w:rFonts w:ascii="Helvetica" w:hAnsi="Helvetica" w:cs="Helvetica"/>
                <w:bCs/>
                <w:color w:val="333333"/>
                <w:kern w:val="0"/>
                <w:sz w:val="21"/>
                <w:szCs w:val="21"/>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50360" w:rsidRPr="008F75E3" w:rsidRDefault="00F50360"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50360" w:rsidRPr="008F75E3" w:rsidRDefault="00F50360"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名称</w:t>
            </w:r>
          </w:p>
        </w:tc>
      </w:tr>
      <w:tr w:rsidR="00F50360" w:rsidRPr="008F75E3"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F50360" w:rsidRPr="008F75E3" w:rsidRDefault="00F50360" w:rsidP="00FF76AE">
            <w:pPr>
              <w:widowControl/>
              <w:spacing w:line="336" w:lineRule="atLeast"/>
              <w:jc w:val="center"/>
              <w:rPr>
                <w:rFonts w:ascii="Helvetica" w:hAnsi="Helvetica" w:cs="Helvetica"/>
                <w:bCs/>
                <w:color w:val="333333"/>
                <w:kern w:val="0"/>
                <w:sz w:val="21"/>
                <w:szCs w:val="21"/>
              </w:rPr>
            </w:pPr>
            <w:r w:rsidRPr="00F50360">
              <w:rPr>
                <w:rFonts w:ascii="Helvetica" w:hAnsi="Helvetica" w:cs="Helvetica"/>
                <w:bCs/>
                <w:color w:val="333333"/>
                <w:kern w:val="0"/>
                <w:sz w:val="21"/>
                <w:szCs w:val="21"/>
              </w:rPr>
              <w:t>starlevel</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50360" w:rsidRPr="008F75E3" w:rsidRDefault="00F50360" w:rsidP="00F50360">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50360" w:rsidRPr="008F75E3" w:rsidRDefault="00F50360"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w:t>
            </w:r>
            <w:r>
              <w:rPr>
                <w:rFonts w:ascii="Helvetica" w:hAnsi="Helvetica" w:cs="Helvetica" w:hint="eastAsia"/>
                <w:bCs/>
                <w:color w:val="333333"/>
                <w:kern w:val="0"/>
                <w:sz w:val="21"/>
                <w:szCs w:val="21"/>
              </w:rPr>
              <w:t>1</w:t>
            </w:r>
            <w:r>
              <w:rPr>
                <w:rFonts w:ascii="Helvetica" w:hAnsi="Helvetica" w:cs="Helvetica"/>
                <w:bCs/>
                <w:color w:val="333333"/>
                <w:kern w:val="0"/>
                <w:sz w:val="21"/>
                <w:szCs w:val="21"/>
              </w:rPr>
              <w:t>~7</w:t>
            </w:r>
            <w:r>
              <w:rPr>
                <w:rFonts w:ascii="Helvetica" w:hAnsi="Helvetica" w:cs="Helvetica"/>
                <w:bCs/>
                <w:color w:val="333333"/>
                <w:kern w:val="0"/>
                <w:sz w:val="21"/>
                <w:szCs w:val="21"/>
              </w:rPr>
              <w:t>）</w:t>
            </w:r>
          </w:p>
        </w:tc>
      </w:tr>
      <w:tr w:rsidR="00F50360" w:rsidRPr="008F75E3"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F50360" w:rsidRPr="00F50360" w:rsidRDefault="00F50360" w:rsidP="00FF76AE">
            <w:pPr>
              <w:widowControl/>
              <w:spacing w:line="336" w:lineRule="atLeast"/>
              <w:jc w:val="center"/>
              <w:rPr>
                <w:rFonts w:ascii="Helvetica" w:hAnsi="Helvetica" w:cs="Helvetica"/>
                <w:bCs/>
                <w:color w:val="333333"/>
                <w:kern w:val="0"/>
                <w:sz w:val="21"/>
                <w:szCs w:val="21"/>
              </w:rPr>
            </w:pPr>
            <w:r w:rsidRPr="00F50360">
              <w:rPr>
                <w:rFonts w:ascii="Helvetica" w:hAnsi="Helvetica" w:cs="Helvetica"/>
                <w:bCs/>
                <w:color w:val="333333"/>
                <w:kern w:val="0"/>
                <w:sz w:val="21"/>
                <w:szCs w:val="21"/>
              </w:rPr>
              <w:t>starvalue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50360" w:rsidRDefault="00F50360"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50360" w:rsidRDefault="00F50360"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成长值</w:t>
            </w:r>
          </w:p>
        </w:tc>
      </w:tr>
    </w:tbl>
    <w:p w:rsidR="003670FB" w:rsidRPr="006A238E" w:rsidRDefault="003670FB" w:rsidP="003670FB">
      <w:pPr>
        <w:widowControl/>
        <w:spacing w:line="336" w:lineRule="atLeast"/>
        <w:jc w:val="left"/>
        <w:rPr>
          <w:rFonts w:ascii="Helvetica" w:hAnsi="Helvetica" w:cs="Helvetica"/>
          <w:bCs/>
          <w:color w:val="333333"/>
          <w:kern w:val="0"/>
          <w:sz w:val="21"/>
          <w:szCs w:val="21"/>
        </w:rPr>
      </w:pPr>
      <w:r w:rsidRPr="00745AB8">
        <w:rPr>
          <w:rFonts w:ascii="Helvetica" w:hAnsi="Helvetica" w:cs="Helvetica"/>
          <w:bCs/>
          <w:color w:val="333333"/>
          <w:kern w:val="0"/>
          <w:sz w:val="21"/>
          <w:szCs w:val="21"/>
        </w:rPr>
        <w:t>starValList</w:t>
      </w:r>
      <w:r w:rsidRPr="006A238E">
        <w:rPr>
          <w:rFonts w:ascii="Helvetica" w:hAnsi="Helvetica" w:cs="Helvetica" w:hint="eastAsia"/>
          <w:bCs/>
          <w:color w:val="333333"/>
          <w:kern w:val="0"/>
          <w:sz w:val="21"/>
          <w:szCs w:val="21"/>
        </w:rPr>
        <w:t>字段</w:t>
      </w:r>
      <w:r w:rsidRPr="006A238E">
        <w:rPr>
          <w:rFonts w:ascii="Helvetica" w:hAnsi="Helvetica" w:cs="Helvetica"/>
          <w:bCs/>
          <w:color w:val="333333"/>
          <w:kern w:val="0"/>
          <w:sz w:val="21"/>
          <w:szCs w:val="21"/>
        </w:rPr>
        <w:t>说明</w:t>
      </w:r>
      <w:r>
        <w:rPr>
          <w:rFonts w:ascii="Helvetica" w:hAnsi="Helvetica" w:cs="Helvetica" w:hint="eastAsia"/>
          <w:bCs/>
          <w:color w:val="333333"/>
          <w:kern w:val="0"/>
          <w:sz w:val="21"/>
          <w:szCs w:val="21"/>
        </w:rPr>
        <w:t>【普通</w:t>
      </w:r>
      <w:r>
        <w:rPr>
          <w:rFonts w:ascii="Helvetica" w:hAnsi="Helvetica" w:cs="Helvetica"/>
          <w:bCs/>
          <w:color w:val="333333"/>
          <w:kern w:val="0"/>
          <w:sz w:val="21"/>
          <w:szCs w:val="21"/>
        </w:rPr>
        <w:t>用户】</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645F28"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645F28" w:rsidRPr="00454DCD" w:rsidRDefault="00645F28"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645F28" w:rsidRPr="00454DCD" w:rsidRDefault="00645F28"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645F28" w:rsidRPr="00454DCD" w:rsidRDefault="00645F28"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645F28" w:rsidRPr="008F75E3"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645F28" w:rsidRPr="008F75E3" w:rsidRDefault="00645F28" w:rsidP="00FF76AE">
            <w:pPr>
              <w:widowControl/>
              <w:spacing w:line="336" w:lineRule="atLeast"/>
              <w:jc w:val="center"/>
              <w:rPr>
                <w:rFonts w:ascii="Helvetica" w:hAnsi="Helvetica" w:cs="Helvetica"/>
                <w:bCs/>
                <w:color w:val="333333"/>
                <w:kern w:val="0"/>
                <w:sz w:val="21"/>
                <w:szCs w:val="21"/>
              </w:rPr>
            </w:pPr>
            <w:r w:rsidRPr="00F50360">
              <w:rPr>
                <w:rFonts w:ascii="Helvetica" w:hAnsi="Helvetica" w:cs="Helvetica"/>
                <w:bCs/>
                <w:color w:val="333333"/>
                <w:kern w:val="0"/>
                <w:sz w:val="21"/>
                <w:szCs w:val="21"/>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45F28" w:rsidRPr="008F75E3" w:rsidRDefault="00645F28"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45F28" w:rsidRPr="008F75E3" w:rsidRDefault="00645F28"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名称</w:t>
            </w:r>
          </w:p>
        </w:tc>
      </w:tr>
      <w:tr w:rsidR="00645F28" w:rsidRPr="008F75E3"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645F28" w:rsidRPr="008F75E3" w:rsidRDefault="00645F28" w:rsidP="00FF76AE">
            <w:pPr>
              <w:widowControl/>
              <w:spacing w:line="336" w:lineRule="atLeast"/>
              <w:jc w:val="center"/>
              <w:rPr>
                <w:rFonts w:ascii="Helvetica" w:hAnsi="Helvetica" w:cs="Helvetica"/>
                <w:bCs/>
                <w:color w:val="333333"/>
                <w:kern w:val="0"/>
                <w:sz w:val="21"/>
                <w:szCs w:val="21"/>
              </w:rPr>
            </w:pPr>
            <w:r w:rsidRPr="00F50360">
              <w:rPr>
                <w:rFonts w:ascii="Helvetica" w:hAnsi="Helvetica" w:cs="Helvetica"/>
                <w:bCs/>
                <w:color w:val="333333"/>
                <w:kern w:val="0"/>
                <w:sz w:val="21"/>
                <w:szCs w:val="21"/>
              </w:rPr>
              <w:t>starlevel</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45F28" w:rsidRPr="008F75E3" w:rsidRDefault="00645F28"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45F28" w:rsidRPr="008F75E3" w:rsidRDefault="00645F28"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w:t>
            </w:r>
            <w:r>
              <w:rPr>
                <w:rFonts w:ascii="Helvetica" w:hAnsi="Helvetica" w:cs="Helvetica" w:hint="eastAsia"/>
                <w:bCs/>
                <w:color w:val="333333"/>
                <w:kern w:val="0"/>
                <w:sz w:val="21"/>
                <w:szCs w:val="21"/>
              </w:rPr>
              <w:t>1</w:t>
            </w:r>
            <w:r>
              <w:rPr>
                <w:rFonts w:ascii="Helvetica" w:hAnsi="Helvetica" w:cs="Helvetica"/>
                <w:bCs/>
                <w:color w:val="333333"/>
                <w:kern w:val="0"/>
                <w:sz w:val="21"/>
                <w:szCs w:val="21"/>
              </w:rPr>
              <w:t>~7</w:t>
            </w:r>
            <w:r>
              <w:rPr>
                <w:rFonts w:ascii="Helvetica" w:hAnsi="Helvetica" w:cs="Helvetica"/>
                <w:bCs/>
                <w:color w:val="333333"/>
                <w:kern w:val="0"/>
                <w:sz w:val="21"/>
                <w:szCs w:val="21"/>
              </w:rPr>
              <w:t>）</w:t>
            </w:r>
          </w:p>
        </w:tc>
      </w:tr>
      <w:tr w:rsidR="00645F28"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645F28" w:rsidRPr="00F50360" w:rsidRDefault="00645F28" w:rsidP="00FF76AE">
            <w:pPr>
              <w:widowControl/>
              <w:spacing w:line="336" w:lineRule="atLeast"/>
              <w:jc w:val="center"/>
              <w:rPr>
                <w:rFonts w:ascii="Helvetica" w:hAnsi="Helvetica" w:cs="Helvetica"/>
                <w:bCs/>
                <w:color w:val="333333"/>
                <w:kern w:val="0"/>
                <w:sz w:val="21"/>
                <w:szCs w:val="21"/>
              </w:rPr>
            </w:pPr>
            <w:r w:rsidRPr="00F50360">
              <w:rPr>
                <w:rFonts w:ascii="Helvetica" w:hAnsi="Helvetica" w:cs="Helvetica"/>
                <w:bCs/>
                <w:color w:val="333333"/>
                <w:kern w:val="0"/>
                <w:sz w:val="21"/>
                <w:szCs w:val="21"/>
              </w:rPr>
              <w:t>starvalue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45F28" w:rsidRDefault="00645F28"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45F28" w:rsidRDefault="00645F28"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成长值</w:t>
            </w:r>
          </w:p>
        </w:tc>
      </w:tr>
    </w:tbl>
    <w:p w:rsidR="00626322" w:rsidRDefault="00626322" w:rsidP="00626322"/>
    <w:tbl>
      <w:tblPr>
        <w:tblW w:w="8506" w:type="dxa"/>
        <w:tblInd w:w="-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16"/>
        <w:gridCol w:w="2300"/>
        <w:gridCol w:w="3415"/>
        <w:gridCol w:w="1475"/>
      </w:tblGrid>
      <w:tr w:rsidR="00626322" w:rsidRPr="00B92A43" w:rsidTr="00626322">
        <w:trPr>
          <w:trHeight w:val="20"/>
        </w:trPr>
        <w:tc>
          <w:tcPr>
            <w:tcW w:w="8506" w:type="dxa"/>
            <w:gridSpan w:val="4"/>
            <w:shd w:val="clear" w:color="auto" w:fill="auto"/>
            <w:vAlign w:val="bottom"/>
          </w:tcPr>
          <w:p w:rsidR="00626322" w:rsidRPr="00B92A43" w:rsidRDefault="00626322" w:rsidP="003E0553">
            <w:pPr>
              <w:jc w:val="center"/>
              <w:rPr>
                <w:rFonts w:cs="宋体"/>
                <w:b/>
                <w:bCs/>
                <w:color w:val="000000"/>
              </w:rPr>
            </w:pPr>
            <w:r>
              <w:rPr>
                <w:rFonts w:cs="宋体" w:hint="eastAsia"/>
                <w:b/>
                <w:bCs/>
                <w:color w:val="000000"/>
              </w:rPr>
              <w:t>权益</w:t>
            </w:r>
            <w:r w:rsidRPr="00B92A43">
              <w:rPr>
                <w:rFonts w:cs="宋体" w:hint="eastAsia"/>
                <w:b/>
                <w:bCs/>
                <w:color w:val="000000"/>
              </w:rPr>
              <w:t>属性值列表</w:t>
            </w:r>
          </w:p>
        </w:tc>
      </w:tr>
      <w:tr w:rsidR="00626322" w:rsidRPr="00B92A43" w:rsidTr="00626322">
        <w:trPr>
          <w:trHeight w:val="20"/>
        </w:trPr>
        <w:tc>
          <w:tcPr>
            <w:tcW w:w="1316" w:type="dxa"/>
            <w:shd w:val="pct25" w:color="000000"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编码</w:t>
            </w:r>
          </w:p>
        </w:tc>
        <w:tc>
          <w:tcPr>
            <w:tcW w:w="2296" w:type="dxa"/>
            <w:shd w:val="pct25" w:color="000000"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一级</w:t>
            </w:r>
          </w:p>
        </w:tc>
        <w:tc>
          <w:tcPr>
            <w:tcW w:w="3418" w:type="dxa"/>
            <w:shd w:val="pct25" w:color="000000"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bCs/>
                <w:color w:val="333333"/>
                <w:kern w:val="0"/>
                <w:sz w:val="21"/>
                <w:szCs w:val="21"/>
              </w:rPr>
              <w:t>二级</w:t>
            </w:r>
          </w:p>
        </w:tc>
        <w:tc>
          <w:tcPr>
            <w:tcW w:w="1476" w:type="dxa"/>
            <w:shd w:val="pct25" w:color="000000"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说明</w:t>
            </w: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1001</w:t>
            </w:r>
            <w:r w:rsidRPr="00D164F2">
              <w:rPr>
                <w:rFonts w:ascii="Helvetica" w:hAnsi="Helvetica" w:cs="Helvetica"/>
                <w:bCs/>
                <w:color w:val="333333"/>
                <w:kern w:val="0"/>
                <w:sz w:val="21"/>
                <w:szCs w:val="21"/>
              </w:rPr>
              <w:t>00</w:t>
            </w:r>
          </w:p>
        </w:tc>
        <w:tc>
          <w:tcPr>
            <w:tcW w:w="229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积分倍增（</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1N2N3N4=1001</w:t>
            </w:r>
            <w:r w:rsidRPr="00D164F2">
              <w:rPr>
                <w:rFonts w:ascii="Helvetica" w:hAnsi="Helvetica" w:cs="Helvetica" w:hint="eastAsia"/>
                <w:bCs/>
                <w:color w:val="333333"/>
                <w:kern w:val="0"/>
                <w:sz w:val="21"/>
                <w:szCs w:val="21"/>
              </w:rPr>
              <w:t>）</w:t>
            </w:r>
          </w:p>
        </w:tc>
        <w:tc>
          <w:tcPr>
            <w:tcW w:w="341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1002</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10000</w:t>
            </w:r>
            <w:r w:rsidRPr="00D164F2">
              <w:rPr>
                <w:rFonts w:ascii="Helvetica" w:hAnsi="Helvetica" w:cs="Helvetica" w:hint="eastAsia"/>
                <w:bCs/>
                <w:color w:val="333333"/>
                <w:kern w:val="0"/>
                <w:sz w:val="21"/>
                <w:szCs w:val="21"/>
              </w:rPr>
              <w:t>号优先接入（</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1N2N3N4=1002</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1003</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免费换卡（</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1N2N3N4=1003</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1004</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宽带紧急复机（</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1N2N3N4=1004</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1005</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星级客服经理（</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1N2N3N4=1005</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1006</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手机紧急开机（</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1N2N3N4=1006</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1007</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宽带上门服务</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100701</w:t>
            </w:r>
          </w:p>
        </w:tc>
        <w:tc>
          <w:tcPr>
            <w:tcW w:w="2296" w:type="dxa"/>
            <w:vMerge w:val="restart"/>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w:t>
            </w:r>
            <w:r w:rsidRPr="00D164F2">
              <w:rPr>
                <w:rFonts w:ascii="Helvetica" w:hAnsi="Helvetica" w:cs="Helvetica"/>
                <w:bCs/>
                <w:color w:val="333333"/>
                <w:kern w:val="0"/>
                <w:sz w:val="21"/>
                <w:szCs w:val="21"/>
              </w:rPr>
              <w:t>（</w:t>
            </w:r>
            <w:r w:rsidRPr="00D164F2">
              <w:rPr>
                <w:rFonts w:ascii="Helvetica" w:hAnsi="Helvetica" w:cs="Helvetica" w:hint="eastAsia"/>
                <w:bCs/>
                <w:color w:val="333333"/>
                <w:kern w:val="0"/>
                <w:sz w:val="21"/>
                <w:szCs w:val="21"/>
              </w:rPr>
              <w:t>1007</w:t>
            </w:r>
            <w:r w:rsidRPr="00D164F2">
              <w:rPr>
                <w:rFonts w:ascii="Helvetica" w:hAnsi="Helvetica" w:cs="Helvetic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宽带上门服务</w:t>
            </w:r>
            <w:r w:rsidRPr="00D164F2">
              <w:rPr>
                <w:rFonts w:ascii="Helvetica" w:hAnsi="Helvetica" w:cs="Helvetica" w:hint="eastAsia"/>
                <w:bCs/>
                <w:color w:val="333333"/>
                <w:kern w:val="0"/>
                <w:sz w:val="21"/>
                <w:szCs w:val="21"/>
              </w:rPr>
              <w:t>-</w:t>
            </w:r>
            <w:r w:rsidRPr="00D164F2">
              <w:rPr>
                <w:rFonts w:ascii="Helvetica" w:hAnsi="Helvetica" w:cs="Helvetica" w:hint="eastAsia"/>
                <w:bCs/>
                <w:color w:val="333333"/>
                <w:kern w:val="0"/>
                <w:sz w:val="21"/>
                <w:szCs w:val="21"/>
              </w:rPr>
              <w:t>无线组网</w:t>
            </w: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100702</w:t>
            </w:r>
          </w:p>
        </w:tc>
        <w:tc>
          <w:tcPr>
            <w:tcW w:w="2296" w:type="dxa"/>
            <w:vMerge/>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宽带上门服务</w:t>
            </w:r>
            <w:r w:rsidRPr="00D164F2">
              <w:rPr>
                <w:rFonts w:ascii="Helvetica" w:hAnsi="Helvetica" w:cs="Helvetica" w:hint="eastAsia"/>
                <w:bCs/>
                <w:color w:val="333333"/>
                <w:kern w:val="0"/>
                <w:sz w:val="21"/>
                <w:szCs w:val="21"/>
              </w:rPr>
              <w:t>-</w:t>
            </w:r>
            <w:r w:rsidRPr="00D164F2">
              <w:rPr>
                <w:rFonts w:ascii="Helvetica" w:hAnsi="Helvetica" w:cs="Helvetica" w:hint="eastAsia"/>
                <w:bCs/>
                <w:color w:val="333333"/>
                <w:kern w:val="0"/>
                <w:sz w:val="21"/>
                <w:szCs w:val="21"/>
              </w:rPr>
              <w:t>免费移机</w:t>
            </w: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100703</w:t>
            </w:r>
          </w:p>
        </w:tc>
        <w:tc>
          <w:tcPr>
            <w:tcW w:w="2296" w:type="dxa"/>
            <w:vMerge/>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宽带上门服务</w:t>
            </w:r>
            <w:r w:rsidRPr="00D164F2">
              <w:rPr>
                <w:rFonts w:ascii="Helvetica" w:hAnsi="Helvetica" w:cs="Helvetica" w:hint="eastAsia"/>
                <w:bCs/>
                <w:color w:val="333333"/>
                <w:kern w:val="0"/>
                <w:sz w:val="21"/>
                <w:szCs w:val="21"/>
              </w:rPr>
              <w:t>-</w:t>
            </w:r>
            <w:r w:rsidRPr="00D164F2">
              <w:rPr>
                <w:rFonts w:ascii="Helvetica" w:hAnsi="Helvetica" w:cs="Helvetica" w:hint="eastAsia"/>
                <w:bCs/>
                <w:color w:val="333333"/>
                <w:kern w:val="0"/>
                <w:sz w:val="21"/>
                <w:szCs w:val="21"/>
              </w:rPr>
              <w:t>代装其它终端</w:t>
            </w: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1008</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国漫免预存</w:t>
            </w:r>
            <w:r w:rsidRPr="00D164F2">
              <w:rPr>
                <w:rFonts w:ascii="Helvetica" w:hAnsi="Helvetica" w:cs="Helvetica" w:hint="eastAsia"/>
                <w:bCs/>
                <w:color w:val="333333"/>
                <w:kern w:val="0"/>
                <w:sz w:val="21"/>
                <w:szCs w:val="21"/>
              </w:rPr>
              <w:t>/</w:t>
            </w:r>
            <w:r w:rsidRPr="00D164F2">
              <w:rPr>
                <w:rFonts w:ascii="Helvetica" w:hAnsi="Helvetica" w:cs="Helvetica" w:hint="eastAsia"/>
                <w:bCs/>
                <w:color w:val="333333"/>
                <w:kern w:val="0"/>
                <w:sz w:val="21"/>
                <w:szCs w:val="21"/>
              </w:rPr>
              <w:t>押金开通（</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1N2N3N4=1008</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1009</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营业厅优先办理（</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1N2N3N4=1009</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1010</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积分礼包</w:t>
            </w:r>
            <w:r w:rsidRPr="00D164F2">
              <w:rPr>
                <w:rFonts w:ascii="Helvetica" w:hAnsi="Helvetica" w:cs="Helvetica" w:hint="eastAsia"/>
                <w:bCs/>
                <w:color w:val="333333"/>
                <w:kern w:val="0"/>
                <w:sz w:val="21"/>
                <w:szCs w:val="21"/>
              </w:rPr>
              <w:t>/</w:t>
            </w:r>
            <w:r w:rsidRPr="00D164F2">
              <w:rPr>
                <w:rFonts w:ascii="Helvetica" w:hAnsi="Helvetica" w:cs="Helvetica" w:hint="eastAsia"/>
                <w:bCs/>
                <w:color w:val="333333"/>
                <w:kern w:val="0"/>
                <w:sz w:val="21"/>
                <w:szCs w:val="21"/>
              </w:rPr>
              <w:t>网龄红包（</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1N2N3N4=1010</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lastRenderedPageBreak/>
              <w:t>1011</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流量赠送（</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1N2N3N4=1011</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r w:rsidR="00626322" w:rsidRPr="00B92A43" w:rsidTr="00626322">
        <w:trPr>
          <w:trHeight w:val="20"/>
        </w:trPr>
        <w:tc>
          <w:tcPr>
            <w:tcW w:w="1316"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1012</w:t>
            </w:r>
            <w:r w:rsidRPr="00D164F2">
              <w:rPr>
                <w:rFonts w:ascii="Helvetica" w:hAnsi="Helvetica" w:cs="Helvetica"/>
                <w:bCs/>
                <w:color w:val="333333"/>
                <w:kern w:val="0"/>
                <w:sz w:val="21"/>
                <w:szCs w:val="21"/>
              </w:rPr>
              <w:t>00</w:t>
            </w:r>
          </w:p>
        </w:tc>
        <w:tc>
          <w:tcPr>
            <w:tcW w:w="2296"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优惠</w:t>
            </w:r>
            <w:r w:rsidRPr="00D164F2">
              <w:rPr>
                <w:rFonts w:ascii="Helvetica" w:hAnsi="Helvetica" w:cs="Helvetica" w:hint="eastAsia"/>
                <w:bCs/>
                <w:color w:val="333333"/>
                <w:kern w:val="0"/>
                <w:sz w:val="21"/>
                <w:szCs w:val="21"/>
              </w:rPr>
              <w:t>/</w:t>
            </w:r>
            <w:r w:rsidRPr="00D164F2">
              <w:rPr>
                <w:rFonts w:ascii="Helvetica" w:hAnsi="Helvetica" w:cs="Helvetica" w:hint="eastAsia"/>
                <w:bCs/>
                <w:color w:val="333333"/>
                <w:kern w:val="0"/>
                <w:sz w:val="21"/>
                <w:szCs w:val="21"/>
              </w:rPr>
              <w:t>优先购机（</w:t>
            </w:r>
            <w:r w:rsidRPr="00D164F2">
              <w:rPr>
                <w:rFonts w:ascii="Helvetica" w:hAnsi="Helvetica" w:cs="Helvetica" w:hint="eastAsia"/>
                <w:bCs/>
                <w:color w:val="333333"/>
                <w:kern w:val="0"/>
                <w:sz w:val="21"/>
                <w:szCs w:val="21"/>
              </w:rPr>
              <w:t>N</w:t>
            </w:r>
            <w:r w:rsidRPr="00D164F2">
              <w:rPr>
                <w:rFonts w:ascii="Helvetica" w:hAnsi="Helvetica" w:cs="Helvetica"/>
                <w:bCs/>
                <w:color w:val="333333"/>
                <w:kern w:val="0"/>
                <w:sz w:val="21"/>
                <w:szCs w:val="21"/>
              </w:rPr>
              <w:t>1N2N3N4=1012</w:t>
            </w:r>
            <w:r w:rsidRPr="00D164F2">
              <w:rPr>
                <w:rFonts w:ascii="Helvetica" w:hAnsi="Helvetica" w:cs="Helvetica" w:hint="eastAsia"/>
                <w:bCs/>
                <w:color w:val="333333"/>
                <w:kern w:val="0"/>
                <w:sz w:val="21"/>
                <w:szCs w:val="21"/>
              </w:rPr>
              <w:t>）</w:t>
            </w:r>
          </w:p>
        </w:tc>
        <w:tc>
          <w:tcPr>
            <w:tcW w:w="3418" w:type="dxa"/>
            <w:shd w:val="clear" w:color="auto" w:fill="auto"/>
            <w:vAlign w:val="center"/>
          </w:tcPr>
          <w:p w:rsidR="00626322" w:rsidRPr="00D164F2" w:rsidRDefault="00626322" w:rsidP="00D164F2">
            <w:pPr>
              <w:widowControl/>
              <w:spacing w:line="336" w:lineRule="atLeast"/>
              <w:rPr>
                <w:rFonts w:ascii="Helvetica" w:hAnsi="Helvetica" w:cs="Helvetica"/>
                <w:bCs/>
                <w:color w:val="333333"/>
                <w:kern w:val="0"/>
                <w:sz w:val="21"/>
                <w:szCs w:val="21"/>
              </w:rPr>
            </w:pPr>
          </w:p>
        </w:tc>
        <w:tc>
          <w:tcPr>
            <w:tcW w:w="1476"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p>
        </w:tc>
      </w:tr>
    </w:tbl>
    <w:p w:rsidR="00626322" w:rsidRDefault="00626322" w:rsidP="00626322"/>
    <w:tbl>
      <w:tblPr>
        <w:tblW w:w="8379"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3068"/>
        <w:gridCol w:w="4111"/>
      </w:tblGrid>
      <w:tr w:rsidR="00626322" w:rsidTr="00626322">
        <w:trPr>
          <w:trHeight w:val="399"/>
        </w:trPr>
        <w:tc>
          <w:tcPr>
            <w:tcW w:w="8379" w:type="dxa"/>
            <w:gridSpan w:val="3"/>
            <w:shd w:val="clear" w:color="auto" w:fill="auto"/>
          </w:tcPr>
          <w:p w:rsidR="00626322" w:rsidRDefault="00626322" w:rsidP="003E0553">
            <w:pPr>
              <w:rPr>
                <w:rFonts w:cs="宋体"/>
                <w:bCs/>
                <w:color w:val="000000"/>
              </w:rPr>
            </w:pPr>
            <w:r>
              <w:rPr>
                <w:rFonts w:cs="宋体" w:hint="eastAsia"/>
                <w:bCs/>
                <w:color w:val="000000"/>
              </w:rPr>
              <w:t>星级属性值列表</w:t>
            </w:r>
          </w:p>
        </w:tc>
      </w:tr>
      <w:tr w:rsidR="00626322" w:rsidTr="00626322">
        <w:trPr>
          <w:trHeight w:val="399"/>
        </w:trPr>
        <w:tc>
          <w:tcPr>
            <w:tcW w:w="1200"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3100</w:t>
            </w:r>
          </w:p>
        </w:tc>
        <w:tc>
          <w:tcPr>
            <w:tcW w:w="306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1</w:t>
            </w:r>
            <w:r w:rsidRPr="00D164F2">
              <w:rPr>
                <w:rFonts w:ascii="Helvetica" w:hAnsi="Helvetica" w:cs="Helvetica" w:hint="eastAsia"/>
                <w:bCs/>
                <w:color w:val="333333"/>
                <w:kern w:val="0"/>
                <w:sz w:val="21"/>
                <w:szCs w:val="21"/>
              </w:rPr>
              <w:t>星</w:t>
            </w:r>
          </w:p>
        </w:tc>
        <w:tc>
          <w:tcPr>
            <w:tcW w:w="4111"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星级服务俱乐部会员级别</w:t>
            </w:r>
          </w:p>
        </w:tc>
      </w:tr>
      <w:tr w:rsidR="00626322" w:rsidTr="00626322">
        <w:trPr>
          <w:trHeight w:val="399"/>
        </w:trPr>
        <w:tc>
          <w:tcPr>
            <w:tcW w:w="1200"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3200</w:t>
            </w:r>
          </w:p>
        </w:tc>
        <w:tc>
          <w:tcPr>
            <w:tcW w:w="306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2</w:t>
            </w:r>
            <w:r w:rsidRPr="00D164F2">
              <w:rPr>
                <w:rFonts w:ascii="Helvetica" w:hAnsi="Helvetica" w:cs="Helvetica" w:hint="eastAsia"/>
                <w:bCs/>
                <w:color w:val="333333"/>
                <w:kern w:val="0"/>
                <w:sz w:val="21"/>
                <w:szCs w:val="21"/>
              </w:rPr>
              <w:t>星</w:t>
            </w:r>
          </w:p>
        </w:tc>
        <w:tc>
          <w:tcPr>
            <w:tcW w:w="4111"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星级服务俱乐部会员级别</w:t>
            </w:r>
          </w:p>
        </w:tc>
      </w:tr>
      <w:tr w:rsidR="00626322" w:rsidTr="00626322">
        <w:trPr>
          <w:trHeight w:val="399"/>
        </w:trPr>
        <w:tc>
          <w:tcPr>
            <w:tcW w:w="1200"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3300</w:t>
            </w:r>
          </w:p>
        </w:tc>
        <w:tc>
          <w:tcPr>
            <w:tcW w:w="306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w:t>
            </w:r>
            <w:r w:rsidRPr="00D164F2">
              <w:rPr>
                <w:rFonts w:ascii="Helvetica" w:hAnsi="Helvetica" w:cs="Helvetica" w:hint="eastAsia"/>
                <w:bCs/>
                <w:color w:val="333333"/>
                <w:kern w:val="0"/>
                <w:sz w:val="21"/>
                <w:szCs w:val="21"/>
              </w:rPr>
              <w:t>星</w:t>
            </w:r>
          </w:p>
        </w:tc>
        <w:tc>
          <w:tcPr>
            <w:tcW w:w="4111"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星级服务俱乐部会员级别</w:t>
            </w:r>
          </w:p>
        </w:tc>
      </w:tr>
      <w:tr w:rsidR="00626322" w:rsidTr="00626322">
        <w:trPr>
          <w:trHeight w:val="399"/>
        </w:trPr>
        <w:tc>
          <w:tcPr>
            <w:tcW w:w="1200"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3400</w:t>
            </w:r>
          </w:p>
        </w:tc>
        <w:tc>
          <w:tcPr>
            <w:tcW w:w="306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4</w:t>
            </w:r>
            <w:r w:rsidRPr="00D164F2">
              <w:rPr>
                <w:rFonts w:ascii="Helvetica" w:hAnsi="Helvetica" w:cs="Helvetica" w:hint="eastAsia"/>
                <w:bCs/>
                <w:color w:val="333333"/>
                <w:kern w:val="0"/>
                <w:sz w:val="21"/>
                <w:szCs w:val="21"/>
              </w:rPr>
              <w:t>星</w:t>
            </w:r>
          </w:p>
        </w:tc>
        <w:tc>
          <w:tcPr>
            <w:tcW w:w="4111"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星级服务俱乐部会员级别</w:t>
            </w:r>
          </w:p>
        </w:tc>
      </w:tr>
      <w:tr w:rsidR="00626322" w:rsidTr="00626322">
        <w:trPr>
          <w:trHeight w:val="399"/>
        </w:trPr>
        <w:tc>
          <w:tcPr>
            <w:tcW w:w="1200"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3500</w:t>
            </w:r>
          </w:p>
        </w:tc>
        <w:tc>
          <w:tcPr>
            <w:tcW w:w="306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5</w:t>
            </w:r>
            <w:r w:rsidRPr="00D164F2">
              <w:rPr>
                <w:rFonts w:ascii="Helvetica" w:hAnsi="Helvetica" w:cs="Helvetica" w:hint="eastAsia"/>
                <w:bCs/>
                <w:color w:val="333333"/>
                <w:kern w:val="0"/>
                <w:sz w:val="21"/>
                <w:szCs w:val="21"/>
              </w:rPr>
              <w:t>星</w:t>
            </w:r>
          </w:p>
        </w:tc>
        <w:tc>
          <w:tcPr>
            <w:tcW w:w="4111"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星级服务俱乐部会员级别</w:t>
            </w:r>
          </w:p>
        </w:tc>
      </w:tr>
      <w:tr w:rsidR="00626322" w:rsidTr="00626322">
        <w:trPr>
          <w:trHeight w:val="399"/>
        </w:trPr>
        <w:tc>
          <w:tcPr>
            <w:tcW w:w="1200"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3600</w:t>
            </w:r>
          </w:p>
        </w:tc>
        <w:tc>
          <w:tcPr>
            <w:tcW w:w="306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6</w:t>
            </w:r>
            <w:r w:rsidRPr="00D164F2">
              <w:rPr>
                <w:rFonts w:ascii="Helvetica" w:hAnsi="Helvetica" w:cs="Helvetica" w:hint="eastAsia"/>
                <w:bCs/>
                <w:color w:val="333333"/>
                <w:kern w:val="0"/>
                <w:sz w:val="21"/>
                <w:szCs w:val="21"/>
              </w:rPr>
              <w:t>星</w:t>
            </w:r>
          </w:p>
        </w:tc>
        <w:tc>
          <w:tcPr>
            <w:tcW w:w="4111"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星级服务俱乐部会员级别</w:t>
            </w:r>
          </w:p>
        </w:tc>
      </w:tr>
      <w:tr w:rsidR="00626322" w:rsidTr="00626322">
        <w:trPr>
          <w:trHeight w:val="399"/>
        </w:trPr>
        <w:tc>
          <w:tcPr>
            <w:tcW w:w="1200" w:type="dxa"/>
            <w:shd w:val="clear" w:color="auto" w:fill="auto"/>
          </w:tcPr>
          <w:p w:rsidR="00626322" w:rsidRPr="00D164F2" w:rsidRDefault="00626322" w:rsidP="00D164F2">
            <w:pPr>
              <w:widowControl/>
              <w:spacing w:line="336" w:lineRule="atLeast"/>
              <w:jc w:val="center"/>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3700</w:t>
            </w:r>
          </w:p>
        </w:tc>
        <w:tc>
          <w:tcPr>
            <w:tcW w:w="3068"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7</w:t>
            </w:r>
            <w:r w:rsidRPr="00D164F2">
              <w:rPr>
                <w:rFonts w:ascii="Helvetica" w:hAnsi="Helvetica" w:cs="Helvetica" w:hint="eastAsia"/>
                <w:bCs/>
                <w:color w:val="333333"/>
                <w:kern w:val="0"/>
                <w:sz w:val="21"/>
                <w:szCs w:val="21"/>
              </w:rPr>
              <w:t>星</w:t>
            </w:r>
          </w:p>
        </w:tc>
        <w:tc>
          <w:tcPr>
            <w:tcW w:w="4111" w:type="dxa"/>
            <w:shd w:val="clear" w:color="auto" w:fill="auto"/>
          </w:tcPr>
          <w:p w:rsidR="00626322" w:rsidRPr="00D164F2" w:rsidRDefault="00626322" w:rsidP="00D164F2">
            <w:pPr>
              <w:widowControl/>
              <w:spacing w:line="336" w:lineRule="atLeast"/>
              <w:rPr>
                <w:rFonts w:ascii="Helvetica" w:hAnsi="Helvetica" w:cs="Helvetica"/>
                <w:bCs/>
                <w:color w:val="333333"/>
                <w:kern w:val="0"/>
                <w:sz w:val="21"/>
                <w:szCs w:val="21"/>
              </w:rPr>
            </w:pPr>
            <w:r w:rsidRPr="00D164F2">
              <w:rPr>
                <w:rFonts w:ascii="Helvetica" w:hAnsi="Helvetica" w:cs="Helvetica" w:hint="eastAsia"/>
                <w:bCs/>
                <w:color w:val="333333"/>
                <w:kern w:val="0"/>
                <w:sz w:val="21"/>
                <w:szCs w:val="21"/>
              </w:rPr>
              <w:t>星级服务俱乐部会员级别</w:t>
            </w:r>
          </w:p>
        </w:tc>
      </w:tr>
    </w:tbl>
    <w:p w:rsidR="00626322" w:rsidRPr="00626322" w:rsidRDefault="00626322" w:rsidP="00626322"/>
    <w:p w:rsidR="00484711" w:rsidRDefault="00484711" w:rsidP="00484711">
      <w:pPr>
        <w:pStyle w:val="30"/>
      </w:pPr>
      <w:r>
        <w:rPr>
          <w:rFonts w:hint="eastAsia"/>
        </w:rPr>
        <w:t>1</w:t>
      </w:r>
      <w:r>
        <w:t>7.2</w:t>
      </w:r>
      <w:r w:rsidR="005442CF">
        <w:t xml:space="preserve"> </w:t>
      </w:r>
      <w:r>
        <w:rPr>
          <w:rFonts w:hint="eastAsia"/>
        </w:rPr>
        <w:t>销售品详情</w:t>
      </w:r>
      <w:r w:rsidRPr="00A0758F">
        <w:rPr>
          <w:rFonts w:hint="eastAsia"/>
        </w:rPr>
        <w:t>接口</w:t>
      </w:r>
    </w:p>
    <w:p w:rsidR="00675932" w:rsidRPr="008A14C8" w:rsidRDefault="00675932" w:rsidP="00675932">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675932" w:rsidRDefault="00675932" w:rsidP="00675932">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根据销售品</w:t>
      </w:r>
      <w:r>
        <w:rPr>
          <w:rFonts w:ascii="Helvetica" w:hAnsi="Helvetica" w:cs="Helvetica" w:hint="eastAsia"/>
          <w:bCs/>
          <w:color w:val="333333"/>
          <w:kern w:val="0"/>
          <w:sz w:val="21"/>
          <w:szCs w:val="21"/>
        </w:rPr>
        <w:t>ID</w:t>
      </w:r>
      <w:r>
        <w:rPr>
          <w:rFonts w:ascii="Helvetica" w:hAnsi="Helvetica" w:cs="Helvetica" w:hint="eastAsia"/>
          <w:bCs/>
          <w:color w:val="333333"/>
          <w:kern w:val="0"/>
          <w:sz w:val="21"/>
          <w:szCs w:val="21"/>
        </w:rPr>
        <w:t>返回销售品</w:t>
      </w:r>
      <w:r>
        <w:rPr>
          <w:rFonts w:ascii="Helvetica" w:hAnsi="Helvetica" w:cs="Helvetica"/>
          <w:bCs/>
          <w:color w:val="333333"/>
          <w:kern w:val="0"/>
          <w:sz w:val="21"/>
          <w:szCs w:val="21"/>
        </w:rPr>
        <w:t>详情数据</w:t>
      </w:r>
    </w:p>
    <w:p w:rsidR="00C206EC" w:rsidRPr="00C206EC" w:rsidRDefault="00B82DEB" w:rsidP="00675932">
      <w:pPr>
        <w:rPr>
          <w:rFonts w:ascii="Helvetica" w:hAnsi="Helvetica" w:cs="Helvetica"/>
          <w:bCs/>
          <w:color w:val="333333"/>
          <w:kern w:val="0"/>
          <w:sz w:val="21"/>
          <w:szCs w:val="21"/>
        </w:rPr>
      </w:pPr>
      <w:r w:rsidRPr="001806A0">
        <w:rPr>
          <w:rFonts w:ascii="Helvetica" w:hAnsi="Helvetica" w:cs="Helvetica" w:hint="eastAsia"/>
          <w:bCs/>
          <w:color w:val="333333"/>
          <w:kern w:val="0"/>
          <w:sz w:val="21"/>
          <w:szCs w:val="21"/>
          <w:highlight w:val="yellow"/>
        </w:rPr>
        <w:t>根据</w:t>
      </w:r>
      <w:r w:rsidRPr="001806A0">
        <w:rPr>
          <w:rFonts w:ascii="Helvetica" w:hAnsi="Helvetica" w:cs="Helvetica"/>
          <w:bCs/>
          <w:color w:val="333333"/>
          <w:kern w:val="0"/>
          <w:sz w:val="21"/>
          <w:szCs w:val="21"/>
          <w:highlight w:val="yellow"/>
        </w:rPr>
        <w:t>销售品</w:t>
      </w:r>
      <w:r w:rsidRPr="001806A0">
        <w:rPr>
          <w:rFonts w:ascii="Helvetica" w:hAnsi="Helvetica" w:cs="Helvetica" w:hint="eastAsia"/>
          <w:bCs/>
          <w:color w:val="333333"/>
          <w:kern w:val="0"/>
          <w:sz w:val="21"/>
          <w:szCs w:val="21"/>
          <w:highlight w:val="yellow"/>
        </w:rPr>
        <w:t>ID</w:t>
      </w:r>
      <w:r w:rsidRPr="001806A0">
        <w:rPr>
          <w:rFonts w:ascii="Helvetica" w:hAnsi="Helvetica" w:cs="Helvetica" w:hint="eastAsia"/>
          <w:bCs/>
          <w:color w:val="333333"/>
          <w:kern w:val="0"/>
          <w:sz w:val="21"/>
          <w:szCs w:val="21"/>
          <w:highlight w:val="yellow"/>
        </w:rPr>
        <w:t>获取</w:t>
      </w:r>
      <w:r w:rsidRPr="001806A0">
        <w:rPr>
          <w:rFonts w:ascii="Helvetica" w:hAnsi="Helvetica" w:cs="Helvetica"/>
          <w:bCs/>
          <w:color w:val="333333"/>
          <w:kern w:val="0"/>
          <w:sz w:val="21"/>
          <w:szCs w:val="21"/>
          <w:highlight w:val="yellow"/>
        </w:rPr>
        <w:t>当前权益包含的</w:t>
      </w:r>
      <w:r w:rsidR="00673967">
        <w:rPr>
          <w:rFonts w:ascii="Helvetica" w:hAnsi="Helvetica" w:cs="Helvetica" w:hint="eastAsia"/>
          <w:bCs/>
          <w:color w:val="333333"/>
          <w:kern w:val="0"/>
          <w:sz w:val="21"/>
          <w:szCs w:val="21"/>
          <w:highlight w:val="yellow"/>
        </w:rPr>
        <w:t>【</w:t>
      </w:r>
      <w:r w:rsidRPr="001806A0">
        <w:rPr>
          <w:rFonts w:ascii="Helvetica" w:hAnsi="Helvetica" w:cs="Helvetica"/>
          <w:bCs/>
          <w:color w:val="333333"/>
          <w:kern w:val="0"/>
          <w:sz w:val="21"/>
          <w:szCs w:val="21"/>
          <w:highlight w:val="yellow"/>
        </w:rPr>
        <w:t>子</w:t>
      </w:r>
      <w:r w:rsidR="00673967">
        <w:rPr>
          <w:rFonts w:ascii="Helvetica" w:hAnsi="Helvetica" w:cs="Helvetica" w:hint="eastAsia"/>
          <w:bCs/>
          <w:color w:val="333333"/>
          <w:kern w:val="0"/>
          <w:sz w:val="21"/>
          <w:szCs w:val="21"/>
          <w:highlight w:val="yellow"/>
        </w:rPr>
        <w:t>】</w:t>
      </w:r>
      <w:r w:rsidRPr="001806A0">
        <w:rPr>
          <w:rFonts w:ascii="Helvetica" w:hAnsi="Helvetica" w:cs="Helvetica"/>
          <w:bCs/>
          <w:color w:val="333333"/>
          <w:kern w:val="0"/>
          <w:sz w:val="21"/>
          <w:szCs w:val="21"/>
          <w:highlight w:val="yellow"/>
        </w:rPr>
        <w:t>权益列表</w:t>
      </w:r>
      <w:r w:rsidR="00C206EC">
        <w:rPr>
          <w:rFonts w:ascii="Helvetica" w:hAnsi="Helvetica" w:cs="Helvetica"/>
          <w:bCs/>
          <w:color w:val="333333"/>
          <w:kern w:val="0"/>
          <w:sz w:val="21"/>
          <w:szCs w:val="21"/>
        </w:rPr>
        <w:t>。</w:t>
      </w:r>
    </w:p>
    <w:p w:rsidR="00140099" w:rsidRPr="008A14C8" w:rsidRDefault="00140099" w:rsidP="00140099">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140099" w:rsidRPr="008A14C8" w:rsidRDefault="00140099" w:rsidP="00140099">
      <w:pPr>
        <w:spacing w:line="240" w:lineRule="auto"/>
        <w:rPr>
          <w:rFonts w:asciiTheme="minorHAnsi" w:eastAsiaTheme="minorEastAsia" w:hAnsiTheme="minorHAnsi" w:cstheme="minorBidi"/>
          <w:sz w:val="21"/>
          <w:szCs w:val="22"/>
        </w:rPr>
      </w:pPr>
      <w:r w:rsidRPr="00140099">
        <w:rPr>
          <w:rFonts w:asciiTheme="minorHAnsi" w:eastAsiaTheme="minorEastAsia" w:hAnsiTheme="minorHAnsi" w:cstheme="minorBidi"/>
          <w:sz w:val="21"/>
          <w:szCs w:val="22"/>
        </w:rPr>
        <w:t>http://101.95.48.97:8005/public/sjkf/salesinfo/salesInfoDetail.jspx?token=40d1b9aa3b49c62f07cc754ea148a982&amp;salesId=30</w:t>
      </w:r>
    </w:p>
    <w:p w:rsidR="00DD3573" w:rsidRDefault="00DD3573" w:rsidP="00DD3573">
      <w:pPr>
        <w:spacing w:line="360" w:lineRule="auto"/>
        <w:rPr>
          <w:rFonts w:asciiTheme="minorHAnsi" w:eastAsiaTheme="minorEastAsia" w:hAnsiTheme="minorHAnsi" w:cstheme="minorBidi"/>
          <w:b/>
          <w:sz w:val="21"/>
          <w:szCs w:val="22"/>
        </w:rPr>
      </w:pPr>
      <w:r w:rsidRPr="00CB0D1A">
        <w:rPr>
          <w:rFonts w:asciiTheme="minorHAnsi" w:eastAsiaTheme="minorEastAsia" w:hAnsiTheme="minorHAnsi" w:cstheme="minorBidi"/>
          <w:b/>
          <w:sz w:val="21"/>
          <w:szCs w:val="22"/>
        </w:rPr>
        <w:t>请求参数</w:t>
      </w:r>
    </w:p>
    <w:tbl>
      <w:tblPr>
        <w:tblpPr w:leftFromText="180" w:rightFromText="180" w:topFromText="100" w:bottomFromText="100" w:vertAnchor="text" w:horzAnchor="page" w:tblpX="1764" w:tblpY="394"/>
        <w:tblOverlap w:val="neve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3"/>
        <w:gridCol w:w="1249"/>
        <w:gridCol w:w="1101"/>
        <w:gridCol w:w="3969"/>
      </w:tblGrid>
      <w:tr w:rsidR="00DD3573"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BFBFBF"/>
            <w:hideMark/>
          </w:tcPr>
          <w:p w:rsidR="00DD3573" w:rsidRPr="00277567" w:rsidRDefault="00DD3573"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b/>
                <w:bCs/>
                <w:color w:val="333333"/>
                <w:kern w:val="0"/>
                <w:sz w:val="21"/>
                <w:szCs w:val="21"/>
              </w:rPr>
              <w:t>Key</w:t>
            </w:r>
          </w:p>
        </w:tc>
        <w:tc>
          <w:tcPr>
            <w:tcW w:w="1249" w:type="dxa"/>
            <w:tcBorders>
              <w:top w:val="single" w:sz="6" w:space="0" w:color="auto"/>
              <w:left w:val="single" w:sz="6" w:space="0" w:color="auto"/>
              <w:bottom w:val="single" w:sz="6" w:space="0" w:color="auto"/>
              <w:right w:val="single" w:sz="6" w:space="0" w:color="auto"/>
            </w:tcBorders>
            <w:shd w:val="clear" w:color="auto" w:fill="BFBFBF"/>
            <w:hideMark/>
          </w:tcPr>
          <w:p w:rsidR="00DD3573" w:rsidRPr="00277567" w:rsidRDefault="00DD3573"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类型</w:t>
            </w:r>
          </w:p>
        </w:tc>
        <w:tc>
          <w:tcPr>
            <w:tcW w:w="1101" w:type="dxa"/>
            <w:tcBorders>
              <w:top w:val="single" w:sz="6" w:space="0" w:color="auto"/>
              <w:left w:val="single" w:sz="6" w:space="0" w:color="auto"/>
              <w:bottom w:val="single" w:sz="6" w:space="0" w:color="auto"/>
              <w:right w:val="single" w:sz="6" w:space="0" w:color="auto"/>
            </w:tcBorders>
            <w:shd w:val="clear" w:color="auto" w:fill="BFBFBF"/>
            <w:hideMark/>
          </w:tcPr>
          <w:p w:rsidR="00DD3573" w:rsidRPr="00277567" w:rsidRDefault="00DD3573"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必须</w:t>
            </w:r>
          </w:p>
        </w:tc>
        <w:tc>
          <w:tcPr>
            <w:tcW w:w="3969" w:type="dxa"/>
            <w:tcBorders>
              <w:top w:val="single" w:sz="6" w:space="0" w:color="auto"/>
              <w:left w:val="single" w:sz="6" w:space="0" w:color="auto"/>
              <w:bottom w:val="single" w:sz="6" w:space="0" w:color="auto"/>
              <w:right w:val="single" w:sz="6" w:space="0" w:color="auto"/>
            </w:tcBorders>
            <w:shd w:val="clear" w:color="auto" w:fill="BFBFBF"/>
            <w:hideMark/>
          </w:tcPr>
          <w:p w:rsidR="00DD3573" w:rsidRPr="00277567" w:rsidRDefault="00DD3573"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注释</w:t>
            </w:r>
          </w:p>
        </w:tc>
      </w:tr>
      <w:tr w:rsidR="004E307D"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bCs/>
                <w:color w:val="333333"/>
                <w:kern w:val="0"/>
                <w:sz w:val="21"/>
                <w:szCs w:val="21"/>
              </w:rPr>
              <w:t>transactionId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流水号：接口编码（</w:t>
            </w:r>
            <w:r w:rsidR="00EB587D" w:rsidRPr="006222E1">
              <w:rPr>
                <w:rFonts w:ascii="Helvetica" w:hAnsi="Helvetica" w:cs="Helvetica"/>
                <w:bCs/>
                <w:color w:val="333333"/>
                <w:kern w:val="0"/>
                <w:sz w:val="21"/>
                <w:szCs w:val="21"/>
              </w:rPr>
              <w:t>1000020002</w:t>
            </w:r>
            <w:r w:rsidRPr="006222E1">
              <w:rPr>
                <w:rFonts w:ascii="Helvetica" w:hAnsi="Helvetica" w:cs="Helvetica" w:hint="eastAsia"/>
                <w:bCs/>
                <w:color w:val="333333"/>
                <w:kern w:val="0"/>
                <w:sz w:val="21"/>
                <w:szCs w:val="21"/>
              </w:rPr>
              <w:t>）</w:t>
            </w:r>
            <w:r w:rsidRPr="006222E1">
              <w:rPr>
                <w:rFonts w:ascii="Helvetica" w:hAnsi="Helvetica" w:cs="Helvetica"/>
                <w:bCs/>
                <w:color w:val="333333"/>
                <w:kern w:val="0"/>
                <w:sz w:val="21"/>
                <w:szCs w:val="21"/>
              </w:rPr>
              <w:t>+</w:t>
            </w:r>
          </w:p>
          <w:p w:rsidR="004E307D" w:rsidRPr="006222E1" w:rsidRDefault="004E307D" w:rsidP="004E307D">
            <w:pPr>
              <w:widowControl/>
              <w:spacing w:line="336" w:lineRule="atLeast"/>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时间戳（</w:t>
            </w:r>
            <w:r w:rsidRPr="006222E1">
              <w:rPr>
                <w:rFonts w:ascii="Helvetica" w:hAnsi="Helvetica" w:cs="Helvetica"/>
                <w:bCs/>
                <w:color w:val="333333"/>
                <w:kern w:val="0"/>
                <w:sz w:val="21"/>
                <w:szCs w:val="21"/>
              </w:rPr>
              <w:t>yyyyMMddHHmmss</w:t>
            </w:r>
            <w:r w:rsidRPr="006222E1">
              <w:rPr>
                <w:rFonts w:ascii="Helvetica" w:hAnsi="Helvetica" w:cs="Helvetica" w:hint="eastAsia"/>
                <w:bCs/>
                <w:color w:val="333333"/>
                <w:kern w:val="0"/>
                <w:sz w:val="21"/>
                <w:szCs w:val="21"/>
              </w:rPr>
              <w:t>）</w:t>
            </w:r>
            <w:r w:rsidRPr="006222E1">
              <w:rPr>
                <w:rFonts w:ascii="Helvetica" w:hAnsi="Helvetica" w:cs="Helvetica"/>
                <w:bCs/>
                <w:color w:val="333333"/>
                <w:kern w:val="0"/>
                <w:sz w:val="21"/>
                <w:szCs w:val="21"/>
              </w:rPr>
              <w:t>+</w:t>
            </w:r>
          </w:p>
          <w:p w:rsidR="004E307D" w:rsidRPr="006222E1" w:rsidRDefault="004E307D" w:rsidP="004E307D">
            <w:pPr>
              <w:widowControl/>
              <w:spacing w:line="336" w:lineRule="atLeast"/>
              <w:rPr>
                <w:rFonts w:ascii="Helvetica" w:hAnsi="Helvetica" w:cs="Helvetica"/>
                <w:bCs/>
                <w:color w:val="333333"/>
                <w:kern w:val="0"/>
                <w:sz w:val="21"/>
                <w:szCs w:val="21"/>
              </w:rPr>
            </w:pPr>
            <w:r w:rsidRPr="006222E1">
              <w:rPr>
                <w:rFonts w:ascii="Helvetica" w:hAnsi="Helvetica" w:cs="Helvetica"/>
                <w:bCs/>
                <w:color w:val="333333"/>
                <w:kern w:val="0"/>
                <w:sz w:val="21"/>
                <w:szCs w:val="21"/>
              </w:rPr>
              <w:t>6</w:t>
            </w:r>
            <w:r w:rsidRPr="006222E1">
              <w:rPr>
                <w:rFonts w:ascii="Helvetica" w:hAnsi="Helvetica" w:cs="Helvetica" w:hint="eastAsia"/>
                <w:bCs/>
                <w:color w:val="333333"/>
                <w:kern w:val="0"/>
                <w:sz w:val="21"/>
                <w:szCs w:val="21"/>
              </w:rPr>
              <w:t>位随机数</w:t>
            </w:r>
          </w:p>
        </w:tc>
      </w:tr>
      <w:tr w:rsidR="004E307D"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channelCode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接入方编码，由管理平台分配（</w:t>
            </w:r>
            <w:r w:rsidRPr="006222E1">
              <w:rPr>
                <w:rFonts w:ascii="Helvetica" w:hAnsi="Helvetica" w:cs="Helvetica"/>
                <w:bCs/>
                <w:color w:val="333333"/>
                <w:kern w:val="0"/>
                <w:sz w:val="21"/>
                <w:szCs w:val="21"/>
              </w:rPr>
              <w:t>H5002017</w:t>
            </w:r>
            <w:r w:rsidRPr="006222E1">
              <w:rPr>
                <w:rFonts w:ascii="Helvetica" w:hAnsi="Helvetica" w:cs="Helvetica" w:hint="eastAsia"/>
                <w:bCs/>
                <w:color w:val="333333"/>
                <w:kern w:val="0"/>
                <w:sz w:val="21"/>
                <w:szCs w:val="21"/>
              </w:rPr>
              <w:t>）</w:t>
            </w:r>
          </w:p>
        </w:tc>
      </w:tr>
      <w:tr w:rsidR="004E307D"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bCs/>
                <w:color w:val="333333"/>
                <w:kern w:val="0"/>
                <w:sz w:val="21"/>
                <w:szCs w:val="21"/>
              </w:rPr>
              <w:t>mobile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S</w:t>
            </w:r>
            <w:r w:rsidRPr="006222E1">
              <w:rPr>
                <w:rFonts w:ascii="Helvetica" w:hAnsi="Helvetica" w:cs="Helvetica"/>
                <w:bCs/>
                <w:color w:val="333333"/>
                <w:kern w:val="0"/>
                <w:sz w:val="21"/>
                <w:szCs w:val="21"/>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用户</w:t>
            </w:r>
            <w:r w:rsidRPr="006222E1">
              <w:rPr>
                <w:rFonts w:ascii="Helvetica" w:hAnsi="Helvetica" w:cs="Helvetica"/>
                <w:bCs/>
                <w:color w:val="333333"/>
                <w:kern w:val="0"/>
                <w:sz w:val="21"/>
                <w:szCs w:val="21"/>
              </w:rPr>
              <w:t>手机号</w:t>
            </w:r>
          </w:p>
        </w:tc>
      </w:tr>
      <w:tr w:rsidR="004E307D"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bCs/>
                <w:color w:val="333333"/>
                <w:kern w:val="0"/>
                <w:sz w:val="21"/>
                <w:szCs w:val="21"/>
              </w:rPr>
              <w:t>s</w:t>
            </w:r>
            <w:r w:rsidRPr="006222E1">
              <w:rPr>
                <w:rFonts w:ascii="Helvetica" w:hAnsi="Helvetica" w:cs="Helvetica" w:hint="eastAsia"/>
                <w:bCs/>
                <w:color w:val="333333"/>
                <w:kern w:val="0"/>
                <w:sz w:val="21"/>
                <w:szCs w:val="21"/>
              </w:rPr>
              <w:t>ign</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center"/>
              <w:rPr>
                <w:rFonts w:ascii="Helvetica" w:hAnsi="Helvetica" w:cs="Helvetica"/>
                <w:bCs/>
                <w:color w:val="333333"/>
                <w:kern w:val="0"/>
                <w:sz w:val="21"/>
                <w:szCs w:val="21"/>
              </w:rPr>
            </w:pPr>
            <w:r w:rsidRPr="006222E1">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4E307D" w:rsidRPr="006222E1" w:rsidRDefault="004E307D" w:rsidP="004E307D">
            <w:pPr>
              <w:widowControl/>
              <w:spacing w:line="336" w:lineRule="atLeast"/>
              <w:jc w:val="left"/>
              <w:rPr>
                <w:rFonts w:ascii="Helvetica" w:hAnsi="Helvetica" w:cs="Helvetica"/>
                <w:bCs/>
                <w:color w:val="333333"/>
                <w:kern w:val="0"/>
                <w:sz w:val="21"/>
                <w:szCs w:val="21"/>
              </w:rPr>
            </w:pPr>
            <w:r w:rsidRPr="006222E1">
              <w:rPr>
                <w:rFonts w:ascii="Helvetica" w:hAnsi="Helvetica" w:cs="Helvetica"/>
                <w:bCs/>
                <w:color w:val="333333"/>
                <w:kern w:val="0"/>
                <w:sz w:val="21"/>
                <w:szCs w:val="21"/>
              </w:rPr>
              <w:t>MD5</w:t>
            </w:r>
            <w:r w:rsidRPr="006222E1">
              <w:rPr>
                <w:rFonts w:ascii="Helvetica" w:hAnsi="Helvetica" w:cs="Helvetica" w:hint="eastAsia"/>
                <w:bCs/>
                <w:color w:val="333333"/>
                <w:kern w:val="0"/>
                <w:sz w:val="21"/>
                <w:szCs w:val="21"/>
              </w:rPr>
              <w:t>(transactionId=</w:t>
            </w:r>
            <w:r w:rsidRPr="006222E1">
              <w:rPr>
                <w:rFonts w:ascii="Helvetica" w:hAnsi="Helvetica" w:cs="Helvetica"/>
                <w:bCs/>
                <w:color w:val="333333"/>
                <w:kern w:val="0"/>
                <w:sz w:val="21"/>
                <w:szCs w:val="21"/>
              </w:rPr>
              <w:t>100001001</w:t>
            </w:r>
            <w:r w:rsidRPr="006222E1">
              <w:rPr>
                <w:rFonts w:ascii="Helvetica" w:hAnsi="Helvetica" w:cs="Helvetica" w:hint="eastAsia"/>
                <w:bCs/>
                <w:color w:val="333333"/>
                <w:kern w:val="0"/>
                <w:sz w:val="21"/>
                <w:szCs w:val="21"/>
              </w:rPr>
              <w:t>50140827121012123456&amp;channelCode=C10000023&amp;mobile=18912345678&amp;key=1234)</w:t>
            </w:r>
          </w:p>
        </w:tc>
      </w:tr>
      <w:tr w:rsidR="00DD3573"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DD3573" w:rsidRPr="001125DF" w:rsidRDefault="00DD3573" w:rsidP="00FF76AE">
            <w:pPr>
              <w:widowControl/>
              <w:spacing w:line="336" w:lineRule="atLeast"/>
              <w:jc w:val="center"/>
              <w:rPr>
                <w:rFonts w:ascii="Helvetica" w:hAnsi="Helvetica" w:cs="Helvetica"/>
                <w:bCs/>
                <w:color w:val="333333"/>
                <w:kern w:val="0"/>
                <w:sz w:val="21"/>
                <w:szCs w:val="21"/>
              </w:rPr>
            </w:pPr>
            <w:r w:rsidRPr="00DD3573">
              <w:rPr>
                <w:rFonts w:ascii="Helvetica" w:hAnsi="Helvetica" w:cs="Helvetica"/>
                <w:bCs/>
                <w:color w:val="333333"/>
                <w:kern w:val="0"/>
                <w:sz w:val="21"/>
                <w:szCs w:val="21"/>
              </w:rPr>
              <w:lastRenderedPageBreak/>
              <w:t>salesId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DD3573" w:rsidRPr="001125DF" w:rsidRDefault="00DD3573"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DD3573" w:rsidRPr="001125DF" w:rsidRDefault="00DD3573" w:rsidP="00FF76AE">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DD3573" w:rsidRPr="001125DF" w:rsidRDefault="00CC4C70"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hint="eastAsia"/>
                <w:bCs/>
                <w:color w:val="333333"/>
                <w:kern w:val="0"/>
                <w:sz w:val="21"/>
                <w:szCs w:val="21"/>
              </w:rPr>
              <w:t>ID</w:t>
            </w:r>
          </w:p>
        </w:tc>
      </w:tr>
    </w:tbl>
    <w:p w:rsidR="00AC2D60" w:rsidRDefault="00AC2D60" w:rsidP="00AC2D60">
      <w:pPr>
        <w:spacing w:line="360" w:lineRule="auto"/>
        <w:rPr>
          <w:rFonts w:asciiTheme="minorHAnsi" w:eastAsiaTheme="minorEastAsia" w:hAnsiTheme="minorHAnsi" w:cstheme="minorBidi"/>
          <w:b/>
          <w:sz w:val="21"/>
          <w:szCs w:val="22"/>
        </w:rPr>
      </w:pPr>
      <w:r>
        <w:rPr>
          <w:rFonts w:asciiTheme="minorHAnsi" w:eastAsiaTheme="minorEastAsia" w:hAnsiTheme="minorHAnsi" w:cstheme="minorBidi"/>
          <w:b/>
          <w:sz w:val="21"/>
          <w:szCs w:val="22"/>
        </w:rPr>
        <w:t>响应报文</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AC2D60"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AC2D60" w:rsidRPr="00454DCD" w:rsidRDefault="00AC2D60"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AC2D60" w:rsidRPr="00454DCD" w:rsidRDefault="00AC2D60"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AC2D60" w:rsidRPr="00454DCD" w:rsidRDefault="00AC2D60"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AC2D60"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AC2D60" w:rsidP="00FF76AE">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sidR="000741CA">
              <w:rPr>
                <w:rFonts w:ascii="Helvetica" w:hAnsi="Helvetica" w:cs="Helvetica" w:hint="eastAsia"/>
                <w:bCs/>
                <w:color w:val="333333"/>
                <w:kern w:val="0"/>
                <w:sz w:val="21"/>
                <w:szCs w:val="21"/>
              </w:rPr>
              <w:t>C</w:t>
            </w:r>
            <w:r w:rsidRPr="00194243">
              <w:rPr>
                <w:rFonts w:ascii="Helvetica" w:hAnsi="Helvetica" w:cs="Helvetica" w:hint="eastAsia"/>
                <w:bCs/>
                <w:color w:val="333333"/>
                <w:kern w:val="0"/>
                <w:sz w:val="21"/>
                <w:szCs w:val="21"/>
              </w:rPr>
              <w:t>ode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AC2D60" w:rsidP="00FF76AE">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561014" w:rsidRDefault="00AC2D60" w:rsidP="00FF76AE">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响应编码</w:t>
            </w:r>
            <w:r w:rsidR="001804F9">
              <w:rPr>
                <w:rFonts w:ascii="Helvetica" w:hAnsi="Helvetica" w:cs="Helvetica" w:hint="eastAsia"/>
                <w:bCs/>
                <w:color w:val="333333"/>
                <w:kern w:val="0"/>
                <w:sz w:val="21"/>
                <w:szCs w:val="21"/>
              </w:rPr>
              <w:t xml:space="preserve"> </w:t>
            </w:r>
            <w:r>
              <w:rPr>
                <w:rFonts w:ascii="Helvetica" w:hAnsi="Helvetica" w:cs="Helvetica" w:hint="eastAsia"/>
                <w:bCs/>
                <w:color w:val="333333"/>
                <w:kern w:val="0"/>
                <w:sz w:val="21"/>
                <w:szCs w:val="21"/>
              </w:rPr>
              <w:t xml:space="preserve"> </w:t>
            </w:r>
            <w:r w:rsidR="00561014" w:rsidRPr="00561014">
              <w:rPr>
                <w:rFonts w:ascii="Helvetica" w:hAnsi="Helvetica" w:cs="Helvetica"/>
                <w:bCs/>
                <w:color w:val="333333"/>
                <w:kern w:val="0"/>
                <w:sz w:val="21"/>
                <w:szCs w:val="21"/>
              </w:rPr>
              <w:t>200</w:t>
            </w:r>
            <w:r w:rsidR="00561014">
              <w:rPr>
                <w:rFonts w:ascii="Helvetica" w:hAnsi="Helvetica" w:cs="Helvetica"/>
                <w:bCs/>
                <w:color w:val="333333"/>
                <w:kern w:val="0"/>
                <w:sz w:val="21"/>
                <w:szCs w:val="21"/>
              </w:rPr>
              <w:t>-</w:t>
            </w:r>
            <w:r w:rsidR="00561014">
              <w:rPr>
                <w:rFonts w:ascii="Helvetica" w:hAnsi="Helvetica" w:cs="Helvetica"/>
                <w:bCs/>
                <w:color w:val="333333"/>
                <w:kern w:val="0"/>
                <w:sz w:val="21"/>
                <w:szCs w:val="21"/>
              </w:rPr>
              <w:t>正常</w:t>
            </w:r>
            <w:r w:rsidR="00561014">
              <w:rPr>
                <w:rFonts w:ascii="Helvetica" w:hAnsi="Helvetica" w:cs="Helvetica" w:hint="eastAsia"/>
                <w:bCs/>
                <w:color w:val="333333"/>
                <w:kern w:val="0"/>
                <w:sz w:val="21"/>
                <w:szCs w:val="21"/>
              </w:rPr>
              <w:t xml:space="preserve"> 404</w:t>
            </w:r>
            <w:r w:rsidR="00561014">
              <w:rPr>
                <w:rFonts w:ascii="Helvetica" w:hAnsi="Helvetica" w:cs="Helvetica"/>
                <w:bCs/>
                <w:color w:val="333333"/>
                <w:kern w:val="0"/>
                <w:sz w:val="21"/>
                <w:szCs w:val="21"/>
              </w:rPr>
              <w:t>-</w:t>
            </w:r>
            <w:r w:rsidR="00561014">
              <w:rPr>
                <w:rFonts w:ascii="Helvetica" w:hAnsi="Helvetica" w:cs="Helvetica"/>
                <w:bCs/>
                <w:color w:val="333333"/>
                <w:kern w:val="0"/>
                <w:sz w:val="21"/>
                <w:szCs w:val="21"/>
              </w:rPr>
              <w:t>无数据</w:t>
            </w:r>
            <w:r w:rsidR="00561014">
              <w:rPr>
                <w:rFonts w:ascii="Helvetica" w:hAnsi="Helvetica" w:cs="Helvetica" w:hint="eastAsia"/>
                <w:bCs/>
                <w:color w:val="333333"/>
                <w:kern w:val="0"/>
                <w:sz w:val="21"/>
                <w:szCs w:val="21"/>
              </w:rPr>
              <w:t xml:space="preserve"> </w:t>
            </w:r>
          </w:p>
          <w:p w:rsidR="00AC2D60" w:rsidRPr="00194243" w:rsidRDefault="00561014" w:rsidP="00FF76AE">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1001</w:t>
            </w:r>
            <w:r>
              <w:rPr>
                <w:rFonts w:ascii="Helvetica" w:hAnsi="Helvetica" w:cs="Helvetica"/>
                <w:bCs/>
                <w:color w:val="333333"/>
                <w:kern w:val="0"/>
                <w:sz w:val="21"/>
                <w:szCs w:val="21"/>
              </w:rPr>
              <w:t>-</w:t>
            </w:r>
            <w:r>
              <w:rPr>
                <w:rFonts w:ascii="Helvetica" w:hAnsi="Helvetica" w:cs="Helvetica"/>
                <w:bCs/>
                <w:color w:val="333333"/>
                <w:kern w:val="0"/>
                <w:sz w:val="21"/>
                <w:szCs w:val="21"/>
              </w:rPr>
              <w:t>参数异常</w:t>
            </w:r>
            <w:r w:rsidRPr="00561014">
              <w:rPr>
                <w:rFonts w:ascii="Helvetica" w:hAnsi="Helvetica" w:cs="Helvetica"/>
                <w:bCs/>
                <w:color w:val="333333"/>
                <w:kern w:val="0"/>
                <w:sz w:val="21"/>
                <w:szCs w:val="21"/>
              </w:rPr>
              <w:t xml:space="preserve"> </w:t>
            </w:r>
            <w:r>
              <w:rPr>
                <w:rFonts w:ascii="Helvetica" w:hAnsi="Helvetica" w:cs="Helvetica"/>
                <w:bCs/>
                <w:color w:val="333333"/>
                <w:kern w:val="0"/>
                <w:sz w:val="21"/>
                <w:szCs w:val="21"/>
              </w:rPr>
              <w:t xml:space="preserve"> </w:t>
            </w:r>
            <w:r w:rsidRPr="00561014">
              <w:rPr>
                <w:rFonts w:ascii="Helvetica" w:hAnsi="Helvetica" w:cs="Helvetica"/>
                <w:bCs/>
                <w:color w:val="333333"/>
                <w:kern w:val="0"/>
                <w:sz w:val="21"/>
                <w:szCs w:val="21"/>
              </w:rPr>
              <w:t>1002</w:t>
            </w:r>
            <w:r w:rsidR="00BB4641">
              <w:rPr>
                <w:rFonts w:ascii="Helvetica" w:hAnsi="Helvetica" w:cs="Helvetica"/>
                <w:bCs/>
                <w:color w:val="333333"/>
                <w:kern w:val="0"/>
                <w:sz w:val="21"/>
                <w:szCs w:val="21"/>
              </w:rPr>
              <w:t>-</w:t>
            </w:r>
            <w:r w:rsidR="00BB4641">
              <w:rPr>
                <w:rFonts w:ascii="Helvetica" w:hAnsi="Helvetica" w:cs="Helvetica" w:hint="eastAsia"/>
                <w:bCs/>
                <w:color w:val="333333"/>
                <w:kern w:val="0"/>
                <w:sz w:val="21"/>
                <w:szCs w:val="21"/>
              </w:rPr>
              <w:t>参数</w:t>
            </w:r>
            <w:r w:rsidR="00BB4641">
              <w:rPr>
                <w:rFonts w:ascii="Helvetica" w:hAnsi="Helvetica" w:cs="Helvetica"/>
                <w:bCs/>
                <w:color w:val="333333"/>
                <w:kern w:val="0"/>
                <w:sz w:val="21"/>
                <w:szCs w:val="21"/>
              </w:rPr>
              <w:t>解析失败</w:t>
            </w:r>
          </w:p>
        </w:tc>
      </w:tr>
      <w:tr w:rsidR="00AC2D60"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AC2D60" w:rsidP="00FF76AE">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sidR="000741CA">
              <w:rPr>
                <w:rFonts w:ascii="Helvetica" w:hAnsi="Helvetica" w:cs="Helvetica" w:hint="eastAsia"/>
                <w:bCs/>
                <w:color w:val="333333"/>
                <w:kern w:val="0"/>
                <w:sz w:val="21"/>
                <w:szCs w:val="21"/>
              </w:rPr>
              <w:t>D</w:t>
            </w:r>
            <w:r w:rsidRPr="00194243">
              <w:rPr>
                <w:rFonts w:ascii="Helvetica" w:hAnsi="Helvetica" w:cs="Helvetica" w:hint="eastAsia"/>
                <w:bCs/>
                <w:color w:val="333333"/>
                <w:kern w:val="0"/>
                <w:sz w:val="21"/>
                <w:szCs w:val="21"/>
              </w:rPr>
              <w:t>esc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AC2D60" w:rsidP="00FF76AE">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AC2D60" w:rsidP="00FF76AE">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响应描述</w:t>
            </w:r>
          </w:p>
        </w:tc>
      </w:tr>
      <w:tr w:rsidR="00AC2D60"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667215" w:rsidP="00FF76AE">
            <w:pPr>
              <w:widowControl/>
              <w:spacing w:line="336" w:lineRule="atLeast"/>
              <w:jc w:val="center"/>
              <w:rPr>
                <w:rFonts w:ascii="Helvetica" w:hAnsi="Helvetica" w:cs="Helvetica"/>
                <w:bCs/>
                <w:color w:val="333333"/>
                <w:kern w:val="0"/>
                <w:sz w:val="21"/>
                <w:szCs w:val="21"/>
              </w:rPr>
            </w:pPr>
            <w:r w:rsidRPr="00667215">
              <w:rPr>
                <w:rFonts w:ascii="Helvetica" w:hAnsi="Helvetica" w:cs="Helvetica"/>
                <w:bCs/>
                <w:color w:val="333333"/>
                <w:kern w:val="0"/>
                <w:sz w:val="21"/>
                <w:szCs w:val="21"/>
              </w:rPr>
              <w:t>salesInfo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667215"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Object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AC2D60" w:rsidRPr="00194243" w:rsidRDefault="00667215"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销售品详情</w:t>
            </w:r>
            <w:r>
              <w:rPr>
                <w:rFonts w:ascii="Helvetica" w:hAnsi="Helvetica" w:cs="Helvetica"/>
                <w:bCs/>
                <w:color w:val="333333"/>
                <w:kern w:val="0"/>
                <w:sz w:val="21"/>
                <w:szCs w:val="21"/>
              </w:rPr>
              <w:t>信息</w:t>
            </w:r>
          </w:p>
        </w:tc>
      </w:tr>
    </w:tbl>
    <w:p w:rsidR="00C50937" w:rsidRPr="006A238E" w:rsidRDefault="00C50937" w:rsidP="00C50937">
      <w:pPr>
        <w:widowControl/>
        <w:spacing w:line="336" w:lineRule="atLeast"/>
        <w:jc w:val="left"/>
        <w:rPr>
          <w:rFonts w:ascii="Helvetica" w:hAnsi="Helvetica" w:cs="Helvetica"/>
          <w:bCs/>
          <w:color w:val="333333"/>
          <w:kern w:val="0"/>
          <w:sz w:val="21"/>
          <w:szCs w:val="21"/>
        </w:rPr>
      </w:pPr>
      <w:r w:rsidRPr="00667215">
        <w:rPr>
          <w:rFonts w:ascii="Helvetica" w:hAnsi="Helvetica" w:cs="Helvetica"/>
          <w:bCs/>
          <w:color w:val="333333"/>
          <w:kern w:val="0"/>
          <w:sz w:val="21"/>
          <w:szCs w:val="21"/>
        </w:rPr>
        <w:t>salesInfo</w:t>
      </w:r>
      <w:r w:rsidRPr="006A238E">
        <w:rPr>
          <w:rFonts w:ascii="Helvetica" w:hAnsi="Helvetica" w:cs="Helvetica" w:hint="eastAsia"/>
          <w:bCs/>
          <w:color w:val="333333"/>
          <w:kern w:val="0"/>
          <w:sz w:val="21"/>
          <w:szCs w:val="21"/>
        </w:rPr>
        <w:t>字段</w:t>
      </w:r>
      <w:r w:rsidRPr="006A238E">
        <w:rPr>
          <w:rFonts w:ascii="Helvetica" w:hAnsi="Helvetica" w:cs="Helvetica"/>
          <w:bCs/>
          <w:color w:val="333333"/>
          <w:kern w:val="0"/>
          <w:sz w:val="21"/>
          <w:szCs w:val="21"/>
        </w:rPr>
        <w:t>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C50937"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C50937" w:rsidRPr="00454DCD" w:rsidRDefault="00C50937"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C50937" w:rsidRPr="00454DCD" w:rsidRDefault="00C50937"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C50937" w:rsidRPr="00454DCD" w:rsidRDefault="00C50937"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C50937"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C50937" w:rsidRPr="00BD333B" w:rsidRDefault="000B1338" w:rsidP="00FF76AE">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salesContent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C50937" w:rsidRPr="00BD333B" w:rsidRDefault="00C50937"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C50937" w:rsidRPr="00BD333B" w:rsidRDefault="000B1338"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权益内容</w:t>
            </w:r>
          </w:p>
        </w:tc>
      </w:tr>
      <w:tr w:rsidR="0020479A"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20479A" w:rsidRPr="006A1D37" w:rsidRDefault="0020479A" w:rsidP="00FF76AE">
            <w:pPr>
              <w:widowControl/>
              <w:spacing w:line="336" w:lineRule="atLeast"/>
              <w:jc w:val="center"/>
              <w:rPr>
                <w:rFonts w:ascii="Helvetica" w:hAnsi="Helvetica" w:cs="Helvetica"/>
                <w:bCs/>
                <w:color w:val="333333"/>
                <w:kern w:val="0"/>
                <w:sz w:val="21"/>
                <w:szCs w:val="21"/>
                <w:highlight w:val="yellow"/>
              </w:rPr>
            </w:pPr>
            <w:r w:rsidRPr="006A1D37">
              <w:rPr>
                <w:rFonts w:ascii="Helvetica" w:hAnsi="Helvetica" w:cs="Helvetica"/>
                <w:bCs/>
                <w:color w:val="333333"/>
                <w:kern w:val="0"/>
                <w:sz w:val="21"/>
                <w:szCs w:val="21"/>
                <w:highlight w:val="yellow"/>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20479A" w:rsidRPr="006A1D37" w:rsidRDefault="0020479A" w:rsidP="00FF76AE">
            <w:pPr>
              <w:widowControl/>
              <w:spacing w:line="336" w:lineRule="atLeast"/>
              <w:jc w:val="center"/>
              <w:rPr>
                <w:rFonts w:ascii="Helvetica" w:hAnsi="Helvetica" w:cs="Helvetica"/>
                <w:bCs/>
                <w:color w:val="333333"/>
                <w:kern w:val="0"/>
                <w:sz w:val="21"/>
                <w:szCs w:val="21"/>
                <w:highlight w:val="yellow"/>
              </w:rPr>
            </w:pPr>
            <w:r w:rsidRPr="006A1D37">
              <w:rPr>
                <w:rFonts w:ascii="Helvetica" w:hAnsi="Helvetica" w:cs="Helvetica" w:hint="eastAsia"/>
                <w:bCs/>
                <w:color w:val="333333"/>
                <w:kern w:val="0"/>
                <w:sz w:val="21"/>
                <w:szCs w:val="21"/>
                <w:highlight w:val="yellow"/>
              </w:rPr>
              <w:t>S</w:t>
            </w:r>
            <w:r w:rsidRPr="006A1D37">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20479A" w:rsidRPr="006A1D37" w:rsidRDefault="0020479A" w:rsidP="00FF76AE">
            <w:pPr>
              <w:widowControl/>
              <w:spacing w:line="336" w:lineRule="atLeast"/>
              <w:jc w:val="left"/>
              <w:rPr>
                <w:rFonts w:ascii="Helvetica" w:hAnsi="Helvetica" w:cs="Helvetica"/>
                <w:bCs/>
                <w:color w:val="333333"/>
                <w:kern w:val="0"/>
                <w:sz w:val="21"/>
                <w:szCs w:val="21"/>
                <w:highlight w:val="yellow"/>
              </w:rPr>
            </w:pPr>
            <w:r w:rsidRPr="006A1D37">
              <w:rPr>
                <w:rFonts w:ascii="Helvetica" w:hAnsi="Helvetica" w:cs="Helvetica" w:hint="eastAsia"/>
                <w:bCs/>
                <w:color w:val="333333"/>
                <w:kern w:val="0"/>
                <w:sz w:val="21"/>
                <w:szCs w:val="21"/>
                <w:highlight w:val="yellow"/>
              </w:rPr>
              <w:t>权益</w:t>
            </w:r>
            <w:r w:rsidRPr="006A1D37">
              <w:rPr>
                <w:rFonts w:ascii="Helvetica" w:hAnsi="Helvetica" w:cs="Helvetica"/>
                <w:bCs/>
                <w:color w:val="333333"/>
                <w:kern w:val="0"/>
                <w:sz w:val="21"/>
                <w:szCs w:val="21"/>
                <w:highlight w:val="yellow"/>
              </w:rPr>
              <w:t>名称</w:t>
            </w:r>
            <w:r w:rsidRPr="006A1D37">
              <w:rPr>
                <w:rFonts w:ascii="Helvetica" w:hAnsi="Helvetica" w:cs="Helvetica" w:hint="eastAsia"/>
                <w:bCs/>
                <w:color w:val="333333"/>
                <w:kern w:val="0"/>
                <w:sz w:val="21"/>
                <w:szCs w:val="21"/>
                <w:highlight w:val="yellow"/>
              </w:rPr>
              <w:t>[</w:t>
            </w:r>
            <w:r w:rsidRPr="006A1D37">
              <w:rPr>
                <w:rFonts w:ascii="Helvetica" w:hAnsi="Helvetica" w:cs="Helvetica"/>
                <w:bCs/>
                <w:color w:val="333333"/>
                <w:kern w:val="0"/>
                <w:sz w:val="21"/>
                <w:szCs w:val="21"/>
                <w:highlight w:val="yellow"/>
              </w:rPr>
              <w:t>pc</w:t>
            </w:r>
            <w:r w:rsidRPr="006A1D37">
              <w:rPr>
                <w:rFonts w:ascii="Helvetica" w:hAnsi="Helvetica" w:cs="Helvetica"/>
                <w:bCs/>
                <w:color w:val="333333"/>
                <w:kern w:val="0"/>
                <w:sz w:val="21"/>
                <w:szCs w:val="21"/>
                <w:highlight w:val="yellow"/>
              </w:rPr>
              <w:t>端</w:t>
            </w:r>
            <w:r w:rsidRPr="006A1D37">
              <w:rPr>
                <w:rFonts w:ascii="Helvetica" w:hAnsi="Helvetica" w:cs="Helvetica" w:hint="eastAsia"/>
                <w:bCs/>
                <w:color w:val="333333"/>
                <w:kern w:val="0"/>
                <w:sz w:val="21"/>
                <w:szCs w:val="21"/>
                <w:highlight w:val="yellow"/>
              </w:rPr>
              <w:t>标题</w:t>
            </w:r>
            <w:r w:rsidRPr="006A1D37">
              <w:rPr>
                <w:rFonts w:ascii="Helvetica" w:hAnsi="Helvetica" w:cs="Helvetica"/>
                <w:bCs/>
                <w:color w:val="333333"/>
                <w:kern w:val="0"/>
                <w:sz w:val="21"/>
                <w:szCs w:val="21"/>
                <w:highlight w:val="yellow"/>
              </w:rPr>
              <w:t>字段</w:t>
            </w:r>
            <w:r w:rsidRPr="006A1D37">
              <w:rPr>
                <w:rFonts w:ascii="Helvetica" w:hAnsi="Helvetica" w:cs="Helvetica" w:hint="eastAsia"/>
                <w:bCs/>
                <w:color w:val="333333"/>
                <w:kern w:val="0"/>
                <w:sz w:val="21"/>
                <w:szCs w:val="21"/>
                <w:highlight w:val="yellow"/>
              </w:rPr>
              <w:t>]</w:t>
            </w:r>
          </w:p>
        </w:tc>
      </w:tr>
      <w:tr w:rsidR="00C50937"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C50937" w:rsidRPr="00BD333B" w:rsidRDefault="000B1338" w:rsidP="00FF76AE">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scope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C50937" w:rsidRPr="00BD333B" w:rsidRDefault="00C50937"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C50937" w:rsidRPr="00BD333B" w:rsidRDefault="000B1338"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适用范围</w:t>
            </w:r>
          </w:p>
        </w:tc>
      </w:tr>
      <w:tr w:rsidR="00C50937"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C50937" w:rsidRPr="00BD333B" w:rsidRDefault="000B1338" w:rsidP="00FF76AE">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busRule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C50937" w:rsidRPr="00BD333B" w:rsidRDefault="00C50937"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bCs/>
                <w:color w:val="333333"/>
                <w:kern w:val="0"/>
                <w:sz w:val="21"/>
                <w:szCs w:val="21"/>
              </w:rPr>
              <w:t>S</w:t>
            </w:r>
            <w:r w:rsidRPr="00BD333B">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C50937" w:rsidRPr="00BD333B" w:rsidRDefault="000B1338"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业务规则</w:t>
            </w:r>
          </w:p>
        </w:tc>
      </w:tr>
      <w:tr w:rsidR="007D7E48"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7D7E48" w:rsidRPr="000B1338" w:rsidRDefault="007D7E48" w:rsidP="00FF76AE">
            <w:pPr>
              <w:widowControl/>
              <w:spacing w:line="336" w:lineRule="atLeast"/>
              <w:jc w:val="center"/>
              <w:rPr>
                <w:rFonts w:ascii="Helvetica" w:hAnsi="Helvetica" w:cs="Helvetica"/>
                <w:bCs/>
                <w:color w:val="333333"/>
                <w:kern w:val="0"/>
                <w:sz w:val="21"/>
                <w:szCs w:val="21"/>
              </w:rPr>
            </w:pPr>
            <w:r w:rsidRPr="007D7E48">
              <w:rPr>
                <w:rFonts w:ascii="Helvetica" w:hAnsi="Helvetica" w:cs="Helvetica"/>
                <w:bCs/>
                <w:color w:val="333333"/>
                <w:kern w:val="0"/>
                <w:sz w:val="21"/>
                <w:szCs w:val="21"/>
              </w:rPr>
              <w:t>buyList</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7D7E48" w:rsidRPr="00BD333B" w:rsidRDefault="007D7E48"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L</w:t>
            </w:r>
            <w:r>
              <w:rPr>
                <w:rFonts w:ascii="Helvetica" w:hAnsi="Helvetica" w:cs="Helvetic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7D7E48" w:rsidRDefault="007D7E48"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可购买</w:t>
            </w:r>
            <w:r>
              <w:rPr>
                <w:rFonts w:ascii="Helvetica" w:hAnsi="Helvetica" w:cs="Helvetica"/>
                <w:bCs/>
                <w:color w:val="333333"/>
                <w:kern w:val="0"/>
                <w:sz w:val="21"/>
                <w:szCs w:val="21"/>
              </w:rPr>
              <w:t>权益列表</w:t>
            </w:r>
          </w:p>
        </w:tc>
      </w:tr>
    </w:tbl>
    <w:p w:rsidR="006D09B1" w:rsidRPr="006A238E" w:rsidRDefault="006D09B1" w:rsidP="006D09B1">
      <w:pPr>
        <w:widowControl/>
        <w:spacing w:line="336" w:lineRule="atLeast"/>
        <w:jc w:val="left"/>
        <w:rPr>
          <w:rFonts w:ascii="Helvetica" w:hAnsi="Helvetica" w:cs="Helvetica"/>
          <w:bCs/>
          <w:color w:val="333333"/>
          <w:kern w:val="0"/>
          <w:sz w:val="21"/>
          <w:szCs w:val="21"/>
        </w:rPr>
      </w:pPr>
      <w:r w:rsidRPr="006D09B1">
        <w:rPr>
          <w:rFonts w:ascii="Helvetica" w:hAnsi="Helvetica" w:cs="Helvetica"/>
          <w:bCs/>
          <w:color w:val="333333"/>
          <w:kern w:val="0"/>
          <w:sz w:val="21"/>
          <w:szCs w:val="21"/>
        </w:rPr>
        <w:t>buyList</w:t>
      </w:r>
      <w:r w:rsidRPr="006A238E">
        <w:rPr>
          <w:rFonts w:ascii="Helvetica" w:hAnsi="Helvetica" w:cs="Helvetica" w:hint="eastAsia"/>
          <w:bCs/>
          <w:color w:val="333333"/>
          <w:kern w:val="0"/>
          <w:sz w:val="21"/>
          <w:szCs w:val="21"/>
        </w:rPr>
        <w:t>字段</w:t>
      </w:r>
      <w:r w:rsidRPr="006A238E">
        <w:rPr>
          <w:rFonts w:ascii="Helvetica" w:hAnsi="Helvetica" w:cs="Helvetica"/>
          <w:bCs/>
          <w:color w:val="333333"/>
          <w:kern w:val="0"/>
          <w:sz w:val="21"/>
          <w:szCs w:val="21"/>
        </w:rPr>
        <w:t>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6D09B1"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6D09B1" w:rsidRPr="00454DCD" w:rsidRDefault="006D09B1" w:rsidP="00CA02EB">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6D09B1" w:rsidRPr="00454DCD" w:rsidRDefault="006D09B1" w:rsidP="00CA02EB">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6D09B1" w:rsidRPr="00454DCD" w:rsidRDefault="006D09B1" w:rsidP="00CA02EB">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6D09B1"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auto"/>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salesNo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bCs/>
                <w:color w:val="333333"/>
                <w:kern w:val="0"/>
                <w:sz w:val="21"/>
                <w:szCs w:val="21"/>
                <w:highlight w:val="yellow"/>
              </w:rPr>
              <w:t>S</w:t>
            </w:r>
            <w:r w:rsidRPr="00C955C8">
              <w:rPr>
                <w:rFonts w:ascii="Helvetica" w:hAnsi="Helvetica" w:cs="Helvetica" w:hint="eastAsi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D09B1" w:rsidRPr="00C955C8" w:rsidRDefault="006D09B1" w:rsidP="00CA02EB">
            <w:pPr>
              <w:widowControl/>
              <w:spacing w:line="336" w:lineRule="atLeast"/>
              <w:jc w:val="left"/>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销售品编码</w:t>
            </w:r>
          </w:p>
        </w:tc>
      </w:tr>
      <w:tr w:rsidR="003A316A"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auto"/>
          </w:tcPr>
          <w:p w:rsidR="003A316A" w:rsidRPr="00C955C8" w:rsidRDefault="003A316A" w:rsidP="00CA02EB">
            <w:pPr>
              <w:widowControl/>
              <w:spacing w:line="336" w:lineRule="atLeast"/>
              <w:jc w:val="center"/>
              <w:rPr>
                <w:rFonts w:ascii="Helvetica" w:hAnsi="Helvetica" w:cs="Helvetica"/>
                <w:bCs/>
                <w:color w:val="333333"/>
                <w:kern w:val="0"/>
                <w:sz w:val="21"/>
                <w:szCs w:val="21"/>
                <w:highlight w:val="yellow"/>
              </w:rPr>
            </w:pPr>
            <w:r w:rsidRPr="00F5420B">
              <w:rPr>
                <w:rFonts w:ascii="Helvetica" w:hAnsi="Helvetica" w:cs="Helvetica"/>
                <w:bCs/>
                <w:color w:val="333333"/>
                <w:kern w:val="0"/>
                <w:sz w:val="21"/>
                <w:szCs w:val="21"/>
                <w:highlight w:val="yellow"/>
              </w:rPr>
              <w:t>salesID</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3A316A" w:rsidRPr="00C955C8" w:rsidRDefault="003A316A" w:rsidP="00CA02EB">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w:t>
            </w:r>
            <w:r>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3A316A" w:rsidRPr="00C955C8" w:rsidRDefault="003A316A" w:rsidP="00CA02EB">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销售品</w:t>
            </w:r>
            <w:r>
              <w:rPr>
                <w:rFonts w:ascii="Helvetica" w:hAnsi="Helvetica" w:cs="Helvetica" w:hint="eastAsia"/>
                <w:bCs/>
                <w:color w:val="333333"/>
                <w:kern w:val="0"/>
                <w:sz w:val="21"/>
                <w:szCs w:val="21"/>
                <w:highlight w:val="yellow"/>
              </w:rPr>
              <w:t>ID</w:t>
            </w:r>
          </w:p>
        </w:tc>
      </w:tr>
      <w:tr w:rsidR="006D09B1"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auto"/>
          </w:tcPr>
          <w:p w:rsidR="006D09B1" w:rsidRPr="007D7E48" w:rsidRDefault="006D09B1" w:rsidP="00CA02EB">
            <w:pPr>
              <w:widowControl/>
              <w:spacing w:line="336" w:lineRule="atLeast"/>
              <w:jc w:val="center"/>
              <w:rPr>
                <w:rFonts w:ascii="Helvetica" w:hAnsi="Helvetica" w:cs="Helvetica"/>
                <w:bCs/>
                <w:color w:val="333333"/>
                <w:kern w:val="0"/>
                <w:sz w:val="21"/>
                <w:szCs w:val="21"/>
                <w:highlight w:val="yellow"/>
              </w:rPr>
            </w:pPr>
            <w:r w:rsidRPr="007D7E48">
              <w:rPr>
                <w:rFonts w:ascii="Helvetica" w:hAnsi="Helvetica" w:cs="Helvetica"/>
                <w:bCs/>
                <w:color w:val="333333"/>
                <w:kern w:val="0"/>
                <w:sz w:val="21"/>
                <w:szCs w:val="21"/>
                <w:highlight w:val="yellow"/>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D09B1" w:rsidRPr="007D7E48" w:rsidRDefault="006D09B1" w:rsidP="00CA02EB">
            <w:pPr>
              <w:widowControl/>
              <w:spacing w:line="336" w:lineRule="atLeast"/>
              <w:jc w:val="center"/>
              <w:rPr>
                <w:rFonts w:ascii="Helvetica" w:hAnsi="Helvetica" w:cs="Helvetica"/>
                <w:bCs/>
                <w:color w:val="333333"/>
                <w:kern w:val="0"/>
                <w:sz w:val="21"/>
                <w:szCs w:val="21"/>
                <w:highlight w:val="yellow"/>
              </w:rPr>
            </w:pPr>
            <w:r w:rsidRPr="007D7E48">
              <w:rPr>
                <w:rFonts w:ascii="Helvetica" w:hAnsi="Helvetica" w:cs="Helvetica" w:hint="eastAsia"/>
                <w:bCs/>
                <w:color w:val="333333"/>
                <w:kern w:val="0"/>
                <w:sz w:val="21"/>
                <w:szCs w:val="21"/>
                <w:highlight w:val="yellow"/>
              </w:rPr>
              <w:t>S</w:t>
            </w:r>
            <w:r w:rsidRPr="007D7E48">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D09B1" w:rsidRPr="007D7E48" w:rsidRDefault="006D09B1" w:rsidP="00CA02EB">
            <w:pPr>
              <w:widowControl/>
              <w:spacing w:line="336" w:lineRule="atLeast"/>
              <w:jc w:val="left"/>
              <w:rPr>
                <w:rFonts w:ascii="Helvetica" w:hAnsi="Helvetica" w:cs="Helvetica"/>
                <w:bCs/>
                <w:color w:val="333333"/>
                <w:kern w:val="0"/>
                <w:sz w:val="21"/>
                <w:szCs w:val="21"/>
                <w:highlight w:val="yellow"/>
              </w:rPr>
            </w:pPr>
            <w:r w:rsidRPr="007D7E48">
              <w:rPr>
                <w:rFonts w:ascii="Helvetica" w:hAnsi="Helvetica" w:cs="Helvetica" w:hint="eastAsia"/>
                <w:bCs/>
                <w:color w:val="333333"/>
                <w:kern w:val="0"/>
                <w:sz w:val="21"/>
                <w:szCs w:val="21"/>
                <w:highlight w:val="yellow"/>
              </w:rPr>
              <w:t>销售品名称</w:t>
            </w:r>
          </w:p>
        </w:tc>
      </w:tr>
      <w:tr w:rsidR="006D09B1"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bCs/>
                <w:color w:val="333333"/>
                <w:kern w:val="0"/>
                <w:sz w:val="21"/>
                <w:szCs w:val="21"/>
                <w:highlight w:val="yellow"/>
              </w:rPr>
              <w:t>unit</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left"/>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支付单位（</w:t>
            </w:r>
            <w:r w:rsidRPr="00C955C8">
              <w:rPr>
                <w:rFonts w:ascii="Helvetica" w:hAnsi="Helvetica" w:cs="Helvetica" w:hint="eastAsia"/>
                <w:bCs/>
                <w:color w:val="333333"/>
                <w:kern w:val="0"/>
                <w:sz w:val="21"/>
                <w:szCs w:val="21"/>
                <w:highlight w:val="yellow"/>
              </w:rPr>
              <w:t>1-</w:t>
            </w:r>
            <w:r w:rsidRPr="00C955C8">
              <w:rPr>
                <w:rFonts w:ascii="Helvetica" w:hAnsi="Helvetica" w:cs="Helvetica" w:hint="eastAsia"/>
                <w:bCs/>
                <w:color w:val="333333"/>
                <w:kern w:val="0"/>
                <w:sz w:val="21"/>
                <w:szCs w:val="21"/>
                <w:highlight w:val="yellow"/>
              </w:rPr>
              <w:tab/>
            </w:r>
            <w:r w:rsidRPr="00C955C8">
              <w:rPr>
                <w:rFonts w:ascii="Helvetica" w:hAnsi="Helvetica" w:cs="Helvetica" w:hint="eastAsia"/>
                <w:bCs/>
                <w:color w:val="333333"/>
                <w:kern w:val="0"/>
                <w:sz w:val="21"/>
                <w:szCs w:val="21"/>
                <w:highlight w:val="yellow"/>
              </w:rPr>
              <w:t>元</w:t>
            </w:r>
            <w:r w:rsidRPr="00C955C8">
              <w:rPr>
                <w:rFonts w:ascii="Helvetica" w:hAnsi="Helvetica" w:cs="Helvetica" w:hint="eastAsia"/>
                <w:bCs/>
                <w:color w:val="333333"/>
                <w:kern w:val="0"/>
                <w:sz w:val="21"/>
                <w:szCs w:val="21"/>
                <w:highlight w:val="yellow"/>
              </w:rPr>
              <w:t xml:space="preserve"> 2-</w:t>
            </w:r>
            <w:r w:rsidRPr="00C955C8">
              <w:rPr>
                <w:rFonts w:ascii="Helvetica" w:hAnsi="Helvetica" w:cs="Helvetica" w:hint="eastAsia"/>
                <w:bCs/>
                <w:color w:val="333333"/>
                <w:kern w:val="0"/>
                <w:sz w:val="21"/>
                <w:szCs w:val="21"/>
                <w:highlight w:val="yellow"/>
              </w:rPr>
              <w:t>积分</w:t>
            </w:r>
            <w:r w:rsidRPr="00C955C8">
              <w:rPr>
                <w:rFonts w:ascii="Helvetica" w:hAnsi="Helvetica" w:cs="Helvetica" w:hint="eastAsia"/>
                <w:bCs/>
                <w:color w:val="333333"/>
                <w:kern w:val="0"/>
                <w:sz w:val="21"/>
                <w:szCs w:val="21"/>
                <w:highlight w:val="yellow"/>
              </w:rPr>
              <w:t>3-</w:t>
            </w:r>
            <w:r w:rsidRPr="00C955C8">
              <w:rPr>
                <w:rFonts w:ascii="Helvetica" w:hAnsi="Helvetica" w:cs="Helvetica" w:hint="eastAsia"/>
                <w:bCs/>
                <w:color w:val="333333"/>
                <w:kern w:val="0"/>
                <w:sz w:val="21"/>
                <w:szCs w:val="21"/>
                <w:highlight w:val="yellow"/>
              </w:rPr>
              <w:t>元</w:t>
            </w:r>
            <w:r w:rsidRPr="00C955C8">
              <w:rPr>
                <w:rFonts w:ascii="Helvetica" w:hAnsi="Helvetica" w:cs="Helvetica" w:hint="eastAsia"/>
                <w:bCs/>
                <w:color w:val="333333"/>
                <w:kern w:val="0"/>
                <w:sz w:val="21"/>
                <w:szCs w:val="21"/>
                <w:highlight w:val="yellow"/>
              </w:rPr>
              <w:t>+</w:t>
            </w:r>
            <w:r w:rsidRPr="00C955C8">
              <w:rPr>
                <w:rFonts w:ascii="Helvetica" w:hAnsi="Helvetica" w:cs="Helvetica" w:hint="eastAsia"/>
                <w:bCs/>
                <w:color w:val="333333"/>
                <w:kern w:val="0"/>
                <w:sz w:val="21"/>
                <w:szCs w:val="21"/>
                <w:highlight w:val="yellow"/>
              </w:rPr>
              <w:t>积分</w:t>
            </w:r>
            <w:r w:rsidRPr="00C955C8">
              <w:rPr>
                <w:rFonts w:ascii="Helvetica" w:hAnsi="Helvetica" w:cs="Helvetica"/>
                <w:bCs/>
                <w:color w:val="333333"/>
                <w:kern w:val="0"/>
                <w:sz w:val="21"/>
                <w:szCs w:val="21"/>
                <w:highlight w:val="yellow"/>
              </w:rPr>
              <w:t>）</w:t>
            </w:r>
          </w:p>
        </w:tc>
      </w:tr>
      <w:tr w:rsidR="006D09B1"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bCs/>
                <w:color w:val="333333"/>
                <w:kern w:val="0"/>
                <w:sz w:val="21"/>
                <w:szCs w:val="21"/>
                <w:highlight w:val="yellow"/>
              </w:rPr>
              <w:t>salesPrice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S</w:t>
            </w:r>
            <w:r w:rsidRPr="00C955C8">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left"/>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销售品</w:t>
            </w:r>
            <w:r w:rsidRPr="00C955C8">
              <w:rPr>
                <w:rFonts w:ascii="Helvetica" w:hAnsi="Helvetica" w:cs="Helvetica"/>
                <w:bCs/>
                <w:color w:val="333333"/>
                <w:kern w:val="0"/>
                <w:sz w:val="21"/>
                <w:szCs w:val="21"/>
                <w:highlight w:val="yellow"/>
              </w:rPr>
              <w:t>价格</w:t>
            </w:r>
          </w:p>
        </w:tc>
      </w:tr>
      <w:tr w:rsidR="006D09B1"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bCs/>
                <w:color w:val="333333"/>
                <w:kern w:val="0"/>
                <w:sz w:val="21"/>
                <w:szCs w:val="21"/>
                <w:highlight w:val="yellow"/>
              </w:rPr>
              <w:t>integral</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center"/>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S</w:t>
            </w:r>
            <w:r w:rsidRPr="00C955C8">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6D09B1" w:rsidRPr="00C955C8" w:rsidRDefault="006D09B1" w:rsidP="00CA02EB">
            <w:pPr>
              <w:widowControl/>
              <w:spacing w:line="336" w:lineRule="atLeast"/>
              <w:jc w:val="left"/>
              <w:rPr>
                <w:rFonts w:ascii="Helvetica" w:hAnsi="Helvetica" w:cs="Helvetica"/>
                <w:bCs/>
                <w:color w:val="333333"/>
                <w:kern w:val="0"/>
                <w:sz w:val="21"/>
                <w:szCs w:val="21"/>
                <w:highlight w:val="yellow"/>
              </w:rPr>
            </w:pPr>
            <w:r w:rsidRPr="00C955C8">
              <w:rPr>
                <w:rFonts w:ascii="Helvetica" w:hAnsi="Helvetica" w:cs="Helvetica" w:hint="eastAsia"/>
                <w:bCs/>
                <w:color w:val="333333"/>
                <w:kern w:val="0"/>
                <w:sz w:val="21"/>
                <w:szCs w:val="21"/>
                <w:highlight w:val="yellow"/>
              </w:rPr>
              <w:t>额定积分</w:t>
            </w:r>
          </w:p>
        </w:tc>
      </w:tr>
      <w:tr w:rsidR="005C1A6B" w:rsidRPr="00454DCD" w:rsidTr="00CA02EB">
        <w:tc>
          <w:tcPr>
            <w:tcW w:w="1996" w:type="dxa"/>
            <w:tcBorders>
              <w:top w:val="single" w:sz="6" w:space="0" w:color="auto"/>
              <w:left w:val="single" w:sz="6" w:space="0" w:color="auto"/>
              <w:bottom w:val="single" w:sz="6" w:space="0" w:color="auto"/>
              <w:right w:val="single" w:sz="6" w:space="0" w:color="auto"/>
            </w:tcBorders>
            <w:shd w:val="clear" w:color="auto" w:fill="auto"/>
          </w:tcPr>
          <w:p w:rsidR="005C1A6B" w:rsidRPr="009E411D" w:rsidRDefault="005C1A6B" w:rsidP="005C1A6B">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bCs/>
                <w:color w:val="333333"/>
                <w:kern w:val="0"/>
                <w:sz w:val="21"/>
                <w:szCs w:val="21"/>
                <w:highlight w:val="yellow"/>
              </w:rPr>
              <w:t>p</w:t>
            </w:r>
            <w:r w:rsidRPr="009E411D">
              <w:rPr>
                <w:rFonts w:ascii="Helvetica" w:hAnsi="Helvetica" w:cs="Helvetica" w:hint="eastAsia"/>
                <w:bCs/>
                <w:color w:val="333333"/>
                <w:kern w:val="0"/>
                <w:sz w:val="21"/>
                <w:szCs w:val="21"/>
                <w:highlight w:val="yellow"/>
              </w:rPr>
              <w:t>rep</w:t>
            </w:r>
            <w:r w:rsidRPr="009E411D">
              <w:rPr>
                <w:rFonts w:ascii="Helvetica" w:hAnsi="Helvetica" w:cs="Helvetica"/>
                <w:bCs/>
                <w:color w:val="333333"/>
                <w:kern w:val="0"/>
                <w:sz w:val="21"/>
                <w:szCs w:val="21"/>
                <w:highlight w:val="yellow"/>
              </w:rPr>
              <w:t>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5C1A6B" w:rsidRPr="009E411D" w:rsidRDefault="005C1A6B" w:rsidP="005C1A6B">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5C1A6B" w:rsidRPr="009E411D" w:rsidRDefault="005C1A6B" w:rsidP="005C1A6B">
            <w:pPr>
              <w:widowControl/>
              <w:spacing w:line="336" w:lineRule="atLeast"/>
              <w:jc w:val="left"/>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权益</w:t>
            </w:r>
            <w:r w:rsidRPr="009E411D">
              <w:rPr>
                <w:rFonts w:ascii="Helvetica" w:hAnsi="Helvetica" w:cs="Helvetica"/>
                <w:bCs/>
                <w:color w:val="333333"/>
                <w:kern w:val="0"/>
                <w:sz w:val="21"/>
                <w:szCs w:val="21"/>
                <w:highlight w:val="yellow"/>
              </w:rPr>
              <w:t>属性值编码</w:t>
            </w:r>
            <w:r w:rsidRPr="009E411D">
              <w:rPr>
                <w:rFonts w:ascii="Helvetica" w:hAnsi="Helvetica" w:cs="Helvetica"/>
                <w:bCs/>
                <w:color w:val="333333"/>
                <w:kern w:val="0"/>
                <w:sz w:val="21"/>
                <w:szCs w:val="21"/>
                <w:highlight w:val="yellow"/>
              </w:rPr>
              <w:t>-</w:t>
            </w:r>
            <w:r w:rsidRPr="009E411D">
              <w:rPr>
                <w:rFonts w:ascii="Helvetica" w:hAnsi="Helvetica" w:cs="Helvetica"/>
                <w:bCs/>
                <w:color w:val="333333"/>
                <w:kern w:val="0"/>
                <w:sz w:val="21"/>
                <w:szCs w:val="21"/>
                <w:highlight w:val="yellow"/>
              </w:rPr>
              <w:t>供</w:t>
            </w:r>
            <w:r w:rsidRPr="009E411D">
              <w:rPr>
                <w:rFonts w:ascii="Helvetica" w:hAnsi="Helvetica" w:cs="Helvetica" w:hint="eastAsia"/>
                <w:bCs/>
                <w:color w:val="333333"/>
                <w:kern w:val="0"/>
                <w:sz w:val="21"/>
                <w:szCs w:val="21"/>
                <w:highlight w:val="yellow"/>
              </w:rPr>
              <w:t>H5</w:t>
            </w:r>
            <w:r w:rsidRPr="009E411D">
              <w:rPr>
                <w:rFonts w:ascii="Helvetica" w:hAnsi="Helvetica" w:cs="Helvetica" w:hint="eastAsia"/>
                <w:bCs/>
                <w:color w:val="333333"/>
                <w:kern w:val="0"/>
                <w:sz w:val="21"/>
                <w:szCs w:val="21"/>
                <w:highlight w:val="yellow"/>
              </w:rPr>
              <w:t>打标签</w:t>
            </w:r>
            <w:r w:rsidRPr="009E411D">
              <w:rPr>
                <w:rFonts w:ascii="Helvetica" w:hAnsi="Helvetica" w:cs="Helvetica"/>
                <w:bCs/>
                <w:color w:val="333333"/>
                <w:kern w:val="0"/>
                <w:sz w:val="21"/>
                <w:szCs w:val="21"/>
                <w:highlight w:val="yellow"/>
              </w:rPr>
              <w:t>使用</w:t>
            </w:r>
          </w:p>
        </w:tc>
      </w:tr>
    </w:tbl>
    <w:p w:rsidR="007608BF" w:rsidRDefault="007608BF" w:rsidP="006D09B1"/>
    <w:p w:rsidR="005615F2" w:rsidRDefault="005615F2" w:rsidP="005615F2">
      <w:pPr>
        <w:pStyle w:val="30"/>
      </w:pPr>
      <w:r>
        <w:rPr>
          <w:rFonts w:hint="eastAsia"/>
        </w:rPr>
        <w:t>1</w:t>
      </w:r>
      <w:r>
        <w:t>7.3</w:t>
      </w:r>
      <w:r w:rsidR="00F07396">
        <w:t xml:space="preserve"> </w:t>
      </w:r>
      <w:r>
        <w:rPr>
          <w:rFonts w:hint="eastAsia"/>
        </w:rPr>
        <w:t>销售品购买</w:t>
      </w:r>
      <w:r>
        <w:t>列表</w:t>
      </w:r>
      <w:r w:rsidRPr="00A0758F">
        <w:rPr>
          <w:rFonts w:hint="eastAsia"/>
        </w:rPr>
        <w:t>接口</w:t>
      </w:r>
    </w:p>
    <w:p w:rsidR="006F3356" w:rsidRPr="008A14C8" w:rsidRDefault="006F3356" w:rsidP="006F3356">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6F3356" w:rsidRPr="006F3356" w:rsidRDefault="006F3356" w:rsidP="006F3356">
      <w:pPr>
        <w:rPr>
          <w:rFonts w:ascii="Helvetica" w:hAnsi="Helvetica" w:cs="Helvetica"/>
          <w:bCs/>
          <w:color w:val="333333"/>
          <w:kern w:val="0"/>
          <w:sz w:val="21"/>
          <w:szCs w:val="21"/>
        </w:rPr>
      </w:pPr>
      <w:r w:rsidRPr="006F3356">
        <w:rPr>
          <w:rFonts w:ascii="Helvetica" w:hAnsi="Helvetica" w:cs="Helvetica" w:hint="eastAsia"/>
          <w:bCs/>
          <w:color w:val="333333"/>
          <w:kern w:val="0"/>
          <w:sz w:val="21"/>
          <w:szCs w:val="21"/>
        </w:rPr>
        <w:t>只有星级有购买列表页面，星级的购买逻辑判断为：</w:t>
      </w:r>
    </w:p>
    <w:p w:rsidR="006F3356" w:rsidRPr="006F3356" w:rsidRDefault="006F3356" w:rsidP="006F3356">
      <w:pPr>
        <w:rPr>
          <w:rFonts w:ascii="Helvetica" w:hAnsi="Helvetica" w:cs="Helvetica"/>
          <w:bCs/>
          <w:color w:val="333333"/>
          <w:kern w:val="0"/>
          <w:sz w:val="21"/>
          <w:szCs w:val="21"/>
        </w:rPr>
      </w:pPr>
      <w:r w:rsidRPr="006F3356">
        <w:rPr>
          <w:rFonts w:ascii="Helvetica" w:hAnsi="Helvetica" w:cs="Helvetica" w:hint="eastAsia"/>
          <w:bCs/>
          <w:color w:val="333333"/>
          <w:kern w:val="0"/>
          <w:sz w:val="21"/>
          <w:szCs w:val="21"/>
        </w:rPr>
        <w:t>1.</w:t>
      </w:r>
      <w:r w:rsidRPr="006F3356">
        <w:rPr>
          <w:rFonts w:ascii="Helvetica" w:hAnsi="Helvetica" w:cs="Helvetica" w:hint="eastAsia"/>
          <w:bCs/>
          <w:color w:val="333333"/>
          <w:kern w:val="0"/>
          <w:sz w:val="21"/>
          <w:szCs w:val="21"/>
        </w:rPr>
        <w:tab/>
      </w:r>
      <w:r w:rsidRPr="006F3356">
        <w:rPr>
          <w:rFonts w:ascii="Helvetica" w:hAnsi="Helvetica" w:cs="Helvetica" w:hint="eastAsia"/>
          <w:bCs/>
          <w:color w:val="333333"/>
          <w:kern w:val="0"/>
          <w:sz w:val="21"/>
          <w:szCs w:val="21"/>
        </w:rPr>
        <w:t>当用户未非星级用户时，可以购买归属省所有的星级；</w:t>
      </w:r>
    </w:p>
    <w:p w:rsidR="006F3356" w:rsidRPr="006F3356" w:rsidRDefault="006F3356" w:rsidP="006F3356">
      <w:pPr>
        <w:rPr>
          <w:rFonts w:ascii="Helvetica" w:hAnsi="Helvetica" w:cs="Helvetica"/>
          <w:bCs/>
          <w:color w:val="333333"/>
          <w:kern w:val="0"/>
          <w:sz w:val="21"/>
          <w:szCs w:val="21"/>
        </w:rPr>
      </w:pPr>
      <w:r w:rsidRPr="006F3356">
        <w:rPr>
          <w:rFonts w:ascii="Helvetica" w:hAnsi="Helvetica" w:cs="Helvetica" w:hint="eastAsia"/>
          <w:bCs/>
          <w:color w:val="333333"/>
          <w:kern w:val="0"/>
          <w:sz w:val="21"/>
          <w:szCs w:val="21"/>
        </w:rPr>
        <w:t>2.</w:t>
      </w:r>
      <w:r w:rsidRPr="006F3356">
        <w:rPr>
          <w:rFonts w:ascii="Helvetica" w:hAnsi="Helvetica" w:cs="Helvetica" w:hint="eastAsia"/>
          <w:bCs/>
          <w:color w:val="333333"/>
          <w:kern w:val="0"/>
          <w:sz w:val="21"/>
          <w:szCs w:val="21"/>
        </w:rPr>
        <w:tab/>
      </w:r>
      <w:r w:rsidRPr="006F3356">
        <w:rPr>
          <w:rFonts w:ascii="Helvetica" w:hAnsi="Helvetica" w:cs="Helvetica" w:hint="eastAsia"/>
          <w:bCs/>
          <w:color w:val="333333"/>
          <w:kern w:val="0"/>
          <w:sz w:val="21"/>
          <w:szCs w:val="21"/>
        </w:rPr>
        <w:t>当用户为星级用户时，用户可以购买大于自己星级的星级；</w:t>
      </w:r>
    </w:p>
    <w:p w:rsidR="006F3356" w:rsidRPr="006F3356" w:rsidRDefault="006F3356" w:rsidP="006F3356">
      <w:pPr>
        <w:rPr>
          <w:rFonts w:ascii="Helvetica" w:hAnsi="Helvetica" w:cs="Helvetica"/>
          <w:bCs/>
          <w:color w:val="333333"/>
          <w:kern w:val="0"/>
          <w:sz w:val="21"/>
          <w:szCs w:val="21"/>
        </w:rPr>
      </w:pPr>
      <w:r w:rsidRPr="006F3356">
        <w:rPr>
          <w:rFonts w:ascii="Helvetica" w:hAnsi="Helvetica" w:cs="Helvetica" w:hint="eastAsia"/>
          <w:bCs/>
          <w:color w:val="333333"/>
          <w:kern w:val="0"/>
          <w:sz w:val="21"/>
          <w:szCs w:val="21"/>
        </w:rPr>
        <w:t>权益购买的逻辑判断为：</w:t>
      </w:r>
    </w:p>
    <w:p w:rsidR="006F3356" w:rsidRPr="006F3356" w:rsidRDefault="006F3356" w:rsidP="006F3356">
      <w:pPr>
        <w:rPr>
          <w:rFonts w:ascii="Helvetica" w:hAnsi="Helvetica" w:cs="Helvetica"/>
          <w:bCs/>
          <w:color w:val="333333"/>
          <w:kern w:val="0"/>
          <w:sz w:val="21"/>
          <w:szCs w:val="21"/>
        </w:rPr>
      </w:pPr>
      <w:r w:rsidRPr="006F3356">
        <w:rPr>
          <w:rFonts w:ascii="Helvetica" w:hAnsi="Helvetica" w:cs="Helvetica" w:hint="eastAsia"/>
          <w:bCs/>
          <w:color w:val="333333"/>
          <w:kern w:val="0"/>
          <w:sz w:val="21"/>
          <w:szCs w:val="21"/>
        </w:rPr>
        <w:t>1.</w:t>
      </w:r>
      <w:r w:rsidRPr="006F3356">
        <w:rPr>
          <w:rFonts w:ascii="Helvetica" w:hAnsi="Helvetica" w:cs="Helvetica" w:hint="eastAsia"/>
          <w:bCs/>
          <w:color w:val="333333"/>
          <w:kern w:val="0"/>
          <w:sz w:val="21"/>
          <w:szCs w:val="21"/>
        </w:rPr>
        <w:tab/>
      </w:r>
      <w:r w:rsidRPr="006F3356">
        <w:rPr>
          <w:rFonts w:ascii="Helvetica" w:hAnsi="Helvetica" w:cs="Helvetica" w:hint="eastAsia"/>
          <w:bCs/>
          <w:color w:val="333333"/>
          <w:kern w:val="0"/>
          <w:sz w:val="21"/>
          <w:szCs w:val="21"/>
        </w:rPr>
        <w:t>用户为非星级用户，可以购买所有权益；</w:t>
      </w:r>
    </w:p>
    <w:p w:rsidR="006F3356" w:rsidRPr="0069740E" w:rsidRDefault="006F3356" w:rsidP="006F3356">
      <w:pPr>
        <w:rPr>
          <w:rFonts w:ascii="Helvetica" w:hAnsi="Helvetica" w:cs="Helvetica"/>
          <w:bCs/>
          <w:color w:val="333333"/>
          <w:kern w:val="0"/>
          <w:sz w:val="21"/>
          <w:szCs w:val="21"/>
        </w:rPr>
      </w:pPr>
      <w:r w:rsidRPr="006F3356">
        <w:rPr>
          <w:rFonts w:ascii="Helvetica" w:hAnsi="Helvetica" w:cs="Helvetica" w:hint="eastAsia"/>
          <w:bCs/>
          <w:color w:val="333333"/>
          <w:kern w:val="0"/>
          <w:sz w:val="21"/>
          <w:szCs w:val="21"/>
        </w:rPr>
        <w:t>2.</w:t>
      </w:r>
      <w:r w:rsidRPr="006F3356">
        <w:rPr>
          <w:rFonts w:ascii="Helvetica" w:hAnsi="Helvetica" w:cs="Helvetica" w:hint="eastAsia"/>
          <w:bCs/>
          <w:color w:val="333333"/>
          <w:kern w:val="0"/>
          <w:sz w:val="21"/>
          <w:szCs w:val="21"/>
        </w:rPr>
        <w:tab/>
      </w:r>
      <w:r w:rsidRPr="006F3356">
        <w:rPr>
          <w:rFonts w:ascii="Helvetica" w:hAnsi="Helvetica" w:cs="Helvetica" w:hint="eastAsia"/>
          <w:bCs/>
          <w:color w:val="333333"/>
          <w:kern w:val="0"/>
          <w:sz w:val="21"/>
          <w:szCs w:val="21"/>
        </w:rPr>
        <w:t>用户为星级用户，可以购买大于用户星级的星级下对应的权益；</w:t>
      </w:r>
    </w:p>
    <w:p w:rsidR="006F3356" w:rsidRPr="008A14C8" w:rsidRDefault="006F3356" w:rsidP="006F3356">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6F3356" w:rsidRPr="008A14C8" w:rsidRDefault="006F3356" w:rsidP="006F3356">
      <w:pPr>
        <w:spacing w:line="240" w:lineRule="auto"/>
        <w:rPr>
          <w:rFonts w:asciiTheme="minorHAnsi" w:eastAsiaTheme="minorEastAsia" w:hAnsiTheme="minorHAnsi" w:cstheme="minorBidi"/>
          <w:sz w:val="21"/>
          <w:szCs w:val="22"/>
        </w:rPr>
      </w:pPr>
      <w:r w:rsidRPr="00140099">
        <w:rPr>
          <w:rFonts w:asciiTheme="minorHAnsi" w:eastAsiaTheme="minorEastAsia" w:hAnsiTheme="minorHAnsi" w:cstheme="minorBidi"/>
          <w:sz w:val="21"/>
          <w:szCs w:val="22"/>
        </w:rPr>
        <w:t>http://101.95.48.97:8005/public/sjk</w:t>
      </w:r>
      <w:r>
        <w:rPr>
          <w:rFonts w:asciiTheme="minorHAnsi" w:eastAsiaTheme="minorEastAsia" w:hAnsiTheme="minorHAnsi" w:cstheme="minorBidi"/>
          <w:sz w:val="21"/>
          <w:szCs w:val="22"/>
        </w:rPr>
        <w:t>f/salesinfo/</w:t>
      </w:r>
      <w:r w:rsidRPr="006F3356">
        <w:rPr>
          <w:rFonts w:asciiTheme="minorHAnsi" w:eastAsiaTheme="minorEastAsia" w:hAnsiTheme="minorHAnsi" w:cstheme="minorBidi"/>
          <w:sz w:val="21"/>
          <w:szCs w:val="22"/>
        </w:rPr>
        <w:t>salesBuyList.jspx</w:t>
      </w:r>
    </w:p>
    <w:p w:rsidR="00502832" w:rsidRDefault="00502832" w:rsidP="00502832">
      <w:pPr>
        <w:spacing w:line="360" w:lineRule="auto"/>
        <w:rPr>
          <w:rFonts w:asciiTheme="minorHAnsi" w:eastAsiaTheme="minorEastAsia" w:hAnsiTheme="minorHAnsi" w:cstheme="minorBidi"/>
          <w:b/>
          <w:sz w:val="21"/>
          <w:szCs w:val="22"/>
        </w:rPr>
      </w:pPr>
      <w:r w:rsidRPr="00CB0D1A">
        <w:rPr>
          <w:rFonts w:asciiTheme="minorHAnsi" w:eastAsiaTheme="minorEastAsia" w:hAnsiTheme="minorHAnsi" w:cstheme="minorBidi"/>
          <w:b/>
          <w:sz w:val="21"/>
          <w:szCs w:val="22"/>
        </w:rPr>
        <w:lastRenderedPageBreak/>
        <w:t>请求参数</w:t>
      </w:r>
    </w:p>
    <w:tbl>
      <w:tblPr>
        <w:tblpPr w:leftFromText="180" w:rightFromText="180" w:topFromText="100" w:bottomFromText="100" w:vertAnchor="text" w:horzAnchor="page" w:tblpX="1764" w:tblpY="394"/>
        <w:tblOverlap w:val="neve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3"/>
        <w:gridCol w:w="1249"/>
        <w:gridCol w:w="1101"/>
        <w:gridCol w:w="3969"/>
      </w:tblGrid>
      <w:tr w:rsidR="00502832"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BFBFBF"/>
            <w:hideMark/>
          </w:tcPr>
          <w:p w:rsidR="00502832" w:rsidRPr="00277567" w:rsidRDefault="00502832"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b/>
                <w:bCs/>
                <w:color w:val="333333"/>
                <w:kern w:val="0"/>
                <w:sz w:val="21"/>
                <w:szCs w:val="21"/>
              </w:rPr>
              <w:t>Key</w:t>
            </w:r>
          </w:p>
        </w:tc>
        <w:tc>
          <w:tcPr>
            <w:tcW w:w="1249" w:type="dxa"/>
            <w:tcBorders>
              <w:top w:val="single" w:sz="6" w:space="0" w:color="auto"/>
              <w:left w:val="single" w:sz="6" w:space="0" w:color="auto"/>
              <w:bottom w:val="single" w:sz="6" w:space="0" w:color="auto"/>
              <w:right w:val="single" w:sz="6" w:space="0" w:color="auto"/>
            </w:tcBorders>
            <w:shd w:val="clear" w:color="auto" w:fill="BFBFBF"/>
            <w:hideMark/>
          </w:tcPr>
          <w:p w:rsidR="00502832" w:rsidRPr="00277567" w:rsidRDefault="00502832"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类型</w:t>
            </w:r>
          </w:p>
        </w:tc>
        <w:tc>
          <w:tcPr>
            <w:tcW w:w="1101" w:type="dxa"/>
            <w:tcBorders>
              <w:top w:val="single" w:sz="6" w:space="0" w:color="auto"/>
              <w:left w:val="single" w:sz="6" w:space="0" w:color="auto"/>
              <w:bottom w:val="single" w:sz="6" w:space="0" w:color="auto"/>
              <w:right w:val="single" w:sz="6" w:space="0" w:color="auto"/>
            </w:tcBorders>
            <w:shd w:val="clear" w:color="auto" w:fill="BFBFBF"/>
            <w:hideMark/>
          </w:tcPr>
          <w:p w:rsidR="00502832" w:rsidRPr="00277567" w:rsidRDefault="00502832"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必须</w:t>
            </w:r>
          </w:p>
        </w:tc>
        <w:tc>
          <w:tcPr>
            <w:tcW w:w="3969" w:type="dxa"/>
            <w:tcBorders>
              <w:top w:val="single" w:sz="6" w:space="0" w:color="auto"/>
              <w:left w:val="single" w:sz="6" w:space="0" w:color="auto"/>
              <w:bottom w:val="single" w:sz="6" w:space="0" w:color="auto"/>
              <w:right w:val="single" w:sz="6" w:space="0" w:color="auto"/>
            </w:tcBorders>
            <w:shd w:val="clear" w:color="auto" w:fill="BFBFBF"/>
            <w:hideMark/>
          </w:tcPr>
          <w:p w:rsidR="00502832" w:rsidRPr="00277567" w:rsidRDefault="00502832" w:rsidP="00FF76AE">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注释</w:t>
            </w:r>
          </w:p>
        </w:tc>
      </w:tr>
      <w:tr w:rsidR="001F669E"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transactionId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流水号：接口编码（</w:t>
            </w:r>
            <w:r w:rsidR="008154D1">
              <w:rPr>
                <w:rFonts w:ascii="Helvetica" w:hAnsi="Helvetica" w:cs="Helvetica"/>
                <w:bCs/>
                <w:color w:val="333333"/>
                <w:kern w:val="0"/>
                <w:sz w:val="21"/>
                <w:szCs w:val="21"/>
              </w:rPr>
              <w:t>1000020003</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1F669E" w:rsidRPr="005617A4" w:rsidRDefault="001F669E" w:rsidP="001F669E">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时间戳（</w:t>
            </w:r>
            <w:r w:rsidRPr="005617A4">
              <w:rPr>
                <w:rFonts w:ascii="Helvetica" w:hAnsi="Helvetica" w:cs="Helvetica"/>
                <w:bCs/>
                <w:color w:val="333333"/>
                <w:kern w:val="0"/>
                <w:sz w:val="21"/>
                <w:szCs w:val="21"/>
                <w:highlight w:val="yellow"/>
              </w:rPr>
              <w:t>yyyyMMddHHmmss</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1F669E" w:rsidRPr="005617A4" w:rsidRDefault="001F669E" w:rsidP="001F669E">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6</w:t>
            </w:r>
            <w:r w:rsidRPr="005617A4">
              <w:rPr>
                <w:rFonts w:ascii="Helvetica" w:hAnsi="Helvetica" w:cs="Helvetica" w:hint="eastAsia"/>
                <w:bCs/>
                <w:color w:val="333333"/>
                <w:kern w:val="0"/>
                <w:sz w:val="21"/>
                <w:szCs w:val="21"/>
                <w:highlight w:val="yellow"/>
              </w:rPr>
              <w:t>位随机数</w:t>
            </w:r>
          </w:p>
        </w:tc>
      </w:tr>
      <w:tr w:rsidR="001F669E"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channelCode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接入方编码，由管理平台分配（</w:t>
            </w:r>
            <w:r w:rsidRPr="005617A4">
              <w:rPr>
                <w:rFonts w:ascii="Helvetica" w:hAnsi="Helvetica" w:cs="Helvetica"/>
                <w:bCs/>
                <w:color w:val="333333"/>
                <w:kern w:val="0"/>
                <w:sz w:val="21"/>
                <w:szCs w:val="21"/>
                <w:highlight w:val="yellow"/>
              </w:rPr>
              <w:t>H5002017</w:t>
            </w:r>
            <w:r w:rsidRPr="005617A4">
              <w:rPr>
                <w:rFonts w:ascii="Helvetica" w:hAnsi="Helvetica" w:cs="Helvetica" w:hint="eastAsia"/>
                <w:bCs/>
                <w:color w:val="333333"/>
                <w:kern w:val="0"/>
                <w:sz w:val="21"/>
                <w:szCs w:val="21"/>
                <w:highlight w:val="yellow"/>
              </w:rPr>
              <w:t>）</w:t>
            </w:r>
          </w:p>
        </w:tc>
      </w:tr>
      <w:tr w:rsidR="001F669E"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mobile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w:t>
            </w:r>
            <w:r w:rsidRPr="005617A4">
              <w:rPr>
                <w:rFonts w:ascii="Helvetica" w:hAnsi="Helvetica" w:cs="Helvetica"/>
                <w:bCs/>
                <w:color w:val="333333"/>
                <w:kern w:val="0"/>
                <w:sz w:val="21"/>
                <w:szCs w:val="21"/>
                <w:highlight w:val="yellow"/>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用户</w:t>
            </w:r>
            <w:r w:rsidRPr="005617A4">
              <w:rPr>
                <w:rFonts w:ascii="Helvetica" w:hAnsi="Helvetica" w:cs="Helvetica"/>
                <w:bCs/>
                <w:color w:val="333333"/>
                <w:kern w:val="0"/>
                <w:sz w:val="21"/>
                <w:szCs w:val="21"/>
                <w:highlight w:val="yellow"/>
              </w:rPr>
              <w:t>手机号</w:t>
            </w:r>
          </w:p>
        </w:tc>
      </w:tr>
      <w:tr w:rsidR="001F669E"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s</w:t>
            </w:r>
            <w:r w:rsidRPr="005617A4">
              <w:rPr>
                <w:rFonts w:ascii="Helvetica" w:hAnsi="Helvetica" w:cs="Helvetica" w:hint="eastAsia"/>
                <w:bCs/>
                <w:color w:val="333333"/>
                <w:kern w:val="0"/>
                <w:sz w:val="21"/>
                <w:szCs w:val="21"/>
                <w:highlight w:val="yellow"/>
              </w:rPr>
              <w:t>ign</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1F669E" w:rsidRPr="005617A4" w:rsidRDefault="001F669E" w:rsidP="001F669E">
            <w:pPr>
              <w:widowControl/>
              <w:spacing w:line="336" w:lineRule="atLeast"/>
              <w:jc w:val="lef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MD5</w:t>
            </w:r>
            <w:r w:rsidRPr="005617A4">
              <w:rPr>
                <w:rFonts w:ascii="Helvetica" w:hAnsi="Helvetica" w:cs="Helvetica" w:hint="eastAsia"/>
                <w:bCs/>
                <w:color w:val="333333"/>
                <w:kern w:val="0"/>
                <w:sz w:val="21"/>
                <w:szCs w:val="21"/>
                <w:highlight w:val="yellow"/>
              </w:rPr>
              <w:t>(transactionId=</w:t>
            </w:r>
            <w:r w:rsidRPr="005617A4">
              <w:rPr>
                <w:rFonts w:ascii="Helvetica" w:hAnsi="Helvetica" w:cs="Helvetica"/>
                <w:bCs/>
                <w:color w:val="333333"/>
                <w:kern w:val="0"/>
                <w:sz w:val="21"/>
                <w:szCs w:val="21"/>
                <w:highlight w:val="yellow"/>
              </w:rPr>
              <w:t>100001001</w:t>
            </w:r>
            <w:r w:rsidRPr="005617A4">
              <w:rPr>
                <w:rFonts w:ascii="Helvetica" w:hAnsi="Helvetica" w:cs="Helvetica" w:hint="eastAsia"/>
                <w:bCs/>
                <w:color w:val="333333"/>
                <w:kern w:val="0"/>
                <w:sz w:val="21"/>
                <w:szCs w:val="21"/>
                <w:highlight w:val="yellow"/>
              </w:rPr>
              <w:t>50140827121012123456&amp;channelCode=C10000023&amp;mobile=18912345678&amp;key=1234)</w:t>
            </w:r>
          </w:p>
        </w:tc>
      </w:tr>
      <w:tr w:rsidR="00502832"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502832" w:rsidRPr="001125DF" w:rsidRDefault="00502832" w:rsidP="00FF76AE">
            <w:pPr>
              <w:widowControl/>
              <w:spacing w:line="336" w:lineRule="atLeast"/>
              <w:jc w:val="center"/>
              <w:rPr>
                <w:rFonts w:ascii="Helvetica" w:hAnsi="Helvetica" w:cs="Helvetica"/>
                <w:bCs/>
                <w:color w:val="333333"/>
                <w:kern w:val="0"/>
                <w:sz w:val="21"/>
                <w:szCs w:val="21"/>
              </w:rPr>
            </w:pPr>
            <w:r w:rsidRPr="00502832">
              <w:rPr>
                <w:rFonts w:ascii="Helvetica" w:hAnsi="Helvetica" w:cs="Helvetica"/>
                <w:bCs/>
                <w:color w:val="333333"/>
                <w:kern w:val="0"/>
                <w:sz w:val="21"/>
                <w:szCs w:val="21"/>
              </w:rPr>
              <w:t>starLevel</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502832" w:rsidRPr="001125DF" w:rsidRDefault="00502832"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502832" w:rsidRPr="001125DF" w:rsidRDefault="00502832" w:rsidP="00FF76AE">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502832" w:rsidRPr="001125DF" w:rsidRDefault="00502832"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用户</w:t>
            </w:r>
            <w:r>
              <w:rPr>
                <w:rFonts w:ascii="Helvetica" w:hAnsi="Helvetica" w:cs="Helvetica"/>
                <w:bCs/>
                <w:color w:val="333333"/>
                <w:kern w:val="0"/>
                <w:sz w:val="21"/>
                <w:szCs w:val="21"/>
              </w:rPr>
              <w:t>星级</w:t>
            </w:r>
            <w:r>
              <w:rPr>
                <w:rFonts w:ascii="Helvetica" w:hAnsi="Helvetica" w:cs="Helvetica" w:hint="eastAsia"/>
                <w:bCs/>
                <w:color w:val="333333"/>
                <w:kern w:val="0"/>
                <w:sz w:val="21"/>
                <w:szCs w:val="21"/>
              </w:rPr>
              <w:t xml:space="preserve"> </w:t>
            </w:r>
            <w:r w:rsidRPr="00502832">
              <w:rPr>
                <w:rFonts w:ascii="Helvetica" w:hAnsi="Helvetica" w:cs="Helvetica" w:hint="eastAsia"/>
                <w:bCs/>
                <w:color w:val="333333"/>
                <w:kern w:val="0"/>
                <w:sz w:val="21"/>
                <w:szCs w:val="21"/>
              </w:rPr>
              <w:t>用户星级（</w:t>
            </w:r>
            <w:r w:rsidRPr="00502832">
              <w:rPr>
                <w:rFonts w:ascii="Helvetica" w:hAnsi="Helvetica" w:cs="Helvetica" w:hint="eastAsia"/>
                <w:bCs/>
                <w:color w:val="333333"/>
                <w:kern w:val="0"/>
                <w:sz w:val="21"/>
                <w:szCs w:val="21"/>
              </w:rPr>
              <w:t>1~7</w:t>
            </w:r>
            <w:r w:rsidRPr="00502832">
              <w:rPr>
                <w:rFonts w:ascii="Helvetica" w:hAnsi="Helvetica" w:cs="Helvetica" w:hint="eastAsia"/>
                <w:bCs/>
                <w:color w:val="333333"/>
                <w:kern w:val="0"/>
                <w:sz w:val="21"/>
                <w:szCs w:val="21"/>
              </w:rPr>
              <w:t>）普通用户</w:t>
            </w:r>
            <w:r w:rsidRPr="00502832">
              <w:rPr>
                <w:rFonts w:ascii="Helvetica" w:hAnsi="Helvetica" w:cs="Helvetica" w:hint="eastAsia"/>
                <w:bCs/>
                <w:color w:val="333333"/>
                <w:kern w:val="0"/>
                <w:sz w:val="21"/>
                <w:szCs w:val="21"/>
              </w:rPr>
              <w:t xml:space="preserve"> 0</w:t>
            </w:r>
          </w:p>
        </w:tc>
      </w:tr>
      <w:tr w:rsidR="00502832"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502832" w:rsidRPr="00502832" w:rsidRDefault="00502832" w:rsidP="00FF76AE">
            <w:pPr>
              <w:widowControl/>
              <w:spacing w:line="336" w:lineRule="atLeast"/>
              <w:jc w:val="center"/>
              <w:rPr>
                <w:rFonts w:ascii="Helvetica" w:hAnsi="Helvetica" w:cs="Helvetica"/>
                <w:bCs/>
                <w:color w:val="333333"/>
                <w:kern w:val="0"/>
                <w:sz w:val="21"/>
                <w:szCs w:val="21"/>
              </w:rPr>
            </w:pPr>
            <w:r w:rsidRPr="00502832">
              <w:rPr>
                <w:rFonts w:ascii="Helvetica" w:hAnsi="Helvetica" w:cs="Helvetica"/>
                <w:bCs/>
                <w:color w:val="333333"/>
                <w:kern w:val="0"/>
                <w:sz w:val="21"/>
                <w:szCs w:val="21"/>
              </w:rPr>
              <w:t>type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502832" w:rsidRDefault="00502832"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Pr>
                <w:rFonts w:ascii="Helvetica" w:hAnsi="Helvetica" w:cs="Helvetica"/>
                <w:bCs/>
                <w:color w:val="333333"/>
                <w:kern w:val="0"/>
                <w:sz w:val="21"/>
                <w:szCs w:val="21"/>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502832" w:rsidRPr="001125DF" w:rsidRDefault="00502832"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502832" w:rsidRDefault="00502832" w:rsidP="00FF76AE">
            <w:pPr>
              <w:widowControl/>
              <w:spacing w:line="336" w:lineRule="atLeast"/>
              <w:jc w:val="left"/>
              <w:rPr>
                <w:rFonts w:ascii="Helvetica" w:hAnsi="Helvetica" w:cs="Helvetica"/>
                <w:bCs/>
                <w:color w:val="333333"/>
                <w:kern w:val="0"/>
                <w:sz w:val="21"/>
                <w:szCs w:val="21"/>
              </w:rPr>
            </w:pPr>
            <w:r w:rsidRPr="00502832">
              <w:rPr>
                <w:rFonts w:ascii="Helvetica" w:hAnsi="Helvetica" w:cs="Helvetica" w:hint="eastAsia"/>
                <w:bCs/>
                <w:color w:val="333333"/>
                <w:kern w:val="0"/>
                <w:sz w:val="21"/>
                <w:szCs w:val="21"/>
              </w:rPr>
              <w:t>类型（</w:t>
            </w:r>
            <w:r w:rsidRPr="00502832">
              <w:rPr>
                <w:rFonts w:ascii="Helvetica" w:hAnsi="Helvetica" w:cs="Helvetica" w:hint="eastAsia"/>
                <w:bCs/>
                <w:color w:val="333333"/>
                <w:kern w:val="0"/>
                <w:sz w:val="21"/>
                <w:szCs w:val="21"/>
              </w:rPr>
              <w:t>1-</w:t>
            </w:r>
            <w:r w:rsidRPr="00502832">
              <w:rPr>
                <w:rFonts w:ascii="Helvetica" w:hAnsi="Helvetica" w:cs="Helvetica" w:hint="eastAsia"/>
                <w:bCs/>
                <w:color w:val="333333"/>
                <w:kern w:val="0"/>
                <w:sz w:val="21"/>
                <w:szCs w:val="21"/>
              </w:rPr>
              <w:t>星级</w:t>
            </w:r>
            <w:r w:rsidRPr="00502832">
              <w:rPr>
                <w:rFonts w:ascii="Helvetica" w:hAnsi="Helvetica" w:cs="Helvetica" w:hint="eastAsia"/>
                <w:bCs/>
                <w:color w:val="333333"/>
                <w:kern w:val="0"/>
                <w:sz w:val="21"/>
                <w:szCs w:val="21"/>
              </w:rPr>
              <w:t xml:space="preserve"> 2-</w:t>
            </w:r>
            <w:r w:rsidRPr="00502832">
              <w:rPr>
                <w:rFonts w:ascii="Helvetica" w:hAnsi="Helvetica" w:cs="Helvetica" w:hint="eastAsia"/>
                <w:bCs/>
                <w:color w:val="333333"/>
                <w:kern w:val="0"/>
                <w:sz w:val="21"/>
                <w:szCs w:val="21"/>
              </w:rPr>
              <w:t>权益</w:t>
            </w:r>
            <w:r w:rsidRPr="00502832">
              <w:rPr>
                <w:rFonts w:ascii="Helvetica" w:hAnsi="Helvetica" w:cs="Helvetica" w:hint="eastAsia"/>
                <w:bCs/>
                <w:color w:val="333333"/>
                <w:kern w:val="0"/>
                <w:sz w:val="21"/>
                <w:szCs w:val="21"/>
              </w:rPr>
              <w:t xml:space="preserve"> 3-</w:t>
            </w:r>
            <w:r w:rsidRPr="00502832">
              <w:rPr>
                <w:rFonts w:ascii="Helvetica" w:hAnsi="Helvetica" w:cs="Helvetica" w:hint="eastAsia"/>
                <w:bCs/>
                <w:color w:val="333333"/>
                <w:kern w:val="0"/>
                <w:sz w:val="21"/>
                <w:szCs w:val="21"/>
              </w:rPr>
              <w:t>所有</w:t>
            </w:r>
            <w:r w:rsidRPr="00502832">
              <w:rPr>
                <w:rFonts w:ascii="Helvetica" w:hAnsi="Helvetica" w:cs="Helvetica" w:hint="eastAsia"/>
                <w:bCs/>
                <w:color w:val="333333"/>
                <w:kern w:val="0"/>
                <w:sz w:val="21"/>
                <w:szCs w:val="21"/>
              </w:rPr>
              <w:t>[</w:t>
            </w:r>
            <w:r w:rsidRPr="00502832">
              <w:rPr>
                <w:rFonts w:ascii="Helvetica" w:hAnsi="Helvetica" w:cs="Helvetica" w:hint="eastAsia"/>
                <w:bCs/>
                <w:color w:val="333333"/>
                <w:kern w:val="0"/>
                <w:sz w:val="21"/>
                <w:szCs w:val="21"/>
              </w:rPr>
              <w:t>星级</w:t>
            </w:r>
            <w:r w:rsidRPr="00502832">
              <w:rPr>
                <w:rFonts w:ascii="Helvetica" w:hAnsi="Helvetica" w:cs="Helvetica" w:hint="eastAsia"/>
                <w:bCs/>
                <w:color w:val="333333"/>
                <w:kern w:val="0"/>
                <w:sz w:val="21"/>
                <w:szCs w:val="21"/>
              </w:rPr>
              <w:t>+</w:t>
            </w:r>
            <w:r w:rsidRPr="00502832">
              <w:rPr>
                <w:rFonts w:ascii="Helvetica" w:hAnsi="Helvetica" w:cs="Helvetica" w:hint="eastAsia"/>
                <w:bCs/>
                <w:color w:val="333333"/>
                <w:kern w:val="0"/>
                <w:sz w:val="21"/>
                <w:szCs w:val="21"/>
              </w:rPr>
              <w:t>权益</w:t>
            </w:r>
            <w:r w:rsidRPr="00502832">
              <w:rPr>
                <w:rFonts w:ascii="Helvetica" w:hAnsi="Helvetica" w:cs="Helvetica" w:hint="eastAsia"/>
                <w:bCs/>
                <w:color w:val="333333"/>
                <w:kern w:val="0"/>
                <w:sz w:val="21"/>
                <w:szCs w:val="21"/>
              </w:rPr>
              <w:t>] 4-</w:t>
            </w:r>
            <w:r w:rsidRPr="00502832">
              <w:rPr>
                <w:rFonts w:ascii="Helvetica" w:hAnsi="Helvetica" w:cs="Helvetica" w:hint="eastAsia"/>
                <w:bCs/>
                <w:color w:val="333333"/>
                <w:kern w:val="0"/>
                <w:sz w:val="21"/>
                <w:szCs w:val="21"/>
              </w:rPr>
              <w:t>子权益）</w:t>
            </w:r>
          </w:p>
        </w:tc>
      </w:tr>
      <w:tr w:rsidR="00502832"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502832" w:rsidRPr="00502832" w:rsidRDefault="00502832" w:rsidP="00FF76AE">
            <w:pPr>
              <w:widowControl/>
              <w:spacing w:line="336" w:lineRule="atLeast"/>
              <w:jc w:val="center"/>
              <w:rPr>
                <w:rFonts w:ascii="Helvetica" w:hAnsi="Helvetica" w:cs="Helvetica"/>
                <w:bCs/>
                <w:color w:val="333333"/>
                <w:kern w:val="0"/>
                <w:sz w:val="21"/>
                <w:szCs w:val="21"/>
              </w:rPr>
            </w:pPr>
            <w:r w:rsidRPr="00502832">
              <w:rPr>
                <w:rFonts w:ascii="Helvetica" w:hAnsi="Helvetica" w:cs="Helvetica"/>
                <w:bCs/>
                <w:color w:val="333333"/>
                <w:kern w:val="0"/>
                <w:sz w:val="21"/>
                <w:szCs w:val="21"/>
              </w:rPr>
              <w:t>salesId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502832" w:rsidRDefault="00502832"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Pr>
                <w:rFonts w:ascii="Helvetica" w:hAnsi="Helvetica" w:cs="Helvetica"/>
                <w:bCs/>
                <w:color w:val="333333"/>
                <w:kern w:val="0"/>
                <w:sz w:val="21"/>
                <w:szCs w:val="21"/>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502832" w:rsidRDefault="00502832"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502832" w:rsidRPr="00502832" w:rsidRDefault="00502832"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hint="eastAsia"/>
                <w:bCs/>
                <w:color w:val="333333"/>
                <w:kern w:val="0"/>
                <w:sz w:val="21"/>
                <w:szCs w:val="21"/>
              </w:rPr>
              <w:t>ID</w:t>
            </w:r>
            <w:r>
              <w:rPr>
                <w:rFonts w:ascii="Helvetica" w:hAnsi="Helvetica" w:cs="Helvetica"/>
                <w:bCs/>
                <w:color w:val="333333"/>
                <w:kern w:val="0"/>
                <w:sz w:val="21"/>
                <w:szCs w:val="21"/>
              </w:rPr>
              <w:t xml:space="preserve"> [</w:t>
            </w:r>
            <w:r>
              <w:rPr>
                <w:rFonts w:ascii="Helvetica" w:hAnsi="Helvetica" w:cs="Helvetica" w:hint="eastAsia"/>
                <w:bCs/>
                <w:color w:val="333333"/>
                <w:kern w:val="0"/>
                <w:sz w:val="21"/>
                <w:szCs w:val="21"/>
              </w:rPr>
              <w:t>type</w:t>
            </w:r>
            <w:r>
              <w:rPr>
                <w:rFonts w:ascii="Helvetica" w:hAnsi="Helvetica" w:cs="Helvetica"/>
                <w:bCs/>
                <w:color w:val="333333"/>
                <w:kern w:val="0"/>
                <w:sz w:val="21"/>
                <w:szCs w:val="21"/>
              </w:rPr>
              <w:t>=4</w:t>
            </w:r>
            <w:r>
              <w:rPr>
                <w:rFonts w:ascii="Helvetica" w:hAnsi="Helvetica" w:cs="Helvetica" w:hint="eastAsia"/>
                <w:bCs/>
                <w:color w:val="333333"/>
                <w:kern w:val="0"/>
                <w:sz w:val="21"/>
                <w:szCs w:val="21"/>
              </w:rPr>
              <w:t>时</w:t>
            </w:r>
            <w:r>
              <w:rPr>
                <w:rFonts w:ascii="Helvetica" w:hAnsi="Helvetica" w:cs="Helvetica"/>
                <w:bCs/>
                <w:color w:val="333333"/>
                <w:kern w:val="0"/>
                <w:sz w:val="21"/>
                <w:szCs w:val="21"/>
              </w:rPr>
              <w:t>必传</w:t>
            </w:r>
            <w:r>
              <w:rPr>
                <w:rFonts w:ascii="Helvetica" w:hAnsi="Helvetica" w:cs="Helvetica" w:hint="eastAsia"/>
                <w:bCs/>
                <w:color w:val="333333"/>
                <w:kern w:val="0"/>
                <w:sz w:val="21"/>
                <w:szCs w:val="21"/>
              </w:rPr>
              <w:t>]</w:t>
            </w:r>
          </w:p>
        </w:tc>
      </w:tr>
      <w:tr w:rsidR="00F868D2"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F868D2" w:rsidRPr="001577B6" w:rsidRDefault="00456F87" w:rsidP="00F868D2">
            <w:pPr>
              <w:widowControl/>
              <w:spacing w:line="336" w:lineRule="atLeast"/>
              <w:jc w:val="center"/>
              <w:rPr>
                <w:rFonts w:ascii="Helvetica" w:hAnsi="Helvetica" w:cs="Helvetica"/>
                <w:bCs/>
                <w:color w:val="333333"/>
                <w:kern w:val="0"/>
                <w:sz w:val="21"/>
                <w:szCs w:val="21"/>
                <w:highlight w:val="yellow"/>
              </w:rPr>
            </w:pPr>
            <w:r w:rsidRPr="00456F87">
              <w:rPr>
                <w:rFonts w:ascii="Helvetica" w:hAnsi="Helvetica" w:cs="Helvetica"/>
                <w:bCs/>
                <w:color w:val="333333"/>
                <w:kern w:val="0"/>
                <w:sz w:val="21"/>
                <w:szCs w:val="21"/>
                <w:highlight w:val="yellow"/>
              </w:rPr>
              <w:t>province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F868D2" w:rsidRPr="001577B6" w:rsidRDefault="00F868D2" w:rsidP="00F868D2">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S</w:t>
            </w:r>
            <w:r w:rsidRPr="001577B6">
              <w:rPr>
                <w:rFonts w:ascii="Helvetica" w:hAnsi="Helvetica" w:cs="Helvetica"/>
                <w:bCs/>
                <w:color w:val="333333"/>
                <w:kern w:val="0"/>
                <w:sz w:val="21"/>
                <w:szCs w:val="21"/>
                <w:highlight w:val="yellow"/>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F868D2" w:rsidRPr="001577B6" w:rsidRDefault="00F868D2" w:rsidP="00F868D2">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F868D2" w:rsidRPr="001577B6" w:rsidRDefault="00F868D2" w:rsidP="00F868D2">
            <w:pPr>
              <w:widowControl/>
              <w:spacing w:line="336" w:lineRule="atLeast"/>
              <w:jc w:val="left"/>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宽带账号</w:t>
            </w:r>
            <w:r w:rsidRPr="001577B6">
              <w:rPr>
                <w:rFonts w:ascii="Helvetica" w:hAnsi="Helvetica" w:cs="Helvetica"/>
                <w:bCs/>
                <w:color w:val="333333"/>
                <w:kern w:val="0"/>
                <w:sz w:val="21"/>
                <w:szCs w:val="21"/>
                <w:highlight w:val="yellow"/>
              </w:rPr>
              <w:t>归属省</w:t>
            </w:r>
            <w:r w:rsidRPr="001577B6">
              <w:rPr>
                <w:rFonts w:ascii="Helvetica" w:hAnsi="Helvetica" w:cs="Helvetica" w:hint="eastAsia"/>
                <w:bCs/>
                <w:color w:val="333333"/>
                <w:kern w:val="0"/>
                <w:sz w:val="21"/>
                <w:szCs w:val="21"/>
                <w:highlight w:val="yellow"/>
              </w:rPr>
              <w:t>（</w:t>
            </w:r>
            <w:r w:rsidRPr="001577B6">
              <w:rPr>
                <w:rFonts w:ascii="Helvetica" w:hAnsi="Helvetica" w:cs="Helvetica" w:hint="eastAsia"/>
                <w:bCs/>
                <w:color w:val="333333"/>
                <w:kern w:val="0"/>
                <w:sz w:val="21"/>
                <w:szCs w:val="21"/>
                <w:highlight w:val="yellow"/>
              </w:rPr>
              <w:t>pc</w:t>
            </w:r>
            <w:r w:rsidRPr="001577B6">
              <w:rPr>
                <w:rFonts w:ascii="Helvetica" w:hAnsi="Helvetica" w:cs="Helvetica"/>
                <w:bCs/>
                <w:color w:val="333333"/>
                <w:kern w:val="0"/>
                <w:sz w:val="21"/>
                <w:szCs w:val="21"/>
                <w:highlight w:val="yellow"/>
              </w:rPr>
              <w:t>）</w:t>
            </w:r>
          </w:p>
        </w:tc>
      </w:tr>
      <w:tr w:rsidR="00F868D2" w:rsidRPr="00C06489" w:rsidTr="00FF76AE">
        <w:tc>
          <w:tcPr>
            <w:tcW w:w="2153" w:type="dxa"/>
            <w:tcBorders>
              <w:top w:val="single" w:sz="6" w:space="0" w:color="auto"/>
              <w:left w:val="single" w:sz="6" w:space="0" w:color="auto"/>
              <w:bottom w:val="single" w:sz="6" w:space="0" w:color="auto"/>
              <w:right w:val="single" w:sz="6" w:space="0" w:color="auto"/>
            </w:tcBorders>
            <w:shd w:val="clear" w:color="auto" w:fill="F2F2F2"/>
          </w:tcPr>
          <w:p w:rsidR="00F868D2" w:rsidRPr="001577B6" w:rsidRDefault="00F868D2" w:rsidP="00F868D2">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bCs/>
                <w:color w:val="333333"/>
                <w:kern w:val="0"/>
                <w:sz w:val="21"/>
                <w:szCs w:val="21"/>
                <w:highlight w:val="yellow"/>
              </w:rPr>
              <w:t>city</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F868D2" w:rsidRPr="001577B6" w:rsidRDefault="00F868D2" w:rsidP="00F868D2">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F868D2" w:rsidRPr="001577B6" w:rsidRDefault="00F868D2" w:rsidP="00F868D2">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F868D2" w:rsidRPr="001577B6" w:rsidRDefault="00F868D2" w:rsidP="00F868D2">
            <w:pPr>
              <w:widowControl/>
              <w:spacing w:line="336" w:lineRule="atLeast"/>
              <w:jc w:val="left"/>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宽带</w:t>
            </w:r>
            <w:r w:rsidRPr="001577B6">
              <w:rPr>
                <w:rFonts w:ascii="Helvetica" w:hAnsi="Helvetica" w:cs="Helvetica"/>
                <w:bCs/>
                <w:color w:val="333333"/>
                <w:kern w:val="0"/>
                <w:sz w:val="21"/>
                <w:szCs w:val="21"/>
                <w:highlight w:val="yellow"/>
              </w:rPr>
              <w:t>账号</w:t>
            </w:r>
            <w:r w:rsidRPr="001577B6">
              <w:rPr>
                <w:rFonts w:ascii="Helvetica" w:hAnsi="Helvetica" w:cs="Helvetica" w:hint="eastAsia"/>
                <w:bCs/>
                <w:color w:val="333333"/>
                <w:kern w:val="0"/>
                <w:sz w:val="21"/>
                <w:szCs w:val="21"/>
                <w:highlight w:val="yellow"/>
              </w:rPr>
              <w:t>归属市（</w:t>
            </w:r>
            <w:r w:rsidRPr="001577B6">
              <w:rPr>
                <w:rFonts w:ascii="Helvetica" w:hAnsi="Helvetica" w:cs="Helvetica" w:hint="eastAsia"/>
                <w:bCs/>
                <w:color w:val="333333"/>
                <w:kern w:val="0"/>
                <w:sz w:val="21"/>
                <w:szCs w:val="21"/>
                <w:highlight w:val="yellow"/>
              </w:rPr>
              <w:t>pc</w:t>
            </w:r>
            <w:r w:rsidRPr="001577B6">
              <w:rPr>
                <w:rFonts w:ascii="Helvetica" w:hAnsi="Helvetica" w:cs="Helvetica"/>
                <w:bCs/>
                <w:color w:val="333333"/>
                <w:kern w:val="0"/>
                <w:sz w:val="21"/>
                <w:szCs w:val="21"/>
                <w:highlight w:val="yellow"/>
              </w:rPr>
              <w:t>）</w:t>
            </w:r>
          </w:p>
        </w:tc>
      </w:tr>
    </w:tbl>
    <w:p w:rsidR="006F7E61" w:rsidRDefault="006F7E61" w:rsidP="006F7E61">
      <w:pPr>
        <w:spacing w:line="360" w:lineRule="auto"/>
        <w:rPr>
          <w:rFonts w:asciiTheme="minorHAnsi" w:eastAsiaTheme="minorEastAsia" w:hAnsiTheme="minorHAnsi" w:cstheme="minorBidi"/>
          <w:b/>
          <w:sz w:val="21"/>
          <w:szCs w:val="22"/>
        </w:rPr>
      </w:pPr>
      <w:r>
        <w:rPr>
          <w:rFonts w:asciiTheme="minorHAnsi" w:eastAsiaTheme="minorEastAsia" w:hAnsiTheme="minorHAnsi" w:cstheme="minorBidi"/>
          <w:b/>
          <w:sz w:val="21"/>
          <w:szCs w:val="22"/>
        </w:rPr>
        <w:t>响应报文</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6F7E61"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6F7E61" w:rsidRPr="00454DCD" w:rsidRDefault="006F7E61"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6F7E61" w:rsidRPr="00454DCD" w:rsidRDefault="006F7E61"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6F7E61" w:rsidRPr="00454DCD" w:rsidRDefault="006F7E61"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6F7E61"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6F7E61" w:rsidRPr="00194243" w:rsidRDefault="006F7E61" w:rsidP="00FF76AE">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C</w:t>
            </w:r>
            <w:r w:rsidRPr="00194243">
              <w:rPr>
                <w:rFonts w:ascii="Helvetica" w:hAnsi="Helvetica" w:cs="Helvetica" w:hint="eastAsia"/>
                <w:bCs/>
                <w:color w:val="333333"/>
                <w:kern w:val="0"/>
                <w:sz w:val="21"/>
                <w:szCs w:val="21"/>
              </w:rPr>
              <w:t>ode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F7E61" w:rsidRPr="00194243" w:rsidRDefault="006F7E61" w:rsidP="00FF76AE">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F7E61" w:rsidRDefault="006F7E61" w:rsidP="00FF76AE">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响应编码</w:t>
            </w:r>
            <w:r>
              <w:rPr>
                <w:rFonts w:ascii="Helvetica" w:hAnsi="Helvetica" w:cs="Helvetica" w:hint="eastAsia"/>
                <w:bCs/>
                <w:color w:val="333333"/>
                <w:kern w:val="0"/>
                <w:sz w:val="21"/>
                <w:szCs w:val="21"/>
              </w:rPr>
              <w:t xml:space="preserve">  </w:t>
            </w:r>
            <w:r w:rsidRPr="00561014">
              <w:rPr>
                <w:rFonts w:ascii="Helvetica" w:hAnsi="Helvetica" w:cs="Helvetica"/>
                <w:bCs/>
                <w:color w:val="333333"/>
                <w:kern w:val="0"/>
                <w:sz w:val="21"/>
                <w:szCs w:val="21"/>
              </w:rPr>
              <w:t>200</w:t>
            </w:r>
            <w:r>
              <w:rPr>
                <w:rFonts w:ascii="Helvetica" w:hAnsi="Helvetica" w:cs="Helvetica"/>
                <w:bCs/>
                <w:color w:val="333333"/>
                <w:kern w:val="0"/>
                <w:sz w:val="21"/>
                <w:szCs w:val="21"/>
              </w:rPr>
              <w:t>-</w:t>
            </w:r>
            <w:r>
              <w:rPr>
                <w:rFonts w:ascii="Helvetica" w:hAnsi="Helvetica" w:cs="Helvetica"/>
                <w:bCs/>
                <w:color w:val="333333"/>
                <w:kern w:val="0"/>
                <w:sz w:val="21"/>
                <w:szCs w:val="21"/>
              </w:rPr>
              <w:t>正常</w:t>
            </w:r>
            <w:r>
              <w:rPr>
                <w:rFonts w:ascii="Helvetica" w:hAnsi="Helvetica" w:cs="Helvetica" w:hint="eastAsia"/>
                <w:bCs/>
                <w:color w:val="333333"/>
                <w:kern w:val="0"/>
                <w:sz w:val="21"/>
                <w:szCs w:val="21"/>
              </w:rPr>
              <w:t xml:space="preserve"> 404</w:t>
            </w:r>
            <w:r>
              <w:rPr>
                <w:rFonts w:ascii="Helvetica" w:hAnsi="Helvetica" w:cs="Helvetica"/>
                <w:bCs/>
                <w:color w:val="333333"/>
                <w:kern w:val="0"/>
                <w:sz w:val="21"/>
                <w:szCs w:val="21"/>
              </w:rPr>
              <w:t>-</w:t>
            </w:r>
            <w:r>
              <w:rPr>
                <w:rFonts w:ascii="Helvetica" w:hAnsi="Helvetica" w:cs="Helvetica"/>
                <w:bCs/>
                <w:color w:val="333333"/>
                <w:kern w:val="0"/>
                <w:sz w:val="21"/>
                <w:szCs w:val="21"/>
              </w:rPr>
              <w:t>无数据</w:t>
            </w:r>
            <w:r>
              <w:rPr>
                <w:rFonts w:ascii="Helvetica" w:hAnsi="Helvetica" w:cs="Helvetica" w:hint="eastAsia"/>
                <w:bCs/>
                <w:color w:val="333333"/>
                <w:kern w:val="0"/>
                <w:sz w:val="21"/>
                <w:szCs w:val="21"/>
              </w:rPr>
              <w:t xml:space="preserve"> </w:t>
            </w:r>
          </w:p>
          <w:p w:rsidR="006F7E61" w:rsidRPr="00194243" w:rsidRDefault="006F7E61" w:rsidP="00FF76AE">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1001</w:t>
            </w:r>
            <w:r>
              <w:rPr>
                <w:rFonts w:ascii="Helvetica" w:hAnsi="Helvetica" w:cs="Helvetica"/>
                <w:bCs/>
                <w:color w:val="333333"/>
                <w:kern w:val="0"/>
                <w:sz w:val="21"/>
                <w:szCs w:val="21"/>
              </w:rPr>
              <w:t>-</w:t>
            </w:r>
            <w:r>
              <w:rPr>
                <w:rFonts w:ascii="Helvetica" w:hAnsi="Helvetica" w:cs="Helvetica"/>
                <w:bCs/>
                <w:color w:val="333333"/>
                <w:kern w:val="0"/>
                <w:sz w:val="21"/>
                <w:szCs w:val="21"/>
              </w:rPr>
              <w:t>参数异常</w:t>
            </w:r>
            <w:r w:rsidRPr="00561014">
              <w:rPr>
                <w:rFonts w:ascii="Helvetica" w:hAnsi="Helvetica" w:cs="Helvetica"/>
                <w:bCs/>
                <w:color w:val="333333"/>
                <w:kern w:val="0"/>
                <w:sz w:val="21"/>
                <w:szCs w:val="21"/>
              </w:rPr>
              <w:t xml:space="preserve"> </w:t>
            </w:r>
            <w:r>
              <w:rPr>
                <w:rFonts w:ascii="Helvetica" w:hAnsi="Helvetica" w:cs="Helvetica"/>
                <w:bCs/>
                <w:color w:val="333333"/>
                <w:kern w:val="0"/>
                <w:sz w:val="21"/>
                <w:szCs w:val="21"/>
              </w:rPr>
              <w:t xml:space="preserve"> </w:t>
            </w:r>
            <w:r w:rsidRPr="00561014">
              <w:rPr>
                <w:rFonts w:ascii="Helvetica" w:hAnsi="Helvetica" w:cs="Helvetica"/>
                <w:bCs/>
                <w:color w:val="333333"/>
                <w:kern w:val="0"/>
                <w:sz w:val="21"/>
                <w:szCs w:val="21"/>
              </w:rPr>
              <w:t>1002</w:t>
            </w:r>
            <w:r w:rsidR="008A4B5F">
              <w:rPr>
                <w:rFonts w:ascii="Helvetica" w:hAnsi="Helvetica" w:cs="Helvetica"/>
                <w:bCs/>
                <w:color w:val="333333"/>
                <w:kern w:val="0"/>
                <w:sz w:val="21"/>
                <w:szCs w:val="21"/>
              </w:rPr>
              <w:t>-</w:t>
            </w:r>
            <w:r w:rsidR="008A4B5F">
              <w:rPr>
                <w:rFonts w:ascii="Helvetica" w:hAnsi="Helvetica" w:cs="Helvetica" w:hint="eastAsia"/>
                <w:bCs/>
                <w:color w:val="333333"/>
                <w:kern w:val="0"/>
                <w:sz w:val="21"/>
                <w:szCs w:val="21"/>
              </w:rPr>
              <w:t>参数</w:t>
            </w:r>
            <w:r w:rsidR="008A4B5F">
              <w:rPr>
                <w:rFonts w:ascii="Helvetica" w:hAnsi="Helvetica" w:cs="Helvetica"/>
                <w:bCs/>
                <w:color w:val="333333"/>
                <w:kern w:val="0"/>
                <w:sz w:val="21"/>
                <w:szCs w:val="21"/>
              </w:rPr>
              <w:t>解析失败</w:t>
            </w:r>
          </w:p>
        </w:tc>
      </w:tr>
      <w:tr w:rsidR="006F7E61"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6F7E61" w:rsidRPr="00194243" w:rsidRDefault="006F7E61" w:rsidP="00FF76AE">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D</w:t>
            </w:r>
            <w:r w:rsidRPr="00194243">
              <w:rPr>
                <w:rFonts w:ascii="Helvetica" w:hAnsi="Helvetica" w:cs="Helvetica" w:hint="eastAsia"/>
                <w:bCs/>
                <w:color w:val="333333"/>
                <w:kern w:val="0"/>
                <w:sz w:val="21"/>
                <w:szCs w:val="21"/>
              </w:rPr>
              <w:t>esc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F7E61" w:rsidRPr="00194243" w:rsidRDefault="007E6876" w:rsidP="007E6876">
            <w:pPr>
              <w:widowControl/>
              <w:tabs>
                <w:tab w:val="center" w:pos="740"/>
              </w:tabs>
              <w:spacing w:line="336" w:lineRule="atLeast"/>
              <w:rPr>
                <w:rFonts w:ascii="Helvetica" w:hAnsi="Helvetica" w:cs="Helvetica"/>
                <w:bCs/>
                <w:color w:val="333333"/>
                <w:kern w:val="0"/>
                <w:sz w:val="21"/>
                <w:szCs w:val="21"/>
              </w:rPr>
            </w:pPr>
            <w:r>
              <w:rPr>
                <w:rFonts w:ascii="Helvetica" w:hAnsi="Helvetica" w:cs="Helvetica"/>
                <w:bCs/>
                <w:color w:val="333333"/>
                <w:kern w:val="0"/>
                <w:sz w:val="21"/>
                <w:szCs w:val="21"/>
              </w:rPr>
              <w:tab/>
            </w:r>
            <w:r w:rsidR="006F7E61" w:rsidRPr="00194243">
              <w:rPr>
                <w:rFonts w:ascii="Helvetica" w:hAnsi="Helvetica" w:cs="Helvetica"/>
                <w:bCs/>
                <w:color w:val="333333"/>
                <w:kern w:val="0"/>
                <w:sz w:val="21"/>
                <w:szCs w:val="21"/>
              </w:rPr>
              <w:t>S</w:t>
            </w:r>
            <w:r w:rsidR="006F7E61"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F7E61" w:rsidRPr="00194243" w:rsidRDefault="006F7E61" w:rsidP="00FF76AE">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响应描述</w:t>
            </w:r>
          </w:p>
        </w:tc>
      </w:tr>
      <w:tr w:rsidR="006F7E61"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6F7E61" w:rsidRPr="00194243" w:rsidRDefault="006F7E61" w:rsidP="00FF76AE">
            <w:pPr>
              <w:widowControl/>
              <w:spacing w:line="336" w:lineRule="atLeast"/>
              <w:jc w:val="center"/>
              <w:rPr>
                <w:rFonts w:ascii="Helvetica" w:hAnsi="Helvetica" w:cs="Helvetica"/>
                <w:bCs/>
                <w:color w:val="333333"/>
                <w:kern w:val="0"/>
                <w:sz w:val="21"/>
                <w:szCs w:val="21"/>
              </w:rPr>
            </w:pPr>
            <w:r w:rsidRPr="006F7E61">
              <w:rPr>
                <w:rFonts w:ascii="Helvetica" w:hAnsi="Helvetica" w:cs="Helvetica"/>
                <w:bCs/>
                <w:color w:val="333333"/>
                <w:kern w:val="0"/>
                <w:sz w:val="21"/>
                <w:szCs w:val="21"/>
              </w:rPr>
              <w:t>salesBuyList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F7E61" w:rsidRPr="00194243" w:rsidRDefault="006F7E61" w:rsidP="00FF76AE">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List/Object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F7E61" w:rsidRDefault="006F7E61"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可</w:t>
            </w:r>
            <w:r>
              <w:rPr>
                <w:rFonts w:ascii="Helvetica" w:hAnsi="Helvetica" w:cs="Helvetica"/>
                <w:bCs/>
                <w:color w:val="333333"/>
                <w:kern w:val="0"/>
                <w:sz w:val="21"/>
                <w:szCs w:val="21"/>
              </w:rPr>
              <w:t>购买</w:t>
            </w:r>
            <w:r>
              <w:rPr>
                <w:rFonts w:ascii="Helvetica" w:hAnsi="Helvetica" w:cs="Helvetica" w:hint="eastAsia"/>
                <w:bCs/>
                <w:color w:val="333333"/>
                <w:kern w:val="0"/>
                <w:sz w:val="21"/>
                <w:szCs w:val="21"/>
              </w:rPr>
              <w:t>的</w:t>
            </w:r>
            <w:r>
              <w:rPr>
                <w:rFonts w:ascii="Helvetica" w:hAnsi="Helvetica" w:cs="Helvetica"/>
                <w:bCs/>
                <w:color w:val="333333"/>
                <w:kern w:val="0"/>
                <w:sz w:val="21"/>
                <w:szCs w:val="21"/>
              </w:rPr>
              <w:t>星级</w:t>
            </w:r>
            <w:r>
              <w:rPr>
                <w:rFonts w:ascii="Helvetica" w:hAnsi="Helvetica" w:cs="Helvetica" w:hint="eastAsia"/>
                <w:bCs/>
                <w:color w:val="333333"/>
                <w:kern w:val="0"/>
                <w:sz w:val="21"/>
                <w:szCs w:val="21"/>
              </w:rPr>
              <w:t>/</w:t>
            </w:r>
            <w:r>
              <w:rPr>
                <w:rFonts w:ascii="Helvetica" w:hAnsi="Helvetica" w:cs="Helvetica" w:hint="eastAsia"/>
                <w:bCs/>
                <w:color w:val="333333"/>
                <w:kern w:val="0"/>
                <w:sz w:val="21"/>
                <w:szCs w:val="21"/>
              </w:rPr>
              <w:t>权益</w:t>
            </w:r>
            <w:r>
              <w:rPr>
                <w:rFonts w:ascii="Helvetica" w:hAnsi="Helvetica" w:cs="Helvetica"/>
                <w:bCs/>
                <w:color w:val="333333"/>
                <w:kern w:val="0"/>
                <w:sz w:val="21"/>
                <w:szCs w:val="21"/>
              </w:rPr>
              <w:t>数据</w:t>
            </w:r>
          </w:p>
          <w:p w:rsidR="006F7E61" w:rsidRPr="00194243" w:rsidRDefault="006F7E61" w:rsidP="00FF76AE">
            <w:pPr>
              <w:widowControl/>
              <w:spacing w:line="336" w:lineRule="atLeast"/>
              <w:jc w:val="left"/>
              <w:rPr>
                <w:rFonts w:ascii="Helvetica" w:hAnsi="Helvetica" w:cs="Helvetica"/>
                <w:bCs/>
                <w:color w:val="333333"/>
                <w:kern w:val="0"/>
                <w:sz w:val="21"/>
                <w:szCs w:val="21"/>
              </w:rPr>
            </w:pPr>
            <w:r>
              <w:rPr>
                <w:rFonts w:ascii="Helvetica" w:hAnsi="Helvetica" w:cs="Helvetica"/>
                <w:bCs/>
                <w:color w:val="333333"/>
                <w:kern w:val="0"/>
                <w:sz w:val="21"/>
                <w:szCs w:val="21"/>
              </w:rPr>
              <w:t>t</w:t>
            </w:r>
            <w:r>
              <w:rPr>
                <w:rFonts w:ascii="Helvetica" w:hAnsi="Helvetica" w:cs="Helvetica" w:hint="eastAsia"/>
                <w:bCs/>
                <w:color w:val="333333"/>
                <w:kern w:val="0"/>
                <w:sz w:val="21"/>
                <w:szCs w:val="21"/>
              </w:rPr>
              <w:t>ype</w:t>
            </w:r>
            <w:r>
              <w:rPr>
                <w:rFonts w:ascii="Helvetica" w:hAnsi="Helvetica" w:cs="Helvetica"/>
                <w:bCs/>
                <w:color w:val="333333"/>
                <w:kern w:val="0"/>
                <w:sz w:val="21"/>
                <w:szCs w:val="21"/>
              </w:rPr>
              <w:t>=1,2,4(List) type=3(Object)</w:t>
            </w:r>
          </w:p>
        </w:tc>
      </w:tr>
    </w:tbl>
    <w:p w:rsidR="00CB0D1A" w:rsidRDefault="0048429A" w:rsidP="00CB0D1A">
      <w:pPr>
        <w:spacing w:line="360" w:lineRule="auto"/>
      </w:pPr>
      <w:r w:rsidRPr="0048429A">
        <w:t>salesBuyList</w:t>
      </w:r>
      <w:r>
        <w:t>(</w:t>
      </w:r>
      <w:r>
        <w:rPr>
          <w:rFonts w:ascii="Helvetica" w:hAnsi="Helvetica" w:cs="Helvetica"/>
          <w:bCs/>
          <w:color w:val="333333"/>
          <w:kern w:val="0"/>
          <w:sz w:val="21"/>
          <w:szCs w:val="21"/>
        </w:rPr>
        <w:t>t</w:t>
      </w:r>
      <w:r>
        <w:rPr>
          <w:rFonts w:ascii="Helvetica" w:hAnsi="Helvetica" w:cs="Helvetica" w:hint="eastAsia"/>
          <w:bCs/>
          <w:color w:val="333333"/>
          <w:kern w:val="0"/>
          <w:sz w:val="21"/>
          <w:szCs w:val="21"/>
        </w:rPr>
        <w:t>ype</w:t>
      </w:r>
      <w:r>
        <w:rPr>
          <w:rFonts w:ascii="Helvetica" w:hAnsi="Helvetica" w:cs="Helvetica"/>
          <w:bCs/>
          <w:color w:val="333333"/>
          <w:kern w:val="0"/>
          <w:sz w:val="21"/>
          <w:szCs w:val="21"/>
        </w:rPr>
        <w:t>=1,2,4</w:t>
      </w:r>
      <w:r>
        <w:t>)</w:t>
      </w:r>
      <w:r w:rsidRPr="0048429A">
        <w:rPr>
          <w:rFonts w:hint="eastAsia"/>
        </w:rPr>
        <w:t xml:space="preserve"> </w:t>
      </w:r>
      <w:r w:rsidRPr="0048429A">
        <w:rPr>
          <w:rFonts w:hint="eastAsia"/>
        </w:rPr>
        <w:t>字段说明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48429A"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48429A" w:rsidRPr="00454DCD" w:rsidRDefault="0048429A"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48429A" w:rsidRPr="00454DCD" w:rsidRDefault="0048429A"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48429A" w:rsidRPr="00454DCD" w:rsidRDefault="0048429A"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48429A"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746428">
              <w:rPr>
                <w:rFonts w:ascii="Helvetica" w:hAnsi="Helvetica" w:cs="Helvetica"/>
                <w:bCs/>
                <w:color w:val="333333"/>
                <w:kern w:val="0"/>
                <w:sz w:val="21"/>
                <w:szCs w:val="21"/>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8429A" w:rsidRPr="00BD333B" w:rsidRDefault="0048429A" w:rsidP="00FF76AE">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销售品</w:t>
            </w:r>
            <w:r>
              <w:rPr>
                <w:rFonts w:ascii="Helvetica" w:hAnsi="Helvetica" w:cs="Helvetica" w:hint="eastAsia"/>
                <w:bCs/>
                <w:color w:val="333333"/>
                <w:kern w:val="0"/>
                <w:sz w:val="21"/>
                <w:szCs w:val="21"/>
              </w:rPr>
              <w:t>名称</w:t>
            </w:r>
          </w:p>
        </w:tc>
      </w:tr>
      <w:tr w:rsidR="00BC57B4"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BC57B4" w:rsidRPr="00746428" w:rsidRDefault="00BC57B4" w:rsidP="00FF76AE">
            <w:pPr>
              <w:widowControl/>
              <w:spacing w:line="336" w:lineRule="atLeast"/>
              <w:jc w:val="center"/>
              <w:rPr>
                <w:rFonts w:ascii="Helvetica" w:hAnsi="Helvetica" w:cs="Helvetica"/>
                <w:bCs/>
                <w:color w:val="333333"/>
                <w:kern w:val="0"/>
                <w:sz w:val="21"/>
                <w:szCs w:val="21"/>
              </w:rPr>
            </w:pPr>
            <w:r w:rsidRPr="00BC57B4">
              <w:rPr>
                <w:rFonts w:ascii="Helvetica" w:hAnsi="Helvetica" w:cs="Helvetica"/>
                <w:bCs/>
                <w:color w:val="333333"/>
                <w:kern w:val="0"/>
                <w:sz w:val="21"/>
                <w:szCs w:val="21"/>
              </w:rPr>
              <w:t>salesNo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BC57B4" w:rsidRPr="00BD333B" w:rsidRDefault="00BC57B4"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BC57B4" w:rsidRPr="00BD333B" w:rsidRDefault="00BC57B4"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bCs/>
                <w:color w:val="333333"/>
                <w:kern w:val="0"/>
                <w:sz w:val="21"/>
                <w:szCs w:val="21"/>
              </w:rPr>
              <w:t>编码</w:t>
            </w:r>
          </w:p>
        </w:tc>
      </w:tr>
      <w:tr w:rsidR="0048429A"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48429A" w:rsidRPr="00BD333B" w:rsidRDefault="0047644B" w:rsidP="00FF76AE">
            <w:pPr>
              <w:widowControl/>
              <w:spacing w:line="336" w:lineRule="atLeast"/>
              <w:jc w:val="center"/>
              <w:rPr>
                <w:rFonts w:ascii="Helvetica" w:hAnsi="Helvetica" w:cs="Helvetica"/>
                <w:bCs/>
                <w:color w:val="333333"/>
                <w:kern w:val="0"/>
                <w:sz w:val="21"/>
                <w:szCs w:val="21"/>
              </w:rPr>
            </w:pPr>
            <w:r w:rsidRPr="0047644B">
              <w:rPr>
                <w:rFonts w:ascii="Helvetica" w:hAnsi="Helvetica" w:cs="Helvetica"/>
                <w:bCs/>
                <w:color w:val="333333"/>
                <w:kern w:val="0"/>
                <w:sz w:val="21"/>
                <w:szCs w:val="21"/>
              </w:rPr>
              <w:t>content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8429A" w:rsidRPr="00BD333B" w:rsidRDefault="0048429A"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权益内容</w:t>
            </w:r>
          </w:p>
        </w:tc>
      </w:tr>
      <w:tr w:rsidR="0048429A"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unit</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支付单位（</w:t>
            </w:r>
            <w:r w:rsidRPr="000972D9">
              <w:rPr>
                <w:rFonts w:ascii="Helvetica" w:hAnsi="Helvetica" w:cs="Helvetica" w:hint="eastAsia"/>
                <w:bCs/>
                <w:color w:val="333333"/>
                <w:kern w:val="0"/>
                <w:sz w:val="21"/>
                <w:szCs w:val="21"/>
              </w:rPr>
              <w:t>1-</w:t>
            </w:r>
            <w:r w:rsidRPr="000972D9">
              <w:rPr>
                <w:rFonts w:ascii="Helvetica" w:hAnsi="Helvetica" w:cs="Helvetica" w:hint="eastAsia"/>
                <w:bCs/>
                <w:color w:val="333333"/>
                <w:kern w:val="0"/>
                <w:sz w:val="21"/>
                <w:szCs w:val="21"/>
              </w:rPr>
              <w:tab/>
            </w:r>
            <w:r w:rsidRPr="000972D9">
              <w:rPr>
                <w:rFonts w:ascii="Helvetica" w:hAnsi="Helvetica" w:cs="Helvetica" w:hint="eastAsia"/>
                <w:bCs/>
                <w:color w:val="333333"/>
                <w:kern w:val="0"/>
                <w:sz w:val="21"/>
                <w:szCs w:val="21"/>
              </w:rPr>
              <w:t>元</w:t>
            </w:r>
            <w:r>
              <w:rPr>
                <w:rFonts w:ascii="Helvetica" w:hAnsi="Helvetica" w:cs="Helvetica" w:hint="eastAsia"/>
                <w:bCs/>
                <w:color w:val="333333"/>
                <w:kern w:val="0"/>
                <w:sz w:val="21"/>
                <w:szCs w:val="21"/>
              </w:rPr>
              <w:t xml:space="preserve"> 2-</w:t>
            </w:r>
            <w:r w:rsidRPr="000972D9">
              <w:rPr>
                <w:rFonts w:ascii="Helvetica" w:hAnsi="Helvetica" w:cs="Helvetica" w:hint="eastAsia"/>
                <w:bCs/>
                <w:color w:val="333333"/>
                <w:kern w:val="0"/>
                <w:sz w:val="21"/>
                <w:szCs w:val="21"/>
              </w:rPr>
              <w:t>积分</w:t>
            </w:r>
            <w:r>
              <w:rPr>
                <w:rFonts w:ascii="Helvetica" w:hAnsi="Helvetica" w:cs="Helvetica" w:hint="eastAsia"/>
                <w:bCs/>
                <w:color w:val="333333"/>
                <w:kern w:val="0"/>
                <w:sz w:val="21"/>
                <w:szCs w:val="21"/>
              </w:rPr>
              <w:t>3-</w:t>
            </w:r>
            <w:r w:rsidRPr="000972D9">
              <w:rPr>
                <w:rFonts w:ascii="Helvetica" w:hAnsi="Helvetica" w:cs="Helvetica" w:hint="eastAsia"/>
                <w:bCs/>
                <w:color w:val="333333"/>
                <w:kern w:val="0"/>
                <w:sz w:val="21"/>
                <w:szCs w:val="21"/>
              </w:rPr>
              <w:t>元</w:t>
            </w:r>
            <w:r w:rsidRPr="000972D9">
              <w:rPr>
                <w:rFonts w:ascii="Helvetica" w:hAnsi="Helvetica" w:cs="Helvetica" w:hint="eastAsia"/>
                <w:bCs/>
                <w:color w:val="333333"/>
                <w:kern w:val="0"/>
                <w:sz w:val="21"/>
                <w:szCs w:val="21"/>
              </w:rPr>
              <w:t>+</w:t>
            </w:r>
            <w:r w:rsidRPr="000972D9">
              <w:rPr>
                <w:rFonts w:ascii="Helvetica" w:hAnsi="Helvetica" w:cs="Helvetica" w:hint="eastAsia"/>
                <w:bCs/>
                <w:color w:val="333333"/>
                <w:kern w:val="0"/>
                <w:sz w:val="21"/>
                <w:szCs w:val="21"/>
              </w:rPr>
              <w:t>积分</w:t>
            </w:r>
            <w:r>
              <w:rPr>
                <w:rFonts w:ascii="Helvetica" w:hAnsi="Helvetica" w:cs="Helvetica"/>
                <w:bCs/>
                <w:color w:val="333333"/>
                <w:kern w:val="0"/>
                <w:sz w:val="21"/>
                <w:szCs w:val="21"/>
              </w:rPr>
              <w:t>）</w:t>
            </w:r>
          </w:p>
        </w:tc>
      </w:tr>
      <w:tr w:rsidR="0048429A"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7644B" w:rsidP="00FF76AE">
            <w:pPr>
              <w:widowControl/>
              <w:spacing w:line="336" w:lineRule="atLeast"/>
              <w:jc w:val="center"/>
              <w:rPr>
                <w:rFonts w:ascii="Helvetica" w:hAnsi="Helvetica" w:cs="Helvetica"/>
                <w:bCs/>
                <w:color w:val="333333"/>
                <w:kern w:val="0"/>
                <w:sz w:val="21"/>
                <w:szCs w:val="21"/>
              </w:rPr>
            </w:pPr>
            <w:r w:rsidRPr="0047644B">
              <w:rPr>
                <w:rFonts w:ascii="Helvetica" w:hAnsi="Helvetica" w:cs="Helvetica"/>
                <w:bCs/>
                <w:color w:val="333333"/>
                <w:kern w:val="0"/>
                <w:sz w:val="21"/>
                <w:szCs w:val="21"/>
              </w:rPr>
              <w:t>price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bCs/>
                <w:color w:val="333333"/>
                <w:kern w:val="0"/>
                <w:sz w:val="21"/>
                <w:szCs w:val="21"/>
              </w:rPr>
              <w:t>价格</w:t>
            </w:r>
          </w:p>
        </w:tc>
      </w:tr>
      <w:tr w:rsidR="0048429A"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integral</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48429A" w:rsidRPr="00BD333B" w:rsidRDefault="0048429A"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额定积分</w:t>
            </w:r>
          </w:p>
        </w:tc>
      </w:tr>
      <w:tr w:rsidR="0047644B"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47644B" w:rsidRPr="000B1338" w:rsidRDefault="0047644B" w:rsidP="00FF76AE">
            <w:pPr>
              <w:widowControl/>
              <w:spacing w:line="336" w:lineRule="atLeast"/>
              <w:jc w:val="center"/>
              <w:rPr>
                <w:rFonts w:ascii="Helvetica" w:hAnsi="Helvetica" w:cs="Helvetica"/>
                <w:bCs/>
                <w:color w:val="333333"/>
                <w:kern w:val="0"/>
                <w:sz w:val="21"/>
                <w:szCs w:val="21"/>
              </w:rPr>
            </w:pPr>
            <w:r w:rsidRPr="0047644B">
              <w:rPr>
                <w:rFonts w:ascii="Helvetica" w:hAnsi="Helvetica" w:cs="Helvetica"/>
                <w:bCs/>
                <w:color w:val="333333"/>
                <w:kern w:val="0"/>
                <w:sz w:val="21"/>
                <w:szCs w:val="21"/>
              </w:rPr>
              <w:t>type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47644B" w:rsidRPr="00BD333B" w:rsidRDefault="0047644B"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47644B" w:rsidRDefault="0047644B"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bCs/>
                <w:color w:val="333333"/>
                <w:kern w:val="0"/>
                <w:sz w:val="21"/>
                <w:szCs w:val="21"/>
              </w:rPr>
              <w:t>类型</w:t>
            </w:r>
            <w:r>
              <w:rPr>
                <w:rFonts w:ascii="Helvetica" w:hAnsi="Helvetica" w:cs="Helvetica" w:hint="eastAsia"/>
                <w:bCs/>
                <w:color w:val="333333"/>
                <w:kern w:val="0"/>
                <w:sz w:val="21"/>
                <w:szCs w:val="21"/>
              </w:rPr>
              <w:t xml:space="preserve"> </w:t>
            </w:r>
            <w:r w:rsidRPr="0047644B">
              <w:rPr>
                <w:rFonts w:ascii="Helvetica" w:hAnsi="Helvetica" w:cs="Helvetica" w:hint="eastAsia"/>
                <w:bCs/>
                <w:color w:val="333333"/>
                <w:kern w:val="0"/>
                <w:sz w:val="21"/>
                <w:szCs w:val="21"/>
              </w:rPr>
              <w:t xml:space="preserve"> 1-</w:t>
            </w:r>
            <w:r w:rsidRPr="0047644B">
              <w:rPr>
                <w:rFonts w:ascii="Helvetica" w:hAnsi="Helvetica" w:cs="Helvetica" w:hint="eastAsia"/>
                <w:bCs/>
                <w:color w:val="333333"/>
                <w:kern w:val="0"/>
                <w:sz w:val="21"/>
                <w:szCs w:val="21"/>
              </w:rPr>
              <w:t>星级，</w:t>
            </w:r>
            <w:r w:rsidRPr="0047644B">
              <w:rPr>
                <w:rFonts w:ascii="Helvetica" w:hAnsi="Helvetica" w:cs="Helvetica" w:hint="eastAsia"/>
                <w:bCs/>
                <w:color w:val="333333"/>
                <w:kern w:val="0"/>
                <w:sz w:val="21"/>
                <w:szCs w:val="21"/>
              </w:rPr>
              <w:t>2-</w:t>
            </w:r>
            <w:r w:rsidRPr="0047644B">
              <w:rPr>
                <w:rFonts w:ascii="Helvetica" w:hAnsi="Helvetica" w:cs="Helvetica" w:hint="eastAsia"/>
                <w:bCs/>
                <w:color w:val="333333"/>
                <w:kern w:val="0"/>
                <w:sz w:val="21"/>
                <w:szCs w:val="21"/>
              </w:rPr>
              <w:t>权益</w:t>
            </w:r>
          </w:p>
        </w:tc>
      </w:tr>
      <w:tr w:rsidR="00E65A18"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E65A18" w:rsidRPr="009E411D" w:rsidRDefault="00E65A18" w:rsidP="00E65A18">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bCs/>
                <w:color w:val="333333"/>
                <w:kern w:val="0"/>
                <w:sz w:val="21"/>
                <w:szCs w:val="21"/>
                <w:highlight w:val="yellow"/>
              </w:rPr>
              <w:t>p</w:t>
            </w:r>
            <w:r w:rsidRPr="009E411D">
              <w:rPr>
                <w:rFonts w:ascii="Helvetica" w:hAnsi="Helvetica" w:cs="Helvetica" w:hint="eastAsia"/>
                <w:bCs/>
                <w:color w:val="333333"/>
                <w:kern w:val="0"/>
                <w:sz w:val="21"/>
                <w:szCs w:val="21"/>
                <w:highlight w:val="yellow"/>
              </w:rPr>
              <w:t>rep</w:t>
            </w:r>
            <w:r w:rsidRPr="009E411D">
              <w:rPr>
                <w:rFonts w:ascii="Helvetica" w:hAnsi="Helvetica" w:cs="Helvetica"/>
                <w:bCs/>
                <w:color w:val="333333"/>
                <w:kern w:val="0"/>
                <w:sz w:val="21"/>
                <w:szCs w:val="21"/>
                <w:highlight w:val="yellow"/>
              </w:rPr>
              <w:t>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E65A18" w:rsidRPr="009E411D" w:rsidRDefault="00E65A18" w:rsidP="00E65A18">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E65A18" w:rsidRPr="009E411D" w:rsidRDefault="00E65A18" w:rsidP="00E65A18">
            <w:pPr>
              <w:widowControl/>
              <w:spacing w:line="336" w:lineRule="atLeast"/>
              <w:jc w:val="left"/>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权益</w:t>
            </w:r>
            <w:r w:rsidRPr="009E411D">
              <w:rPr>
                <w:rFonts w:ascii="Helvetica" w:hAnsi="Helvetica" w:cs="Helvetica"/>
                <w:bCs/>
                <w:color w:val="333333"/>
                <w:kern w:val="0"/>
                <w:sz w:val="21"/>
                <w:szCs w:val="21"/>
                <w:highlight w:val="yellow"/>
              </w:rPr>
              <w:t>属性值编码</w:t>
            </w:r>
            <w:r w:rsidRPr="009E411D">
              <w:rPr>
                <w:rFonts w:ascii="Helvetica" w:hAnsi="Helvetica" w:cs="Helvetica"/>
                <w:bCs/>
                <w:color w:val="333333"/>
                <w:kern w:val="0"/>
                <w:sz w:val="21"/>
                <w:szCs w:val="21"/>
                <w:highlight w:val="yellow"/>
              </w:rPr>
              <w:t>-</w:t>
            </w:r>
            <w:r w:rsidRPr="009E411D">
              <w:rPr>
                <w:rFonts w:ascii="Helvetica" w:hAnsi="Helvetica" w:cs="Helvetica"/>
                <w:bCs/>
                <w:color w:val="333333"/>
                <w:kern w:val="0"/>
                <w:sz w:val="21"/>
                <w:szCs w:val="21"/>
                <w:highlight w:val="yellow"/>
              </w:rPr>
              <w:t>供</w:t>
            </w:r>
            <w:r w:rsidRPr="009E411D">
              <w:rPr>
                <w:rFonts w:ascii="Helvetica" w:hAnsi="Helvetica" w:cs="Helvetica" w:hint="eastAsia"/>
                <w:bCs/>
                <w:color w:val="333333"/>
                <w:kern w:val="0"/>
                <w:sz w:val="21"/>
                <w:szCs w:val="21"/>
                <w:highlight w:val="yellow"/>
              </w:rPr>
              <w:t>H5</w:t>
            </w:r>
            <w:r w:rsidRPr="009E411D">
              <w:rPr>
                <w:rFonts w:ascii="Helvetica" w:hAnsi="Helvetica" w:cs="Helvetica" w:hint="eastAsia"/>
                <w:bCs/>
                <w:color w:val="333333"/>
                <w:kern w:val="0"/>
                <w:sz w:val="21"/>
                <w:szCs w:val="21"/>
                <w:highlight w:val="yellow"/>
              </w:rPr>
              <w:t>打标签</w:t>
            </w:r>
            <w:r w:rsidRPr="009E411D">
              <w:rPr>
                <w:rFonts w:ascii="Helvetica" w:hAnsi="Helvetica" w:cs="Helvetica"/>
                <w:bCs/>
                <w:color w:val="333333"/>
                <w:kern w:val="0"/>
                <w:sz w:val="21"/>
                <w:szCs w:val="21"/>
                <w:highlight w:val="yellow"/>
              </w:rPr>
              <w:t>使用</w:t>
            </w:r>
          </w:p>
        </w:tc>
      </w:tr>
      <w:tr w:rsidR="002700CC"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2700CC" w:rsidRPr="009E411D" w:rsidRDefault="002700CC" w:rsidP="00E65A1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isbuy</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2700CC" w:rsidRPr="009E411D" w:rsidRDefault="002700CC" w:rsidP="00E65A18">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2700CC" w:rsidRDefault="002700CC" w:rsidP="002700CC">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highlight w:val="yellow"/>
              </w:rPr>
              <w:t>是否</w:t>
            </w:r>
            <w:r>
              <w:rPr>
                <w:rFonts w:ascii="Helvetica" w:hAnsi="Helvetica" w:cs="Helvetica"/>
                <w:bCs/>
                <w:color w:val="333333"/>
                <w:kern w:val="0"/>
                <w:sz w:val="21"/>
                <w:szCs w:val="21"/>
                <w:highlight w:val="yellow"/>
              </w:rPr>
              <w:t>可购买</w:t>
            </w:r>
            <w:r>
              <w:rPr>
                <w:rFonts w:ascii="Helvetica" w:hAnsi="Helvetica" w:cs="Helvetica" w:hint="eastAsia"/>
                <w:bCs/>
                <w:color w:val="333333"/>
                <w:kern w:val="0"/>
                <w:sz w:val="21"/>
                <w:szCs w:val="21"/>
                <w:highlight w:val="yellow"/>
              </w:rPr>
              <w:t xml:space="preserve">  </w:t>
            </w:r>
          </w:p>
          <w:p w:rsidR="002700CC" w:rsidRPr="002700CC" w:rsidRDefault="002700CC" w:rsidP="002700CC">
            <w:pPr>
              <w:widowControl/>
              <w:spacing w:line="336" w:lineRule="atLeast"/>
              <w:jc w:val="left"/>
              <w:rPr>
                <w:rFonts w:ascii="Helvetica" w:hAnsi="Helvetica" w:cs="Helvetica"/>
                <w:bCs/>
                <w:color w:val="333333"/>
                <w:kern w:val="0"/>
                <w:sz w:val="21"/>
                <w:szCs w:val="21"/>
              </w:rPr>
            </w:pPr>
            <w:r w:rsidRPr="002700CC">
              <w:rPr>
                <w:rFonts w:ascii="Helvetica" w:hAnsi="Helvetica" w:cs="Helvetica" w:hint="eastAsia"/>
                <w:bCs/>
                <w:color w:val="333333"/>
                <w:kern w:val="0"/>
                <w:sz w:val="21"/>
                <w:szCs w:val="21"/>
              </w:rPr>
              <w:t>0-</w:t>
            </w:r>
            <w:r w:rsidRPr="002700CC">
              <w:rPr>
                <w:rFonts w:ascii="Helvetica" w:hAnsi="Helvetica" w:cs="Helvetica" w:hint="eastAsia"/>
                <w:bCs/>
                <w:color w:val="333333"/>
                <w:kern w:val="0"/>
                <w:sz w:val="21"/>
                <w:szCs w:val="21"/>
              </w:rPr>
              <w:tab/>
            </w:r>
            <w:r w:rsidRPr="002700CC">
              <w:rPr>
                <w:rFonts w:ascii="Helvetica" w:hAnsi="Helvetica" w:cs="Helvetica" w:hint="eastAsia"/>
                <w:bCs/>
                <w:color w:val="333333"/>
                <w:kern w:val="0"/>
                <w:sz w:val="21"/>
                <w:szCs w:val="21"/>
              </w:rPr>
              <w:t>不可购买（默认）</w:t>
            </w:r>
            <w:r w:rsidRPr="002700CC">
              <w:rPr>
                <w:rFonts w:ascii="Helvetica" w:hAnsi="Helvetica" w:cs="Helvetica" w:hint="eastAsia"/>
                <w:bCs/>
                <w:color w:val="333333"/>
                <w:kern w:val="0"/>
                <w:sz w:val="21"/>
                <w:szCs w:val="21"/>
              </w:rPr>
              <w:t>1-</w:t>
            </w:r>
            <w:r w:rsidRPr="002700CC">
              <w:rPr>
                <w:rFonts w:ascii="Helvetica" w:hAnsi="Helvetica" w:cs="Helvetica" w:hint="eastAsia"/>
                <w:bCs/>
                <w:color w:val="333333"/>
                <w:kern w:val="0"/>
                <w:sz w:val="21"/>
                <w:szCs w:val="21"/>
              </w:rPr>
              <w:tab/>
            </w:r>
            <w:r w:rsidRPr="002700CC">
              <w:rPr>
                <w:rFonts w:ascii="Helvetica" w:hAnsi="Helvetica" w:cs="Helvetica" w:hint="eastAsia"/>
                <w:bCs/>
                <w:color w:val="333333"/>
                <w:kern w:val="0"/>
                <w:sz w:val="21"/>
                <w:szCs w:val="21"/>
              </w:rPr>
              <w:t>可购买</w:t>
            </w:r>
          </w:p>
        </w:tc>
      </w:tr>
      <w:tr w:rsidR="0079727F"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79727F" w:rsidRDefault="0079727F" w:rsidP="0079727F">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lastRenderedPageBreak/>
              <w:t>isNetAction</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9727F" w:rsidRDefault="0079727F" w:rsidP="0079727F">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w:t>
            </w:r>
            <w:r>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9727F" w:rsidRDefault="0079727F" w:rsidP="0079727F">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是否</w:t>
            </w:r>
            <w:r>
              <w:rPr>
                <w:rFonts w:ascii="Helvetica" w:hAnsi="Helvetica" w:cs="Helvetica"/>
                <w:bCs/>
                <w:color w:val="333333"/>
                <w:kern w:val="0"/>
                <w:sz w:val="21"/>
                <w:szCs w:val="21"/>
                <w:highlight w:val="yellow"/>
              </w:rPr>
              <w:t>支持</w:t>
            </w:r>
            <w:r>
              <w:rPr>
                <w:rFonts w:ascii="Helvetica" w:hAnsi="Helvetica" w:cs="Helvetica" w:hint="eastAsia"/>
                <w:bCs/>
                <w:color w:val="333333"/>
                <w:kern w:val="0"/>
                <w:sz w:val="21"/>
                <w:szCs w:val="21"/>
                <w:highlight w:val="yellow"/>
              </w:rPr>
              <w:t>在线行权</w:t>
            </w:r>
            <w:r>
              <w:rPr>
                <w:rFonts w:ascii="Helvetica" w:hAnsi="Helvetica" w:cs="Helvetica" w:hint="eastAsia"/>
                <w:bCs/>
                <w:color w:val="333333"/>
                <w:kern w:val="0"/>
                <w:sz w:val="21"/>
                <w:szCs w:val="21"/>
                <w:highlight w:val="yellow"/>
              </w:rPr>
              <w:t xml:space="preserve"> 1:</w:t>
            </w:r>
            <w:r>
              <w:rPr>
                <w:rFonts w:ascii="Helvetica" w:hAnsi="Helvetica" w:cs="Helvetica" w:hint="eastAsia"/>
                <w:bCs/>
                <w:color w:val="333333"/>
                <w:kern w:val="0"/>
                <w:sz w:val="21"/>
                <w:szCs w:val="21"/>
                <w:highlight w:val="yellow"/>
              </w:rPr>
              <w:t>支持</w:t>
            </w:r>
            <w:r>
              <w:rPr>
                <w:rFonts w:ascii="Helvetica" w:hAnsi="Helvetica" w:cs="Helvetica" w:hint="eastAsia"/>
                <w:bCs/>
                <w:color w:val="333333"/>
                <w:kern w:val="0"/>
                <w:sz w:val="21"/>
                <w:szCs w:val="21"/>
                <w:highlight w:val="yellow"/>
              </w:rPr>
              <w:t xml:space="preserve"> 0</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不支持</w:t>
            </w:r>
          </w:p>
        </w:tc>
      </w:tr>
      <w:tr w:rsidR="0079727F"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79727F" w:rsidRDefault="0079727F" w:rsidP="0079727F">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interfaceType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9727F" w:rsidRDefault="0079727F" w:rsidP="0079727F">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9727F" w:rsidRDefault="0079727F" w:rsidP="0079727F">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调用</w:t>
            </w:r>
            <w:r>
              <w:rPr>
                <w:rFonts w:ascii="Helvetica" w:hAnsi="Helvetica" w:cs="Helvetica"/>
                <w:bCs/>
                <w:color w:val="333333"/>
                <w:kern w:val="0"/>
                <w:sz w:val="21"/>
                <w:szCs w:val="21"/>
                <w:highlight w:val="yellow"/>
              </w:rPr>
              <w:t>方式</w:t>
            </w:r>
            <w:r>
              <w:rPr>
                <w:rFonts w:ascii="Helvetica" w:hAnsi="Helvetica" w:cs="Helvetica" w:hint="eastAsia"/>
                <w:bCs/>
                <w:color w:val="333333"/>
                <w:kern w:val="0"/>
                <w:sz w:val="21"/>
                <w:szCs w:val="21"/>
                <w:highlight w:val="yellow"/>
              </w:rPr>
              <w:t xml:space="preserve"> 1</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接口</w:t>
            </w:r>
            <w:r>
              <w:rPr>
                <w:rFonts w:ascii="Helvetica" w:hAnsi="Helvetica" w:cs="Helvetica" w:hint="eastAsia"/>
                <w:bCs/>
                <w:color w:val="333333"/>
                <w:kern w:val="0"/>
                <w:sz w:val="21"/>
                <w:szCs w:val="21"/>
                <w:highlight w:val="yellow"/>
              </w:rPr>
              <w:t xml:space="preserve"> 2</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页面</w:t>
            </w:r>
          </w:p>
        </w:tc>
      </w:tr>
    </w:tbl>
    <w:p w:rsidR="00FF76AE" w:rsidRDefault="00FF76AE" w:rsidP="00FF76AE">
      <w:pPr>
        <w:spacing w:line="360" w:lineRule="auto"/>
      </w:pPr>
      <w:r w:rsidRPr="0048429A">
        <w:t>salesBuyList</w:t>
      </w:r>
      <w:r>
        <w:t>(</w:t>
      </w:r>
      <w:r>
        <w:rPr>
          <w:rFonts w:ascii="Helvetica" w:hAnsi="Helvetica" w:cs="Helvetica"/>
          <w:bCs/>
          <w:color w:val="333333"/>
          <w:kern w:val="0"/>
          <w:sz w:val="21"/>
          <w:szCs w:val="21"/>
        </w:rPr>
        <w:t>t</w:t>
      </w:r>
      <w:r>
        <w:rPr>
          <w:rFonts w:ascii="Helvetica" w:hAnsi="Helvetica" w:cs="Helvetica" w:hint="eastAsia"/>
          <w:bCs/>
          <w:color w:val="333333"/>
          <w:kern w:val="0"/>
          <w:sz w:val="21"/>
          <w:szCs w:val="21"/>
        </w:rPr>
        <w:t>ype</w:t>
      </w:r>
      <w:r w:rsidR="009F6A3A">
        <w:rPr>
          <w:rFonts w:ascii="Helvetica" w:hAnsi="Helvetica" w:cs="Helvetica"/>
          <w:bCs/>
          <w:color w:val="333333"/>
          <w:kern w:val="0"/>
          <w:sz w:val="21"/>
          <w:szCs w:val="21"/>
        </w:rPr>
        <w:t>=</w:t>
      </w:r>
      <w:r w:rsidR="009F6A3A">
        <w:rPr>
          <w:rFonts w:ascii="Helvetica" w:hAnsi="Helvetica" w:cs="Helvetica" w:hint="eastAsia"/>
          <w:bCs/>
          <w:color w:val="333333"/>
          <w:kern w:val="0"/>
          <w:sz w:val="21"/>
          <w:szCs w:val="21"/>
        </w:rPr>
        <w:t>３</w:t>
      </w:r>
      <w:r>
        <w:t>)</w:t>
      </w:r>
      <w:r w:rsidRPr="0048429A">
        <w:rPr>
          <w:rFonts w:hint="eastAsia"/>
        </w:rPr>
        <w:t xml:space="preserve"> </w:t>
      </w:r>
      <w:r w:rsidRPr="0048429A">
        <w:rPr>
          <w:rFonts w:hint="eastAsia"/>
        </w:rPr>
        <w:t>字段说明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FF76AE" w:rsidRPr="00454DCD" w:rsidTr="00FF76AE">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FF76AE" w:rsidRPr="00454DCD" w:rsidRDefault="00FF76AE"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FF76AE" w:rsidRPr="00454DCD" w:rsidRDefault="00FF76AE"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FF76AE" w:rsidRPr="00454DCD" w:rsidRDefault="00FF76AE" w:rsidP="00FF76AE">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FF76AE"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FF76AE" w:rsidRPr="00BD333B" w:rsidRDefault="00705925" w:rsidP="00FF76AE">
            <w:pPr>
              <w:widowControl/>
              <w:spacing w:line="336" w:lineRule="atLeast"/>
              <w:jc w:val="center"/>
              <w:rPr>
                <w:rFonts w:ascii="Helvetica" w:hAnsi="Helvetica" w:cs="Helvetica"/>
                <w:bCs/>
                <w:color w:val="333333"/>
                <w:kern w:val="0"/>
                <w:sz w:val="21"/>
                <w:szCs w:val="21"/>
              </w:rPr>
            </w:pPr>
            <w:r w:rsidRPr="00705925">
              <w:rPr>
                <w:rFonts w:ascii="Helvetica" w:hAnsi="Helvetica" w:cs="Helvetica"/>
                <w:bCs/>
                <w:color w:val="333333"/>
                <w:kern w:val="0"/>
                <w:sz w:val="21"/>
                <w:szCs w:val="21"/>
              </w:rPr>
              <w:t>jStarDataList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F76AE" w:rsidRPr="00BD333B" w:rsidRDefault="00705925"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L</w:t>
            </w:r>
            <w:r>
              <w:rPr>
                <w:rFonts w:ascii="Helvetica" w:hAnsi="Helvetica" w:cs="Helvetic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F76AE" w:rsidRPr="00BD333B" w:rsidRDefault="004121C6"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可</w:t>
            </w:r>
            <w:r>
              <w:rPr>
                <w:rFonts w:ascii="Helvetica" w:hAnsi="Helvetica" w:cs="Helvetica"/>
                <w:bCs/>
                <w:color w:val="333333"/>
                <w:kern w:val="0"/>
                <w:sz w:val="21"/>
                <w:szCs w:val="21"/>
              </w:rPr>
              <w:t>购买</w:t>
            </w:r>
            <w:r w:rsidR="00705925">
              <w:rPr>
                <w:rFonts w:ascii="Helvetica" w:hAnsi="Helvetica" w:cs="Helvetica" w:hint="eastAsia"/>
                <w:bCs/>
                <w:color w:val="333333"/>
                <w:kern w:val="0"/>
                <w:sz w:val="21"/>
                <w:szCs w:val="21"/>
              </w:rPr>
              <w:t>星级列表</w:t>
            </w:r>
            <w:r w:rsidR="00705925">
              <w:rPr>
                <w:rFonts w:ascii="Helvetica" w:hAnsi="Helvetica" w:cs="Helvetica"/>
                <w:bCs/>
                <w:color w:val="333333"/>
                <w:kern w:val="0"/>
                <w:sz w:val="21"/>
                <w:szCs w:val="21"/>
              </w:rPr>
              <w:t>数据</w:t>
            </w:r>
          </w:p>
        </w:tc>
      </w:tr>
      <w:tr w:rsidR="00FF76AE" w:rsidRPr="00BD333B" w:rsidTr="00FF76AE">
        <w:tc>
          <w:tcPr>
            <w:tcW w:w="1996" w:type="dxa"/>
            <w:tcBorders>
              <w:top w:val="single" w:sz="6" w:space="0" w:color="auto"/>
              <w:left w:val="single" w:sz="6" w:space="0" w:color="auto"/>
              <w:bottom w:val="single" w:sz="6" w:space="0" w:color="auto"/>
              <w:right w:val="single" w:sz="6" w:space="0" w:color="auto"/>
            </w:tcBorders>
            <w:shd w:val="clear" w:color="auto" w:fill="auto"/>
          </w:tcPr>
          <w:p w:rsidR="00FF76AE" w:rsidRPr="00BD333B" w:rsidRDefault="004121C6" w:rsidP="00FF76AE">
            <w:pPr>
              <w:widowControl/>
              <w:spacing w:line="336" w:lineRule="atLeast"/>
              <w:jc w:val="center"/>
              <w:rPr>
                <w:rFonts w:ascii="Helvetica" w:hAnsi="Helvetica" w:cs="Helvetica"/>
                <w:bCs/>
                <w:color w:val="333333"/>
                <w:kern w:val="0"/>
                <w:sz w:val="21"/>
                <w:szCs w:val="21"/>
              </w:rPr>
            </w:pPr>
            <w:r w:rsidRPr="004121C6">
              <w:rPr>
                <w:rFonts w:ascii="Helvetica" w:hAnsi="Helvetica" w:cs="Helvetica"/>
                <w:bCs/>
                <w:color w:val="333333"/>
                <w:kern w:val="0"/>
                <w:sz w:val="21"/>
                <w:szCs w:val="21"/>
              </w:rPr>
              <w:t>jQiDataList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F76AE" w:rsidRPr="00BD333B" w:rsidRDefault="004121C6" w:rsidP="00FF76A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L</w:t>
            </w:r>
            <w:r>
              <w:rPr>
                <w:rFonts w:ascii="Helvetica" w:hAnsi="Helvetica" w:cs="Helvetic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F76AE" w:rsidRPr="00BD333B" w:rsidRDefault="004121C6" w:rsidP="00FF76A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可</w:t>
            </w:r>
            <w:r>
              <w:rPr>
                <w:rFonts w:ascii="Helvetica" w:hAnsi="Helvetica" w:cs="Helvetica"/>
                <w:bCs/>
                <w:color w:val="333333"/>
                <w:kern w:val="0"/>
                <w:sz w:val="21"/>
                <w:szCs w:val="21"/>
              </w:rPr>
              <w:t>购买权益列表数据</w:t>
            </w:r>
          </w:p>
        </w:tc>
      </w:tr>
    </w:tbl>
    <w:p w:rsidR="00C66D0D" w:rsidRDefault="00C66D0D" w:rsidP="00C66D0D">
      <w:pPr>
        <w:spacing w:line="360" w:lineRule="auto"/>
      </w:pPr>
      <w:r w:rsidRPr="00705925">
        <w:rPr>
          <w:rFonts w:ascii="Helvetica" w:hAnsi="Helvetica" w:cs="Helvetica"/>
          <w:bCs/>
          <w:color w:val="333333"/>
          <w:kern w:val="0"/>
          <w:sz w:val="21"/>
          <w:szCs w:val="21"/>
        </w:rPr>
        <w:t>jStarDataList</w:t>
      </w:r>
      <w:r>
        <w:rPr>
          <w:rFonts w:hint="eastAsia"/>
        </w:rPr>
        <w:t xml:space="preserve"> /</w:t>
      </w:r>
      <w:r w:rsidRPr="00C66D0D">
        <w:rPr>
          <w:rFonts w:ascii="Helvetica" w:hAnsi="Helvetica" w:cs="Helvetica"/>
          <w:bCs/>
          <w:color w:val="333333"/>
          <w:kern w:val="0"/>
          <w:sz w:val="21"/>
          <w:szCs w:val="21"/>
        </w:rPr>
        <w:t xml:space="preserve"> </w:t>
      </w:r>
      <w:r w:rsidRPr="004121C6">
        <w:rPr>
          <w:rFonts w:ascii="Helvetica" w:hAnsi="Helvetica" w:cs="Helvetica"/>
          <w:bCs/>
          <w:color w:val="333333"/>
          <w:kern w:val="0"/>
          <w:sz w:val="21"/>
          <w:szCs w:val="21"/>
        </w:rPr>
        <w:t>jQiDataList</w:t>
      </w:r>
      <w:r w:rsidRPr="0048429A">
        <w:rPr>
          <w:rFonts w:hint="eastAsia"/>
        </w:rPr>
        <w:t>字段说明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C66D0D"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C66D0D" w:rsidRPr="00454DCD" w:rsidRDefault="00C66D0D"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C66D0D" w:rsidRPr="00454DCD" w:rsidRDefault="00C66D0D"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C66D0D" w:rsidRPr="00454DCD" w:rsidRDefault="00C66D0D"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C66D0D"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C66D0D" w:rsidRPr="00BD333B" w:rsidRDefault="00C66D0D" w:rsidP="003E0553">
            <w:pPr>
              <w:widowControl/>
              <w:spacing w:line="336" w:lineRule="atLeast"/>
              <w:jc w:val="center"/>
              <w:rPr>
                <w:rFonts w:ascii="Helvetica" w:hAnsi="Helvetica" w:cs="Helvetica"/>
                <w:bCs/>
                <w:color w:val="333333"/>
                <w:kern w:val="0"/>
                <w:sz w:val="21"/>
                <w:szCs w:val="21"/>
              </w:rPr>
            </w:pPr>
            <w:r w:rsidRPr="00746428">
              <w:rPr>
                <w:rFonts w:ascii="Helvetica" w:hAnsi="Helvetica" w:cs="Helvetica"/>
                <w:bCs/>
                <w:color w:val="333333"/>
                <w:kern w:val="0"/>
                <w:sz w:val="21"/>
                <w:szCs w:val="21"/>
              </w:rPr>
              <w:t>salesName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C66D0D" w:rsidRPr="00BD333B" w:rsidRDefault="00C66D0D" w:rsidP="003E0553">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C66D0D" w:rsidRPr="00BD333B" w:rsidRDefault="00C66D0D" w:rsidP="003E0553">
            <w:pPr>
              <w:widowControl/>
              <w:spacing w:line="336" w:lineRule="atLeast"/>
              <w:jc w:val="left"/>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销售品</w:t>
            </w:r>
            <w:r>
              <w:rPr>
                <w:rFonts w:ascii="Helvetica" w:hAnsi="Helvetica" w:cs="Helvetica" w:hint="eastAsia"/>
                <w:bCs/>
                <w:color w:val="333333"/>
                <w:kern w:val="0"/>
                <w:sz w:val="21"/>
                <w:szCs w:val="21"/>
              </w:rPr>
              <w:t>名称</w:t>
            </w:r>
          </w:p>
        </w:tc>
      </w:tr>
      <w:tr w:rsidR="00831D8E"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831D8E" w:rsidRPr="00746428" w:rsidRDefault="00831D8E" w:rsidP="00831D8E">
            <w:pPr>
              <w:widowControl/>
              <w:spacing w:line="336" w:lineRule="atLeast"/>
              <w:jc w:val="center"/>
              <w:rPr>
                <w:rFonts w:ascii="Helvetica" w:hAnsi="Helvetica" w:cs="Helvetica"/>
                <w:bCs/>
                <w:color w:val="333333"/>
                <w:kern w:val="0"/>
                <w:sz w:val="21"/>
                <w:szCs w:val="21"/>
              </w:rPr>
            </w:pPr>
            <w:r w:rsidRPr="00BC57B4">
              <w:rPr>
                <w:rFonts w:ascii="Helvetica" w:hAnsi="Helvetica" w:cs="Helvetica"/>
                <w:bCs/>
                <w:color w:val="333333"/>
                <w:kern w:val="0"/>
                <w:sz w:val="21"/>
                <w:szCs w:val="21"/>
              </w:rPr>
              <w:t>salesNo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831D8E" w:rsidRPr="00BD333B" w:rsidRDefault="00831D8E" w:rsidP="00831D8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bCs/>
                <w:color w:val="333333"/>
                <w:kern w:val="0"/>
                <w:sz w:val="21"/>
                <w:szCs w:val="21"/>
              </w:rPr>
              <w:t>编码</w:t>
            </w:r>
          </w:p>
        </w:tc>
      </w:tr>
      <w:tr w:rsidR="00831D8E"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47644B">
              <w:rPr>
                <w:rFonts w:ascii="Helvetica" w:hAnsi="Helvetica" w:cs="Helvetica"/>
                <w:bCs/>
                <w:color w:val="333333"/>
                <w:kern w:val="0"/>
                <w:sz w:val="21"/>
                <w:szCs w:val="21"/>
              </w:rPr>
              <w:t>content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831D8E" w:rsidRPr="00BD333B" w:rsidRDefault="00831D8E" w:rsidP="00831D8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权益内容</w:t>
            </w:r>
          </w:p>
        </w:tc>
      </w:tr>
      <w:tr w:rsidR="00831D8E"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unit</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支付单位（</w:t>
            </w:r>
            <w:r w:rsidRPr="000972D9">
              <w:rPr>
                <w:rFonts w:ascii="Helvetica" w:hAnsi="Helvetica" w:cs="Helvetica" w:hint="eastAsia"/>
                <w:bCs/>
                <w:color w:val="333333"/>
                <w:kern w:val="0"/>
                <w:sz w:val="21"/>
                <w:szCs w:val="21"/>
              </w:rPr>
              <w:t>1-</w:t>
            </w:r>
            <w:r w:rsidRPr="000972D9">
              <w:rPr>
                <w:rFonts w:ascii="Helvetica" w:hAnsi="Helvetica" w:cs="Helvetica" w:hint="eastAsia"/>
                <w:bCs/>
                <w:color w:val="333333"/>
                <w:kern w:val="0"/>
                <w:sz w:val="21"/>
                <w:szCs w:val="21"/>
              </w:rPr>
              <w:tab/>
            </w:r>
            <w:r w:rsidRPr="000972D9">
              <w:rPr>
                <w:rFonts w:ascii="Helvetica" w:hAnsi="Helvetica" w:cs="Helvetica" w:hint="eastAsia"/>
                <w:bCs/>
                <w:color w:val="333333"/>
                <w:kern w:val="0"/>
                <w:sz w:val="21"/>
                <w:szCs w:val="21"/>
              </w:rPr>
              <w:t>元</w:t>
            </w:r>
            <w:r>
              <w:rPr>
                <w:rFonts w:ascii="Helvetica" w:hAnsi="Helvetica" w:cs="Helvetica" w:hint="eastAsia"/>
                <w:bCs/>
                <w:color w:val="333333"/>
                <w:kern w:val="0"/>
                <w:sz w:val="21"/>
                <w:szCs w:val="21"/>
              </w:rPr>
              <w:t xml:space="preserve"> 2-</w:t>
            </w:r>
            <w:r w:rsidRPr="000972D9">
              <w:rPr>
                <w:rFonts w:ascii="Helvetica" w:hAnsi="Helvetica" w:cs="Helvetica" w:hint="eastAsia"/>
                <w:bCs/>
                <w:color w:val="333333"/>
                <w:kern w:val="0"/>
                <w:sz w:val="21"/>
                <w:szCs w:val="21"/>
              </w:rPr>
              <w:t>积分</w:t>
            </w:r>
            <w:r>
              <w:rPr>
                <w:rFonts w:ascii="Helvetica" w:hAnsi="Helvetica" w:cs="Helvetica" w:hint="eastAsia"/>
                <w:bCs/>
                <w:color w:val="333333"/>
                <w:kern w:val="0"/>
                <w:sz w:val="21"/>
                <w:szCs w:val="21"/>
              </w:rPr>
              <w:t>3-</w:t>
            </w:r>
            <w:r w:rsidRPr="000972D9">
              <w:rPr>
                <w:rFonts w:ascii="Helvetica" w:hAnsi="Helvetica" w:cs="Helvetica" w:hint="eastAsia"/>
                <w:bCs/>
                <w:color w:val="333333"/>
                <w:kern w:val="0"/>
                <w:sz w:val="21"/>
                <w:szCs w:val="21"/>
              </w:rPr>
              <w:t>元</w:t>
            </w:r>
            <w:r w:rsidRPr="000972D9">
              <w:rPr>
                <w:rFonts w:ascii="Helvetica" w:hAnsi="Helvetica" w:cs="Helvetica" w:hint="eastAsia"/>
                <w:bCs/>
                <w:color w:val="333333"/>
                <w:kern w:val="0"/>
                <w:sz w:val="21"/>
                <w:szCs w:val="21"/>
              </w:rPr>
              <w:t>+</w:t>
            </w:r>
            <w:r w:rsidRPr="000972D9">
              <w:rPr>
                <w:rFonts w:ascii="Helvetica" w:hAnsi="Helvetica" w:cs="Helvetica" w:hint="eastAsia"/>
                <w:bCs/>
                <w:color w:val="333333"/>
                <w:kern w:val="0"/>
                <w:sz w:val="21"/>
                <w:szCs w:val="21"/>
              </w:rPr>
              <w:t>积分</w:t>
            </w:r>
            <w:r>
              <w:rPr>
                <w:rFonts w:ascii="Helvetica" w:hAnsi="Helvetica" w:cs="Helvetica"/>
                <w:bCs/>
                <w:color w:val="333333"/>
                <w:kern w:val="0"/>
                <w:sz w:val="21"/>
                <w:szCs w:val="21"/>
              </w:rPr>
              <w:t>）</w:t>
            </w:r>
          </w:p>
        </w:tc>
      </w:tr>
      <w:tr w:rsidR="00831D8E"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47644B">
              <w:rPr>
                <w:rFonts w:ascii="Helvetica" w:hAnsi="Helvetica" w:cs="Helvetica"/>
                <w:bCs/>
                <w:color w:val="333333"/>
                <w:kern w:val="0"/>
                <w:sz w:val="21"/>
                <w:szCs w:val="21"/>
              </w:rPr>
              <w:t>price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bCs/>
                <w:color w:val="333333"/>
                <w:kern w:val="0"/>
                <w:sz w:val="21"/>
                <w:szCs w:val="21"/>
              </w:rPr>
              <w:t>价格</w:t>
            </w:r>
          </w:p>
        </w:tc>
      </w:tr>
      <w:tr w:rsidR="00831D8E"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0B1338">
              <w:rPr>
                <w:rFonts w:ascii="Helvetica" w:hAnsi="Helvetica" w:cs="Helvetica"/>
                <w:bCs/>
                <w:color w:val="333333"/>
                <w:kern w:val="0"/>
                <w:sz w:val="21"/>
                <w:szCs w:val="21"/>
              </w:rPr>
              <w:t>integral</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额定积分</w:t>
            </w:r>
          </w:p>
        </w:tc>
      </w:tr>
      <w:tr w:rsidR="00831D8E"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0B1338" w:rsidRDefault="00831D8E" w:rsidP="00831D8E">
            <w:pPr>
              <w:widowControl/>
              <w:spacing w:line="336" w:lineRule="atLeast"/>
              <w:jc w:val="center"/>
              <w:rPr>
                <w:rFonts w:ascii="Helvetica" w:hAnsi="Helvetica" w:cs="Helvetica"/>
                <w:bCs/>
                <w:color w:val="333333"/>
                <w:kern w:val="0"/>
                <w:sz w:val="21"/>
                <w:szCs w:val="21"/>
              </w:rPr>
            </w:pPr>
            <w:r w:rsidRPr="0047644B">
              <w:rPr>
                <w:rFonts w:ascii="Helvetica" w:hAnsi="Helvetica" w:cs="Helvetica"/>
                <w:bCs/>
                <w:color w:val="333333"/>
                <w:kern w:val="0"/>
                <w:sz w:val="21"/>
                <w:szCs w:val="21"/>
              </w:rPr>
              <w:t>type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Pr="00BD333B" w:rsidRDefault="00831D8E" w:rsidP="00831D8E">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831D8E" w:rsidRDefault="00831D8E" w:rsidP="00831D8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销售品</w:t>
            </w:r>
            <w:r>
              <w:rPr>
                <w:rFonts w:ascii="Helvetica" w:hAnsi="Helvetica" w:cs="Helvetica"/>
                <w:bCs/>
                <w:color w:val="333333"/>
                <w:kern w:val="0"/>
                <w:sz w:val="21"/>
                <w:szCs w:val="21"/>
              </w:rPr>
              <w:t>类型</w:t>
            </w:r>
            <w:r>
              <w:rPr>
                <w:rFonts w:ascii="Helvetica" w:hAnsi="Helvetica" w:cs="Helvetica" w:hint="eastAsia"/>
                <w:bCs/>
                <w:color w:val="333333"/>
                <w:kern w:val="0"/>
                <w:sz w:val="21"/>
                <w:szCs w:val="21"/>
              </w:rPr>
              <w:t xml:space="preserve"> </w:t>
            </w:r>
            <w:r w:rsidRPr="0047644B">
              <w:rPr>
                <w:rFonts w:ascii="Helvetica" w:hAnsi="Helvetica" w:cs="Helvetica" w:hint="eastAsia"/>
                <w:bCs/>
                <w:color w:val="333333"/>
                <w:kern w:val="0"/>
                <w:sz w:val="21"/>
                <w:szCs w:val="21"/>
              </w:rPr>
              <w:t xml:space="preserve"> 1-</w:t>
            </w:r>
            <w:r w:rsidRPr="0047644B">
              <w:rPr>
                <w:rFonts w:ascii="Helvetica" w:hAnsi="Helvetica" w:cs="Helvetica" w:hint="eastAsia"/>
                <w:bCs/>
                <w:color w:val="333333"/>
                <w:kern w:val="0"/>
                <w:sz w:val="21"/>
                <w:szCs w:val="21"/>
              </w:rPr>
              <w:t>星级，</w:t>
            </w:r>
            <w:r w:rsidRPr="0047644B">
              <w:rPr>
                <w:rFonts w:ascii="Helvetica" w:hAnsi="Helvetica" w:cs="Helvetica" w:hint="eastAsia"/>
                <w:bCs/>
                <w:color w:val="333333"/>
                <w:kern w:val="0"/>
                <w:sz w:val="21"/>
                <w:szCs w:val="21"/>
              </w:rPr>
              <w:t>2-</w:t>
            </w:r>
            <w:r w:rsidRPr="0047644B">
              <w:rPr>
                <w:rFonts w:ascii="Helvetica" w:hAnsi="Helvetica" w:cs="Helvetica" w:hint="eastAsia"/>
                <w:bCs/>
                <w:color w:val="333333"/>
                <w:kern w:val="0"/>
                <w:sz w:val="21"/>
                <w:szCs w:val="21"/>
              </w:rPr>
              <w:t>权益</w:t>
            </w:r>
          </w:p>
        </w:tc>
      </w:tr>
      <w:tr w:rsidR="00E65A18"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E65A18" w:rsidRPr="009E411D" w:rsidRDefault="00E65A18" w:rsidP="00E65A18">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bCs/>
                <w:color w:val="333333"/>
                <w:kern w:val="0"/>
                <w:sz w:val="21"/>
                <w:szCs w:val="21"/>
                <w:highlight w:val="yellow"/>
              </w:rPr>
              <w:t>p</w:t>
            </w:r>
            <w:r w:rsidRPr="009E411D">
              <w:rPr>
                <w:rFonts w:ascii="Helvetica" w:hAnsi="Helvetica" w:cs="Helvetica" w:hint="eastAsia"/>
                <w:bCs/>
                <w:color w:val="333333"/>
                <w:kern w:val="0"/>
                <w:sz w:val="21"/>
                <w:szCs w:val="21"/>
                <w:highlight w:val="yellow"/>
              </w:rPr>
              <w:t>rep</w:t>
            </w:r>
            <w:r w:rsidRPr="009E411D">
              <w:rPr>
                <w:rFonts w:ascii="Helvetica" w:hAnsi="Helvetica" w:cs="Helvetica"/>
                <w:bCs/>
                <w:color w:val="333333"/>
                <w:kern w:val="0"/>
                <w:sz w:val="21"/>
                <w:szCs w:val="21"/>
                <w:highlight w:val="yellow"/>
              </w:rPr>
              <w:t>No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E65A18" w:rsidRPr="009E411D" w:rsidRDefault="00E65A18" w:rsidP="00E65A18">
            <w:pPr>
              <w:widowControl/>
              <w:spacing w:line="336" w:lineRule="atLeast"/>
              <w:jc w:val="center"/>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E65A18" w:rsidRPr="009E411D" w:rsidRDefault="00E65A18" w:rsidP="00E65A18">
            <w:pPr>
              <w:widowControl/>
              <w:spacing w:line="336" w:lineRule="atLeast"/>
              <w:jc w:val="left"/>
              <w:rPr>
                <w:rFonts w:ascii="Helvetica" w:hAnsi="Helvetica" w:cs="Helvetica"/>
                <w:bCs/>
                <w:color w:val="333333"/>
                <w:kern w:val="0"/>
                <w:sz w:val="21"/>
                <w:szCs w:val="21"/>
                <w:highlight w:val="yellow"/>
              </w:rPr>
            </w:pPr>
            <w:r w:rsidRPr="009E411D">
              <w:rPr>
                <w:rFonts w:ascii="Helvetica" w:hAnsi="Helvetica" w:cs="Helvetica" w:hint="eastAsia"/>
                <w:bCs/>
                <w:color w:val="333333"/>
                <w:kern w:val="0"/>
                <w:sz w:val="21"/>
                <w:szCs w:val="21"/>
                <w:highlight w:val="yellow"/>
              </w:rPr>
              <w:t>权益</w:t>
            </w:r>
            <w:r w:rsidRPr="009E411D">
              <w:rPr>
                <w:rFonts w:ascii="Helvetica" w:hAnsi="Helvetica" w:cs="Helvetica"/>
                <w:bCs/>
                <w:color w:val="333333"/>
                <w:kern w:val="0"/>
                <w:sz w:val="21"/>
                <w:szCs w:val="21"/>
                <w:highlight w:val="yellow"/>
              </w:rPr>
              <w:t>属性值编码</w:t>
            </w:r>
            <w:r w:rsidRPr="009E411D">
              <w:rPr>
                <w:rFonts w:ascii="Helvetica" w:hAnsi="Helvetica" w:cs="Helvetica"/>
                <w:bCs/>
                <w:color w:val="333333"/>
                <w:kern w:val="0"/>
                <w:sz w:val="21"/>
                <w:szCs w:val="21"/>
                <w:highlight w:val="yellow"/>
              </w:rPr>
              <w:t>-</w:t>
            </w:r>
            <w:r w:rsidRPr="009E411D">
              <w:rPr>
                <w:rFonts w:ascii="Helvetica" w:hAnsi="Helvetica" w:cs="Helvetica"/>
                <w:bCs/>
                <w:color w:val="333333"/>
                <w:kern w:val="0"/>
                <w:sz w:val="21"/>
                <w:szCs w:val="21"/>
                <w:highlight w:val="yellow"/>
              </w:rPr>
              <w:t>供</w:t>
            </w:r>
            <w:r w:rsidRPr="009E411D">
              <w:rPr>
                <w:rFonts w:ascii="Helvetica" w:hAnsi="Helvetica" w:cs="Helvetica" w:hint="eastAsia"/>
                <w:bCs/>
                <w:color w:val="333333"/>
                <w:kern w:val="0"/>
                <w:sz w:val="21"/>
                <w:szCs w:val="21"/>
                <w:highlight w:val="yellow"/>
              </w:rPr>
              <w:t>H5</w:t>
            </w:r>
            <w:r w:rsidRPr="009E411D">
              <w:rPr>
                <w:rFonts w:ascii="Helvetica" w:hAnsi="Helvetica" w:cs="Helvetica" w:hint="eastAsia"/>
                <w:bCs/>
                <w:color w:val="333333"/>
                <w:kern w:val="0"/>
                <w:sz w:val="21"/>
                <w:szCs w:val="21"/>
                <w:highlight w:val="yellow"/>
              </w:rPr>
              <w:t>打标签</w:t>
            </w:r>
            <w:r w:rsidRPr="009E411D">
              <w:rPr>
                <w:rFonts w:ascii="Helvetica" w:hAnsi="Helvetica" w:cs="Helvetica"/>
                <w:bCs/>
                <w:color w:val="333333"/>
                <w:kern w:val="0"/>
                <w:sz w:val="21"/>
                <w:szCs w:val="21"/>
                <w:highlight w:val="yellow"/>
              </w:rPr>
              <w:t>使用</w:t>
            </w:r>
          </w:p>
        </w:tc>
      </w:tr>
      <w:tr w:rsidR="00985D66"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985D66" w:rsidRPr="009E411D" w:rsidRDefault="00985D66" w:rsidP="00985D66">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isbuy</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985D66" w:rsidRPr="009E411D" w:rsidRDefault="00985D66" w:rsidP="00985D66">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985D66" w:rsidRDefault="00985D66" w:rsidP="00985D66">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highlight w:val="yellow"/>
              </w:rPr>
              <w:t>是否</w:t>
            </w:r>
            <w:r>
              <w:rPr>
                <w:rFonts w:ascii="Helvetica" w:hAnsi="Helvetica" w:cs="Helvetica"/>
                <w:bCs/>
                <w:color w:val="333333"/>
                <w:kern w:val="0"/>
                <w:sz w:val="21"/>
                <w:szCs w:val="21"/>
                <w:highlight w:val="yellow"/>
              </w:rPr>
              <w:t>可购买</w:t>
            </w:r>
            <w:r>
              <w:rPr>
                <w:rFonts w:ascii="Helvetica" w:hAnsi="Helvetica" w:cs="Helvetica" w:hint="eastAsia"/>
                <w:bCs/>
                <w:color w:val="333333"/>
                <w:kern w:val="0"/>
                <w:sz w:val="21"/>
                <w:szCs w:val="21"/>
                <w:highlight w:val="yellow"/>
              </w:rPr>
              <w:t xml:space="preserve">  </w:t>
            </w:r>
          </w:p>
          <w:p w:rsidR="00985D66" w:rsidRPr="002700CC" w:rsidRDefault="00985D66" w:rsidP="00985D66">
            <w:pPr>
              <w:widowControl/>
              <w:spacing w:line="336" w:lineRule="atLeast"/>
              <w:jc w:val="left"/>
              <w:rPr>
                <w:rFonts w:ascii="Helvetica" w:hAnsi="Helvetica" w:cs="Helvetica"/>
                <w:bCs/>
                <w:color w:val="333333"/>
                <w:kern w:val="0"/>
                <w:sz w:val="21"/>
                <w:szCs w:val="21"/>
              </w:rPr>
            </w:pPr>
            <w:r w:rsidRPr="002700CC">
              <w:rPr>
                <w:rFonts w:ascii="Helvetica" w:hAnsi="Helvetica" w:cs="Helvetica" w:hint="eastAsia"/>
                <w:bCs/>
                <w:color w:val="333333"/>
                <w:kern w:val="0"/>
                <w:sz w:val="21"/>
                <w:szCs w:val="21"/>
              </w:rPr>
              <w:t>0-</w:t>
            </w:r>
            <w:r w:rsidRPr="002700CC">
              <w:rPr>
                <w:rFonts w:ascii="Helvetica" w:hAnsi="Helvetica" w:cs="Helvetica" w:hint="eastAsia"/>
                <w:bCs/>
                <w:color w:val="333333"/>
                <w:kern w:val="0"/>
                <w:sz w:val="21"/>
                <w:szCs w:val="21"/>
              </w:rPr>
              <w:tab/>
            </w:r>
            <w:r w:rsidRPr="002700CC">
              <w:rPr>
                <w:rFonts w:ascii="Helvetica" w:hAnsi="Helvetica" w:cs="Helvetica" w:hint="eastAsia"/>
                <w:bCs/>
                <w:color w:val="333333"/>
                <w:kern w:val="0"/>
                <w:sz w:val="21"/>
                <w:szCs w:val="21"/>
              </w:rPr>
              <w:t>不可购买（默认）</w:t>
            </w:r>
            <w:r w:rsidRPr="002700CC">
              <w:rPr>
                <w:rFonts w:ascii="Helvetica" w:hAnsi="Helvetica" w:cs="Helvetica" w:hint="eastAsia"/>
                <w:bCs/>
                <w:color w:val="333333"/>
                <w:kern w:val="0"/>
                <w:sz w:val="21"/>
                <w:szCs w:val="21"/>
              </w:rPr>
              <w:t>1-</w:t>
            </w:r>
            <w:r w:rsidRPr="002700CC">
              <w:rPr>
                <w:rFonts w:ascii="Helvetica" w:hAnsi="Helvetica" w:cs="Helvetica" w:hint="eastAsia"/>
                <w:bCs/>
                <w:color w:val="333333"/>
                <w:kern w:val="0"/>
                <w:sz w:val="21"/>
                <w:szCs w:val="21"/>
              </w:rPr>
              <w:tab/>
            </w:r>
            <w:r w:rsidRPr="002700CC">
              <w:rPr>
                <w:rFonts w:ascii="Helvetica" w:hAnsi="Helvetica" w:cs="Helvetica" w:hint="eastAsia"/>
                <w:bCs/>
                <w:color w:val="333333"/>
                <w:kern w:val="0"/>
                <w:sz w:val="21"/>
                <w:szCs w:val="21"/>
              </w:rPr>
              <w:t>可购买</w:t>
            </w:r>
          </w:p>
        </w:tc>
      </w:tr>
      <w:tr w:rsidR="00625A80"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625A80" w:rsidRDefault="00625A80" w:rsidP="00625A80">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isNetAction</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25A80" w:rsidRDefault="00625A80" w:rsidP="00625A80">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w:t>
            </w:r>
            <w:r>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25A80" w:rsidRDefault="00625A80" w:rsidP="00625A80">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是否</w:t>
            </w:r>
            <w:r>
              <w:rPr>
                <w:rFonts w:ascii="Helvetica" w:hAnsi="Helvetica" w:cs="Helvetica"/>
                <w:bCs/>
                <w:color w:val="333333"/>
                <w:kern w:val="0"/>
                <w:sz w:val="21"/>
                <w:szCs w:val="21"/>
                <w:highlight w:val="yellow"/>
              </w:rPr>
              <w:t>支持</w:t>
            </w:r>
            <w:r>
              <w:rPr>
                <w:rFonts w:ascii="Helvetica" w:hAnsi="Helvetica" w:cs="Helvetica" w:hint="eastAsia"/>
                <w:bCs/>
                <w:color w:val="333333"/>
                <w:kern w:val="0"/>
                <w:sz w:val="21"/>
                <w:szCs w:val="21"/>
                <w:highlight w:val="yellow"/>
              </w:rPr>
              <w:t>在线行权</w:t>
            </w:r>
            <w:r>
              <w:rPr>
                <w:rFonts w:ascii="Helvetica" w:hAnsi="Helvetica" w:cs="Helvetica" w:hint="eastAsia"/>
                <w:bCs/>
                <w:color w:val="333333"/>
                <w:kern w:val="0"/>
                <w:sz w:val="21"/>
                <w:szCs w:val="21"/>
                <w:highlight w:val="yellow"/>
              </w:rPr>
              <w:t xml:space="preserve"> 1:</w:t>
            </w:r>
            <w:r>
              <w:rPr>
                <w:rFonts w:ascii="Helvetica" w:hAnsi="Helvetica" w:cs="Helvetica" w:hint="eastAsia"/>
                <w:bCs/>
                <w:color w:val="333333"/>
                <w:kern w:val="0"/>
                <w:sz w:val="21"/>
                <w:szCs w:val="21"/>
                <w:highlight w:val="yellow"/>
              </w:rPr>
              <w:t>支持</w:t>
            </w:r>
            <w:r>
              <w:rPr>
                <w:rFonts w:ascii="Helvetica" w:hAnsi="Helvetica" w:cs="Helvetica" w:hint="eastAsia"/>
                <w:bCs/>
                <w:color w:val="333333"/>
                <w:kern w:val="0"/>
                <w:sz w:val="21"/>
                <w:szCs w:val="21"/>
                <w:highlight w:val="yellow"/>
              </w:rPr>
              <w:t xml:space="preserve"> 0</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不支持</w:t>
            </w:r>
          </w:p>
        </w:tc>
      </w:tr>
      <w:tr w:rsidR="00625A80"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625A80" w:rsidRDefault="00625A80" w:rsidP="00625A80">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interfaceType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625A80" w:rsidRDefault="00625A80" w:rsidP="00625A80">
            <w:pPr>
              <w:widowControl/>
              <w:spacing w:line="336" w:lineRule="atLeast"/>
              <w:jc w:val="center"/>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625A80" w:rsidRDefault="00625A80" w:rsidP="00625A80">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highlight w:val="yellow"/>
              </w:rPr>
              <w:t>调用</w:t>
            </w:r>
            <w:r>
              <w:rPr>
                <w:rFonts w:ascii="Helvetica" w:hAnsi="Helvetica" w:cs="Helvetica"/>
                <w:bCs/>
                <w:color w:val="333333"/>
                <w:kern w:val="0"/>
                <w:sz w:val="21"/>
                <w:szCs w:val="21"/>
                <w:highlight w:val="yellow"/>
              </w:rPr>
              <w:t>方式</w:t>
            </w:r>
            <w:r>
              <w:rPr>
                <w:rFonts w:ascii="Helvetica" w:hAnsi="Helvetica" w:cs="Helvetica" w:hint="eastAsia"/>
                <w:bCs/>
                <w:color w:val="333333"/>
                <w:kern w:val="0"/>
                <w:sz w:val="21"/>
                <w:szCs w:val="21"/>
                <w:highlight w:val="yellow"/>
              </w:rPr>
              <w:t xml:space="preserve"> 1</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接口</w:t>
            </w:r>
            <w:r>
              <w:rPr>
                <w:rFonts w:ascii="Helvetica" w:hAnsi="Helvetica" w:cs="Helvetica" w:hint="eastAsia"/>
                <w:bCs/>
                <w:color w:val="333333"/>
                <w:kern w:val="0"/>
                <w:sz w:val="21"/>
                <w:szCs w:val="21"/>
                <w:highlight w:val="yellow"/>
              </w:rPr>
              <w:t xml:space="preserve"> 2</w:t>
            </w:r>
            <w:r>
              <w:rPr>
                <w:rFonts w:ascii="Helvetica" w:hAnsi="Helvetica" w:cs="Helvetica" w:hint="eastAsia"/>
                <w:bCs/>
                <w:color w:val="333333"/>
                <w:kern w:val="0"/>
                <w:sz w:val="21"/>
                <w:szCs w:val="21"/>
                <w:highlight w:val="yellow"/>
              </w:rPr>
              <w:t>：</w:t>
            </w:r>
            <w:r>
              <w:rPr>
                <w:rFonts w:ascii="Helvetica" w:hAnsi="Helvetica" w:cs="Helvetica"/>
                <w:bCs/>
                <w:color w:val="333333"/>
                <w:kern w:val="0"/>
                <w:sz w:val="21"/>
                <w:szCs w:val="21"/>
                <w:highlight w:val="yellow"/>
              </w:rPr>
              <w:t>页面</w:t>
            </w:r>
          </w:p>
        </w:tc>
      </w:tr>
    </w:tbl>
    <w:p w:rsidR="00F5238B" w:rsidRDefault="00F5238B" w:rsidP="00F5238B">
      <w:pPr>
        <w:pStyle w:val="30"/>
      </w:pPr>
      <w:r>
        <w:rPr>
          <w:rFonts w:hint="eastAsia"/>
        </w:rPr>
        <w:t>1</w:t>
      </w:r>
      <w:r>
        <w:t>7.4</w:t>
      </w:r>
      <w:r w:rsidR="00B16600">
        <w:t xml:space="preserve"> </w:t>
      </w:r>
      <w:r>
        <w:rPr>
          <w:rFonts w:hint="eastAsia"/>
        </w:rPr>
        <w:t>星级客户经理</w:t>
      </w:r>
      <w:r>
        <w:t>信息</w:t>
      </w:r>
      <w:r>
        <w:rPr>
          <w:rFonts w:hint="eastAsia"/>
        </w:rPr>
        <w:t>查询接口</w:t>
      </w:r>
    </w:p>
    <w:p w:rsidR="009F05F8" w:rsidRPr="008A14C8" w:rsidRDefault="009F05F8" w:rsidP="009F05F8">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9F05F8" w:rsidRDefault="009F05F8" w:rsidP="009F05F8">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w:t>
      </w:r>
      <w:r>
        <w:rPr>
          <w:rFonts w:ascii="Helvetica" w:hAnsi="Helvetica" w:cs="Helvetica"/>
          <w:bCs/>
          <w:color w:val="333333"/>
          <w:kern w:val="0"/>
          <w:sz w:val="21"/>
          <w:szCs w:val="21"/>
        </w:rPr>
        <w:t>用户星级和</w:t>
      </w:r>
      <w:r>
        <w:rPr>
          <w:rFonts w:ascii="Helvetica" w:hAnsi="Helvetica" w:cs="Helvetica" w:hint="eastAsia"/>
          <w:bCs/>
          <w:color w:val="333333"/>
          <w:kern w:val="0"/>
          <w:sz w:val="21"/>
          <w:szCs w:val="21"/>
        </w:rPr>
        <w:t>手机</w:t>
      </w:r>
      <w:r>
        <w:rPr>
          <w:rFonts w:ascii="Helvetica" w:hAnsi="Helvetica" w:cs="Helvetica"/>
          <w:bCs/>
          <w:color w:val="333333"/>
          <w:kern w:val="0"/>
          <w:sz w:val="21"/>
          <w:szCs w:val="21"/>
        </w:rPr>
        <w:t>号码获取当前</w:t>
      </w: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用户对应的客户经理社交信息</w:t>
      </w:r>
    </w:p>
    <w:p w:rsidR="006E7772" w:rsidRPr="006F3356" w:rsidRDefault="006E7772" w:rsidP="009F05F8">
      <w:pPr>
        <w:rPr>
          <w:rFonts w:ascii="Helvetica" w:hAnsi="Helvetica" w:cs="Helvetica"/>
          <w:bCs/>
          <w:color w:val="333333"/>
          <w:kern w:val="0"/>
          <w:sz w:val="21"/>
          <w:szCs w:val="21"/>
        </w:rPr>
      </w:pPr>
      <w:r>
        <w:rPr>
          <w:rFonts w:ascii="Helvetica" w:hAnsi="Helvetica" w:cs="Helvetica" w:hint="eastAsia"/>
          <w:bCs/>
          <w:color w:val="333333"/>
          <w:kern w:val="0"/>
          <w:sz w:val="21"/>
          <w:szCs w:val="21"/>
        </w:rPr>
        <w:t>用户</w:t>
      </w:r>
      <w:r>
        <w:rPr>
          <w:rFonts w:ascii="Helvetica" w:hAnsi="Helvetica" w:cs="Helvetica"/>
          <w:bCs/>
          <w:color w:val="333333"/>
          <w:kern w:val="0"/>
          <w:sz w:val="21"/>
          <w:szCs w:val="21"/>
        </w:rPr>
        <w:t>的手机号和归属地根据</w:t>
      </w:r>
      <w:r>
        <w:rPr>
          <w:rFonts w:ascii="Helvetica" w:hAnsi="Helvetica" w:cs="Helvetica" w:hint="eastAsia"/>
          <w:bCs/>
          <w:color w:val="333333"/>
          <w:kern w:val="0"/>
          <w:sz w:val="21"/>
          <w:szCs w:val="21"/>
        </w:rPr>
        <w:t>token</w:t>
      </w:r>
      <w:r>
        <w:rPr>
          <w:rFonts w:ascii="Helvetica" w:hAnsi="Helvetica" w:cs="Helvetica" w:hint="eastAsia"/>
          <w:bCs/>
          <w:color w:val="333333"/>
          <w:kern w:val="0"/>
          <w:sz w:val="21"/>
          <w:szCs w:val="21"/>
        </w:rPr>
        <w:t>解析结果</w:t>
      </w:r>
      <w:r>
        <w:rPr>
          <w:rFonts w:ascii="Helvetica" w:hAnsi="Helvetica" w:cs="Helvetica"/>
          <w:bCs/>
          <w:color w:val="333333"/>
          <w:kern w:val="0"/>
          <w:sz w:val="21"/>
          <w:szCs w:val="21"/>
        </w:rPr>
        <w:t>获取</w:t>
      </w:r>
    </w:p>
    <w:p w:rsidR="007E6876" w:rsidRPr="008A14C8" w:rsidRDefault="007E6876" w:rsidP="007E6876">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7E6876" w:rsidRPr="008A14C8" w:rsidRDefault="007E6876" w:rsidP="007E6876">
      <w:pPr>
        <w:spacing w:line="240" w:lineRule="auto"/>
        <w:rPr>
          <w:rFonts w:asciiTheme="minorHAnsi" w:eastAsiaTheme="minorEastAsia" w:hAnsiTheme="minorHAnsi" w:cstheme="minorBidi"/>
          <w:sz w:val="21"/>
          <w:szCs w:val="22"/>
        </w:rPr>
      </w:pPr>
      <w:r w:rsidRPr="00140099">
        <w:rPr>
          <w:rFonts w:asciiTheme="minorHAnsi" w:eastAsiaTheme="minorEastAsia" w:hAnsiTheme="minorHAnsi" w:cstheme="minorBidi"/>
          <w:sz w:val="21"/>
          <w:szCs w:val="22"/>
        </w:rPr>
        <w:t>http://101.95.48.97:8005/public/sjk</w:t>
      </w:r>
      <w:r>
        <w:rPr>
          <w:rFonts w:asciiTheme="minorHAnsi" w:eastAsiaTheme="minorEastAsia" w:hAnsiTheme="minorHAnsi" w:cstheme="minorBidi"/>
          <w:sz w:val="21"/>
          <w:szCs w:val="22"/>
        </w:rPr>
        <w:t>f/salesinfo/</w:t>
      </w:r>
      <w:r w:rsidRPr="007E6876">
        <w:rPr>
          <w:rFonts w:asciiTheme="minorHAnsi" w:eastAsiaTheme="minorEastAsia" w:hAnsiTheme="minorHAnsi" w:cstheme="minorBidi"/>
          <w:sz w:val="21"/>
          <w:szCs w:val="22"/>
        </w:rPr>
        <w:t>getCustManagerInfo.jspx</w:t>
      </w:r>
    </w:p>
    <w:p w:rsidR="007E6876" w:rsidRDefault="007E6876" w:rsidP="007E6876">
      <w:pPr>
        <w:spacing w:line="360" w:lineRule="auto"/>
        <w:rPr>
          <w:rFonts w:asciiTheme="minorHAnsi" w:eastAsiaTheme="minorEastAsia" w:hAnsiTheme="minorHAnsi" w:cstheme="minorBidi"/>
          <w:b/>
          <w:sz w:val="21"/>
          <w:szCs w:val="22"/>
        </w:rPr>
      </w:pPr>
      <w:r w:rsidRPr="00CB0D1A">
        <w:rPr>
          <w:rFonts w:asciiTheme="minorHAnsi" w:eastAsiaTheme="minorEastAsia" w:hAnsiTheme="minorHAnsi" w:cstheme="minorBidi"/>
          <w:b/>
          <w:sz w:val="21"/>
          <w:szCs w:val="22"/>
        </w:rPr>
        <w:t>请求参数</w:t>
      </w:r>
    </w:p>
    <w:tbl>
      <w:tblPr>
        <w:tblpPr w:leftFromText="180" w:rightFromText="180" w:topFromText="100" w:bottomFromText="100" w:vertAnchor="text" w:horzAnchor="page" w:tblpX="1764" w:tblpY="394"/>
        <w:tblOverlap w:val="neve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3"/>
        <w:gridCol w:w="1309"/>
        <w:gridCol w:w="1101"/>
        <w:gridCol w:w="3969"/>
      </w:tblGrid>
      <w:tr w:rsidR="007E6876"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277567" w:rsidRDefault="007E6876"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b/>
                <w:bCs/>
                <w:color w:val="333333"/>
                <w:kern w:val="0"/>
                <w:sz w:val="21"/>
                <w:szCs w:val="21"/>
              </w:rPr>
              <w:t>Key</w:t>
            </w:r>
          </w:p>
        </w:tc>
        <w:tc>
          <w:tcPr>
            <w:tcW w:w="1309"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277567" w:rsidRDefault="007E6876"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类型</w:t>
            </w:r>
          </w:p>
        </w:tc>
        <w:tc>
          <w:tcPr>
            <w:tcW w:w="1101"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277567" w:rsidRDefault="007E6876"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必须</w:t>
            </w:r>
          </w:p>
        </w:tc>
        <w:tc>
          <w:tcPr>
            <w:tcW w:w="3969"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277567" w:rsidRDefault="007E6876"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注释</w:t>
            </w:r>
          </w:p>
        </w:tc>
      </w:tr>
      <w:tr w:rsidR="008F2168"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F2F2F2"/>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transactionId</w:t>
            </w:r>
          </w:p>
        </w:tc>
        <w:tc>
          <w:tcPr>
            <w:tcW w:w="130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流水号：接口编码（</w:t>
            </w:r>
            <w:r w:rsidR="00900289">
              <w:rPr>
                <w:rFonts w:ascii="Helvetica" w:hAnsi="Helvetica" w:cs="Helvetica"/>
                <w:bCs/>
                <w:color w:val="333333"/>
                <w:kern w:val="0"/>
                <w:sz w:val="21"/>
                <w:szCs w:val="21"/>
              </w:rPr>
              <w:t>1000020004</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8F2168" w:rsidRPr="005617A4" w:rsidRDefault="008F2168" w:rsidP="008F2168">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时间戳（</w:t>
            </w:r>
            <w:r w:rsidRPr="005617A4">
              <w:rPr>
                <w:rFonts w:ascii="Helvetica" w:hAnsi="Helvetica" w:cs="Helvetica"/>
                <w:bCs/>
                <w:color w:val="333333"/>
                <w:kern w:val="0"/>
                <w:sz w:val="21"/>
                <w:szCs w:val="21"/>
                <w:highlight w:val="yellow"/>
              </w:rPr>
              <w:t>yyyyMMddHHmmss</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8F2168" w:rsidRPr="005617A4" w:rsidRDefault="008F2168" w:rsidP="008F2168">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6</w:t>
            </w:r>
            <w:r w:rsidRPr="005617A4">
              <w:rPr>
                <w:rFonts w:ascii="Helvetica" w:hAnsi="Helvetica" w:cs="Helvetica" w:hint="eastAsia"/>
                <w:bCs/>
                <w:color w:val="333333"/>
                <w:kern w:val="0"/>
                <w:sz w:val="21"/>
                <w:szCs w:val="21"/>
                <w:highlight w:val="yellow"/>
              </w:rPr>
              <w:t>位随机数</w:t>
            </w:r>
          </w:p>
        </w:tc>
      </w:tr>
      <w:tr w:rsidR="008F2168"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F2F2F2"/>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channelCode</w:t>
            </w:r>
          </w:p>
        </w:tc>
        <w:tc>
          <w:tcPr>
            <w:tcW w:w="130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接入方编码，由管理平台分配（</w:t>
            </w:r>
            <w:r w:rsidRPr="005617A4">
              <w:rPr>
                <w:rFonts w:ascii="Helvetica" w:hAnsi="Helvetica" w:cs="Helvetica"/>
                <w:bCs/>
                <w:color w:val="333333"/>
                <w:kern w:val="0"/>
                <w:sz w:val="21"/>
                <w:szCs w:val="21"/>
                <w:highlight w:val="yellow"/>
              </w:rPr>
              <w:t>H5002017</w:t>
            </w:r>
            <w:r w:rsidRPr="005617A4">
              <w:rPr>
                <w:rFonts w:ascii="Helvetica" w:hAnsi="Helvetica" w:cs="Helvetica" w:hint="eastAsia"/>
                <w:bCs/>
                <w:color w:val="333333"/>
                <w:kern w:val="0"/>
                <w:sz w:val="21"/>
                <w:szCs w:val="21"/>
                <w:highlight w:val="yellow"/>
              </w:rPr>
              <w:t>）</w:t>
            </w:r>
          </w:p>
        </w:tc>
      </w:tr>
      <w:tr w:rsidR="008F2168"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F2F2F2"/>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mobile</w:t>
            </w:r>
          </w:p>
        </w:tc>
        <w:tc>
          <w:tcPr>
            <w:tcW w:w="130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w:t>
            </w:r>
            <w:r w:rsidRPr="005617A4">
              <w:rPr>
                <w:rFonts w:ascii="Helvetica" w:hAnsi="Helvetica" w:cs="Helvetica"/>
                <w:bCs/>
                <w:color w:val="333333"/>
                <w:kern w:val="0"/>
                <w:sz w:val="21"/>
                <w:szCs w:val="21"/>
                <w:highlight w:val="yellow"/>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用户</w:t>
            </w:r>
            <w:r w:rsidRPr="005617A4">
              <w:rPr>
                <w:rFonts w:ascii="Helvetica" w:hAnsi="Helvetica" w:cs="Helvetica"/>
                <w:bCs/>
                <w:color w:val="333333"/>
                <w:kern w:val="0"/>
                <w:sz w:val="21"/>
                <w:szCs w:val="21"/>
                <w:highlight w:val="yellow"/>
              </w:rPr>
              <w:t>手机号</w:t>
            </w:r>
          </w:p>
        </w:tc>
      </w:tr>
      <w:tr w:rsidR="008F2168"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F2F2F2"/>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lastRenderedPageBreak/>
              <w:t>s</w:t>
            </w:r>
            <w:r w:rsidRPr="005617A4">
              <w:rPr>
                <w:rFonts w:ascii="Helvetica" w:hAnsi="Helvetica" w:cs="Helvetica" w:hint="eastAsia"/>
                <w:bCs/>
                <w:color w:val="333333"/>
                <w:kern w:val="0"/>
                <w:sz w:val="21"/>
                <w:szCs w:val="21"/>
                <w:highlight w:val="yellow"/>
              </w:rPr>
              <w:t>ign</w:t>
            </w:r>
          </w:p>
        </w:tc>
        <w:tc>
          <w:tcPr>
            <w:tcW w:w="130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8F2168" w:rsidRPr="005617A4" w:rsidRDefault="008F2168" w:rsidP="008F2168">
            <w:pPr>
              <w:widowControl/>
              <w:spacing w:line="336" w:lineRule="atLeast"/>
              <w:jc w:val="lef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MD5</w:t>
            </w:r>
            <w:r w:rsidRPr="005617A4">
              <w:rPr>
                <w:rFonts w:ascii="Helvetica" w:hAnsi="Helvetica" w:cs="Helvetica" w:hint="eastAsia"/>
                <w:bCs/>
                <w:color w:val="333333"/>
                <w:kern w:val="0"/>
                <w:sz w:val="21"/>
                <w:szCs w:val="21"/>
                <w:highlight w:val="yellow"/>
              </w:rPr>
              <w:t>(transactionId=</w:t>
            </w:r>
            <w:r w:rsidRPr="005617A4">
              <w:rPr>
                <w:rFonts w:ascii="Helvetica" w:hAnsi="Helvetica" w:cs="Helvetica"/>
                <w:bCs/>
                <w:color w:val="333333"/>
                <w:kern w:val="0"/>
                <w:sz w:val="21"/>
                <w:szCs w:val="21"/>
                <w:highlight w:val="yellow"/>
              </w:rPr>
              <w:t>100001001</w:t>
            </w:r>
            <w:r w:rsidRPr="005617A4">
              <w:rPr>
                <w:rFonts w:ascii="Helvetica" w:hAnsi="Helvetica" w:cs="Helvetica" w:hint="eastAsia"/>
                <w:bCs/>
                <w:color w:val="333333"/>
                <w:kern w:val="0"/>
                <w:sz w:val="21"/>
                <w:szCs w:val="21"/>
                <w:highlight w:val="yellow"/>
              </w:rPr>
              <w:t>50140827121012123456&amp;channelCode=C10000023&amp;mobile=18912345678&amp;key=1234)</w:t>
            </w:r>
          </w:p>
        </w:tc>
      </w:tr>
      <w:tr w:rsidR="007E6876"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F2F2F2"/>
          </w:tcPr>
          <w:p w:rsidR="007E6876" w:rsidRPr="001125DF" w:rsidRDefault="007E6876" w:rsidP="003E0553">
            <w:pPr>
              <w:widowControl/>
              <w:spacing w:line="336" w:lineRule="atLeast"/>
              <w:jc w:val="center"/>
              <w:rPr>
                <w:rFonts w:ascii="Helvetica" w:hAnsi="Helvetica" w:cs="Helvetica"/>
                <w:bCs/>
                <w:color w:val="333333"/>
                <w:kern w:val="0"/>
                <w:sz w:val="21"/>
                <w:szCs w:val="21"/>
              </w:rPr>
            </w:pPr>
            <w:r w:rsidRPr="00502832">
              <w:rPr>
                <w:rFonts w:ascii="Helvetica" w:hAnsi="Helvetica" w:cs="Helvetica"/>
                <w:bCs/>
                <w:color w:val="333333"/>
                <w:kern w:val="0"/>
                <w:sz w:val="21"/>
                <w:szCs w:val="21"/>
              </w:rPr>
              <w:t>starLevel</w:t>
            </w:r>
          </w:p>
        </w:tc>
        <w:tc>
          <w:tcPr>
            <w:tcW w:w="1309" w:type="dxa"/>
            <w:tcBorders>
              <w:top w:val="single" w:sz="6" w:space="0" w:color="auto"/>
              <w:left w:val="single" w:sz="6" w:space="0" w:color="auto"/>
              <w:bottom w:val="single" w:sz="6" w:space="0" w:color="auto"/>
              <w:right w:val="single" w:sz="6" w:space="0" w:color="auto"/>
            </w:tcBorders>
            <w:shd w:val="clear" w:color="auto" w:fill="auto"/>
          </w:tcPr>
          <w:p w:rsidR="007E6876" w:rsidRPr="001125DF" w:rsidRDefault="007E6876" w:rsidP="003E0553">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7E6876" w:rsidRPr="001125DF" w:rsidRDefault="007E6876" w:rsidP="003E0553">
            <w:pPr>
              <w:widowControl/>
              <w:spacing w:line="336" w:lineRule="atLeast"/>
              <w:jc w:val="center"/>
              <w:rPr>
                <w:rFonts w:ascii="Helvetica" w:hAnsi="Helvetica" w:cs="Helvetica"/>
                <w:bCs/>
                <w:color w:val="333333"/>
                <w:kern w:val="0"/>
                <w:sz w:val="21"/>
                <w:szCs w:val="21"/>
              </w:rPr>
            </w:pPr>
            <w:r w:rsidRPr="001125DF">
              <w:rPr>
                <w:rFonts w:ascii="Helvetica" w:hAnsi="Helvetica" w:cs="Helvetic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7E6876" w:rsidRPr="001125DF" w:rsidRDefault="007E6876"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用户</w:t>
            </w:r>
            <w:r>
              <w:rPr>
                <w:rFonts w:ascii="Helvetica" w:hAnsi="Helvetica" w:cs="Helvetica"/>
                <w:bCs/>
                <w:color w:val="333333"/>
                <w:kern w:val="0"/>
                <w:sz w:val="21"/>
                <w:szCs w:val="21"/>
              </w:rPr>
              <w:t>星级</w:t>
            </w:r>
            <w:r>
              <w:rPr>
                <w:rFonts w:ascii="Helvetica" w:hAnsi="Helvetica" w:cs="Helvetica" w:hint="eastAsia"/>
                <w:bCs/>
                <w:color w:val="333333"/>
                <w:kern w:val="0"/>
                <w:sz w:val="21"/>
                <w:szCs w:val="21"/>
              </w:rPr>
              <w:t xml:space="preserve"> </w:t>
            </w:r>
            <w:r w:rsidRPr="00502832">
              <w:rPr>
                <w:rFonts w:ascii="Helvetica" w:hAnsi="Helvetica" w:cs="Helvetica" w:hint="eastAsia"/>
                <w:bCs/>
                <w:color w:val="333333"/>
                <w:kern w:val="0"/>
                <w:sz w:val="21"/>
                <w:szCs w:val="21"/>
              </w:rPr>
              <w:t>用户星级（</w:t>
            </w:r>
            <w:r w:rsidRPr="00502832">
              <w:rPr>
                <w:rFonts w:ascii="Helvetica" w:hAnsi="Helvetica" w:cs="Helvetica" w:hint="eastAsia"/>
                <w:bCs/>
                <w:color w:val="333333"/>
                <w:kern w:val="0"/>
                <w:sz w:val="21"/>
                <w:szCs w:val="21"/>
              </w:rPr>
              <w:t>1~7</w:t>
            </w:r>
            <w:r w:rsidR="00825231">
              <w:rPr>
                <w:rFonts w:ascii="Helvetica" w:hAnsi="Helvetica" w:cs="Helvetica" w:hint="eastAsia"/>
                <w:bCs/>
                <w:color w:val="333333"/>
                <w:kern w:val="0"/>
                <w:sz w:val="21"/>
                <w:szCs w:val="21"/>
              </w:rPr>
              <w:t>）</w:t>
            </w:r>
          </w:p>
        </w:tc>
      </w:tr>
      <w:tr w:rsidR="002051BC"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F2F2F2"/>
          </w:tcPr>
          <w:p w:rsidR="002051BC" w:rsidRPr="001577B6" w:rsidRDefault="00B23CA3" w:rsidP="002051BC">
            <w:pPr>
              <w:widowControl/>
              <w:spacing w:line="336" w:lineRule="atLeast"/>
              <w:jc w:val="center"/>
              <w:rPr>
                <w:rFonts w:ascii="Helvetica" w:hAnsi="Helvetica" w:cs="Helvetica"/>
                <w:bCs/>
                <w:color w:val="333333"/>
                <w:kern w:val="0"/>
                <w:sz w:val="21"/>
                <w:szCs w:val="21"/>
                <w:highlight w:val="yellow"/>
              </w:rPr>
            </w:pPr>
            <w:r w:rsidRPr="00B23CA3">
              <w:rPr>
                <w:rFonts w:ascii="Helvetica" w:hAnsi="Helvetica" w:cs="Helvetica"/>
                <w:bCs/>
                <w:color w:val="333333"/>
                <w:kern w:val="0"/>
                <w:sz w:val="21"/>
                <w:szCs w:val="21"/>
                <w:highlight w:val="yellow"/>
              </w:rPr>
              <w:t>province</w:t>
            </w:r>
          </w:p>
        </w:tc>
        <w:tc>
          <w:tcPr>
            <w:tcW w:w="1309" w:type="dxa"/>
            <w:tcBorders>
              <w:top w:val="single" w:sz="6" w:space="0" w:color="auto"/>
              <w:left w:val="single" w:sz="6" w:space="0" w:color="auto"/>
              <w:bottom w:val="single" w:sz="6" w:space="0" w:color="auto"/>
              <w:right w:val="single" w:sz="6" w:space="0" w:color="auto"/>
            </w:tcBorders>
            <w:shd w:val="clear" w:color="auto" w:fill="auto"/>
          </w:tcPr>
          <w:p w:rsidR="002051BC" w:rsidRPr="001577B6" w:rsidRDefault="002051BC" w:rsidP="002051BC">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S</w:t>
            </w:r>
            <w:r w:rsidRPr="001577B6">
              <w:rPr>
                <w:rFonts w:ascii="Helvetica" w:hAnsi="Helvetica" w:cs="Helvetica"/>
                <w:bCs/>
                <w:color w:val="333333"/>
                <w:kern w:val="0"/>
                <w:sz w:val="21"/>
                <w:szCs w:val="21"/>
                <w:highlight w:val="yellow"/>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2051BC" w:rsidRPr="001577B6" w:rsidRDefault="002051BC" w:rsidP="002051BC">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2051BC" w:rsidRPr="001577B6" w:rsidRDefault="002051BC" w:rsidP="002051BC">
            <w:pPr>
              <w:widowControl/>
              <w:spacing w:line="336" w:lineRule="atLeast"/>
              <w:jc w:val="left"/>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宽带账号</w:t>
            </w:r>
            <w:r w:rsidRPr="001577B6">
              <w:rPr>
                <w:rFonts w:ascii="Helvetica" w:hAnsi="Helvetica" w:cs="Helvetica"/>
                <w:bCs/>
                <w:color w:val="333333"/>
                <w:kern w:val="0"/>
                <w:sz w:val="21"/>
                <w:szCs w:val="21"/>
                <w:highlight w:val="yellow"/>
              </w:rPr>
              <w:t>归属省</w:t>
            </w:r>
            <w:r w:rsidRPr="001577B6">
              <w:rPr>
                <w:rFonts w:ascii="Helvetica" w:hAnsi="Helvetica" w:cs="Helvetica" w:hint="eastAsia"/>
                <w:bCs/>
                <w:color w:val="333333"/>
                <w:kern w:val="0"/>
                <w:sz w:val="21"/>
                <w:szCs w:val="21"/>
                <w:highlight w:val="yellow"/>
              </w:rPr>
              <w:t>（</w:t>
            </w:r>
            <w:r w:rsidRPr="001577B6">
              <w:rPr>
                <w:rFonts w:ascii="Helvetica" w:hAnsi="Helvetica" w:cs="Helvetica" w:hint="eastAsia"/>
                <w:bCs/>
                <w:color w:val="333333"/>
                <w:kern w:val="0"/>
                <w:sz w:val="21"/>
                <w:szCs w:val="21"/>
                <w:highlight w:val="yellow"/>
              </w:rPr>
              <w:t>pc</w:t>
            </w:r>
            <w:r w:rsidRPr="001577B6">
              <w:rPr>
                <w:rFonts w:ascii="Helvetica" w:hAnsi="Helvetica" w:cs="Helvetica"/>
                <w:bCs/>
                <w:color w:val="333333"/>
                <w:kern w:val="0"/>
                <w:sz w:val="21"/>
                <w:szCs w:val="21"/>
                <w:highlight w:val="yellow"/>
              </w:rPr>
              <w:t>）</w:t>
            </w:r>
          </w:p>
        </w:tc>
      </w:tr>
      <w:tr w:rsidR="002051BC" w:rsidRPr="00C06489" w:rsidTr="00591C8D">
        <w:tc>
          <w:tcPr>
            <w:tcW w:w="2093" w:type="dxa"/>
            <w:tcBorders>
              <w:top w:val="single" w:sz="6" w:space="0" w:color="auto"/>
              <w:left w:val="single" w:sz="6" w:space="0" w:color="auto"/>
              <w:bottom w:val="single" w:sz="6" w:space="0" w:color="auto"/>
              <w:right w:val="single" w:sz="6" w:space="0" w:color="auto"/>
            </w:tcBorders>
            <w:shd w:val="clear" w:color="auto" w:fill="F2F2F2"/>
          </w:tcPr>
          <w:p w:rsidR="002051BC" w:rsidRPr="001577B6" w:rsidRDefault="002051BC" w:rsidP="002051BC">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bCs/>
                <w:color w:val="333333"/>
                <w:kern w:val="0"/>
                <w:sz w:val="21"/>
                <w:szCs w:val="21"/>
                <w:highlight w:val="yellow"/>
              </w:rPr>
              <w:t>city</w:t>
            </w:r>
          </w:p>
        </w:tc>
        <w:tc>
          <w:tcPr>
            <w:tcW w:w="1309" w:type="dxa"/>
            <w:tcBorders>
              <w:top w:val="single" w:sz="6" w:space="0" w:color="auto"/>
              <w:left w:val="single" w:sz="6" w:space="0" w:color="auto"/>
              <w:bottom w:val="single" w:sz="6" w:space="0" w:color="auto"/>
              <w:right w:val="single" w:sz="6" w:space="0" w:color="auto"/>
            </w:tcBorders>
            <w:shd w:val="clear" w:color="auto" w:fill="auto"/>
          </w:tcPr>
          <w:p w:rsidR="002051BC" w:rsidRPr="001577B6" w:rsidRDefault="002051BC" w:rsidP="002051BC">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2051BC" w:rsidRPr="001577B6" w:rsidRDefault="002051BC" w:rsidP="002051BC">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2051BC" w:rsidRPr="001577B6" w:rsidRDefault="002051BC" w:rsidP="002051BC">
            <w:pPr>
              <w:widowControl/>
              <w:spacing w:line="336" w:lineRule="atLeast"/>
              <w:jc w:val="left"/>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宽带</w:t>
            </w:r>
            <w:r w:rsidRPr="001577B6">
              <w:rPr>
                <w:rFonts w:ascii="Helvetica" w:hAnsi="Helvetica" w:cs="Helvetica"/>
                <w:bCs/>
                <w:color w:val="333333"/>
                <w:kern w:val="0"/>
                <w:sz w:val="21"/>
                <w:szCs w:val="21"/>
                <w:highlight w:val="yellow"/>
              </w:rPr>
              <w:t>账号</w:t>
            </w:r>
            <w:r w:rsidRPr="001577B6">
              <w:rPr>
                <w:rFonts w:ascii="Helvetica" w:hAnsi="Helvetica" w:cs="Helvetica" w:hint="eastAsia"/>
                <w:bCs/>
                <w:color w:val="333333"/>
                <w:kern w:val="0"/>
                <w:sz w:val="21"/>
                <w:szCs w:val="21"/>
                <w:highlight w:val="yellow"/>
              </w:rPr>
              <w:t>归属市（</w:t>
            </w:r>
            <w:r w:rsidRPr="001577B6">
              <w:rPr>
                <w:rFonts w:ascii="Helvetica" w:hAnsi="Helvetica" w:cs="Helvetica" w:hint="eastAsia"/>
                <w:bCs/>
                <w:color w:val="333333"/>
                <w:kern w:val="0"/>
                <w:sz w:val="21"/>
                <w:szCs w:val="21"/>
                <w:highlight w:val="yellow"/>
              </w:rPr>
              <w:t>pc</w:t>
            </w:r>
            <w:r w:rsidRPr="001577B6">
              <w:rPr>
                <w:rFonts w:ascii="Helvetica" w:hAnsi="Helvetica" w:cs="Helvetica"/>
                <w:bCs/>
                <w:color w:val="333333"/>
                <w:kern w:val="0"/>
                <w:sz w:val="21"/>
                <w:szCs w:val="21"/>
                <w:highlight w:val="yellow"/>
              </w:rPr>
              <w:t>）</w:t>
            </w:r>
          </w:p>
        </w:tc>
      </w:tr>
    </w:tbl>
    <w:p w:rsidR="007E6876" w:rsidRDefault="007E6876" w:rsidP="007E6876">
      <w:pPr>
        <w:spacing w:line="360" w:lineRule="auto"/>
        <w:rPr>
          <w:rFonts w:asciiTheme="minorHAnsi" w:eastAsiaTheme="minorEastAsia" w:hAnsiTheme="minorHAnsi" w:cstheme="minorBidi"/>
          <w:b/>
          <w:sz w:val="21"/>
          <w:szCs w:val="22"/>
        </w:rPr>
      </w:pPr>
      <w:r>
        <w:rPr>
          <w:rFonts w:asciiTheme="minorHAnsi" w:eastAsiaTheme="minorEastAsia" w:hAnsiTheme="minorHAnsi" w:cstheme="minorBidi"/>
          <w:b/>
          <w:sz w:val="21"/>
          <w:szCs w:val="22"/>
        </w:rPr>
        <w:t>响应报文</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7E6876"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454DCD" w:rsidRDefault="007E6876"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454DCD" w:rsidRDefault="007E6876"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454DCD" w:rsidRDefault="007E6876"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7E6876"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7E6876" w:rsidP="003E0553">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C</w:t>
            </w:r>
            <w:r w:rsidRPr="00194243">
              <w:rPr>
                <w:rFonts w:ascii="Helvetica" w:hAnsi="Helvetica" w:cs="Helvetica" w:hint="eastAsia"/>
                <w:bCs/>
                <w:color w:val="333333"/>
                <w:kern w:val="0"/>
                <w:sz w:val="21"/>
                <w:szCs w:val="21"/>
              </w:rPr>
              <w:t>ode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7E6876" w:rsidP="003E0553">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E6876" w:rsidRDefault="007E6876" w:rsidP="003E0553">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响应编码</w:t>
            </w:r>
            <w:r>
              <w:rPr>
                <w:rFonts w:ascii="Helvetica" w:hAnsi="Helvetica" w:cs="Helvetica" w:hint="eastAsia"/>
                <w:bCs/>
                <w:color w:val="333333"/>
                <w:kern w:val="0"/>
                <w:sz w:val="21"/>
                <w:szCs w:val="21"/>
              </w:rPr>
              <w:t xml:space="preserve">  </w:t>
            </w:r>
            <w:r w:rsidRPr="00561014">
              <w:rPr>
                <w:rFonts w:ascii="Helvetica" w:hAnsi="Helvetica" w:cs="Helvetica"/>
                <w:bCs/>
                <w:color w:val="333333"/>
                <w:kern w:val="0"/>
                <w:sz w:val="21"/>
                <w:szCs w:val="21"/>
              </w:rPr>
              <w:t>200</w:t>
            </w:r>
            <w:r>
              <w:rPr>
                <w:rFonts w:ascii="Helvetica" w:hAnsi="Helvetica" w:cs="Helvetica"/>
                <w:bCs/>
                <w:color w:val="333333"/>
                <w:kern w:val="0"/>
                <w:sz w:val="21"/>
                <w:szCs w:val="21"/>
              </w:rPr>
              <w:t>-</w:t>
            </w:r>
            <w:r>
              <w:rPr>
                <w:rFonts w:ascii="Helvetica" w:hAnsi="Helvetica" w:cs="Helvetica"/>
                <w:bCs/>
                <w:color w:val="333333"/>
                <w:kern w:val="0"/>
                <w:sz w:val="21"/>
                <w:szCs w:val="21"/>
              </w:rPr>
              <w:t>正常</w:t>
            </w:r>
            <w:r>
              <w:rPr>
                <w:rFonts w:ascii="Helvetica" w:hAnsi="Helvetica" w:cs="Helvetica" w:hint="eastAsia"/>
                <w:bCs/>
                <w:color w:val="333333"/>
                <w:kern w:val="0"/>
                <w:sz w:val="21"/>
                <w:szCs w:val="21"/>
              </w:rPr>
              <w:t xml:space="preserve"> 404</w:t>
            </w:r>
            <w:r>
              <w:rPr>
                <w:rFonts w:ascii="Helvetica" w:hAnsi="Helvetica" w:cs="Helvetica"/>
                <w:bCs/>
                <w:color w:val="333333"/>
                <w:kern w:val="0"/>
                <w:sz w:val="21"/>
                <w:szCs w:val="21"/>
              </w:rPr>
              <w:t>-</w:t>
            </w:r>
            <w:r>
              <w:rPr>
                <w:rFonts w:ascii="Helvetica" w:hAnsi="Helvetica" w:cs="Helvetica"/>
                <w:bCs/>
                <w:color w:val="333333"/>
                <w:kern w:val="0"/>
                <w:sz w:val="21"/>
                <w:szCs w:val="21"/>
              </w:rPr>
              <w:t>无数据</w:t>
            </w:r>
            <w:r>
              <w:rPr>
                <w:rFonts w:ascii="Helvetica" w:hAnsi="Helvetica" w:cs="Helvetica" w:hint="eastAsia"/>
                <w:bCs/>
                <w:color w:val="333333"/>
                <w:kern w:val="0"/>
                <w:sz w:val="21"/>
                <w:szCs w:val="21"/>
              </w:rPr>
              <w:t xml:space="preserve"> </w:t>
            </w:r>
          </w:p>
          <w:p w:rsidR="007E6876" w:rsidRPr="00194243" w:rsidRDefault="007E6876" w:rsidP="003E0553">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1001</w:t>
            </w:r>
            <w:r>
              <w:rPr>
                <w:rFonts w:ascii="Helvetica" w:hAnsi="Helvetica" w:cs="Helvetica"/>
                <w:bCs/>
                <w:color w:val="333333"/>
                <w:kern w:val="0"/>
                <w:sz w:val="21"/>
                <w:szCs w:val="21"/>
              </w:rPr>
              <w:t>-</w:t>
            </w:r>
            <w:r>
              <w:rPr>
                <w:rFonts w:ascii="Helvetica" w:hAnsi="Helvetica" w:cs="Helvetica"/>
                <w:bCs/>
                <w:color w:val="333333"/>
                <w:kern w:val="0"/>
                <w:sz w:val="21"/>
                <w:szCs w:val="21"/>
              </w:rPr>
              <w:t>参数异常</w:t>
            </w:r>
            <w:r w:rsidRPr="00561014">
              <w:rPr>
                <w:rFonts w:ascii="Helvetica" w:hAnsi="Helvetica" w:cs="Helvetica"/>
                <w:bCs/>
                <w:color w:val="333333"/>
                <w:kern w:val="0"/>
                <w:sz w:val="21"/>
                <w:szCs w:val="21"/>
              </w:rPr>
              <w:t xml:space="preserve"> </w:t>
            </w:r>
            <w:r>
              <w:rPr>
                <w:rFonts w:ascii="Helvetica" w:hAnsi="Helvetica" w:cs="Helvetica"/>
                <w:bCs/>
                <w:color w:val="333333"/>
                <w:kern w:val="0"/>
                <w:sz w:val="21"/>
                <w:szCs w:val="21"/>
              </w:rPr>
              <w:t xml:space="preserve"> </w:t>
            </w:r>
            <w:r w:rsidRPr="00561014">
              <w:rPr>
                <w:rFonts w:ascii="Helvetica" w:hAnsi="Helvetica" w:cs="Helvetica"/>
                <w:bCs/>
                <w:color w:val="333333"/>
                <w:kern w:val="0"/>
                <w:sz w:val="21"/>
                <w:szCs w:val="21"/>
              </w:rPr>
              <w:t>1002</w:t>
            </w:r>
            <w:r w:rsidR="00324277">
              <w:rPr>
                <w:rFonts w:ascii="Helvetica" w:hAnsi="Helvetica" w:cs="Helvetica"/>
                <w:bCs/>
                <w:color w:val="333333"/>
                <w:kern w:val="0"/>
                <w:sz w:val="21"/>
                <w:szCs w:val="21"/>
              </w:rPr>
              <w:t>-</w:t>
            </w:r>
            <w:r w:rsidR="00324277">
              <w:rPr>
                <w:rFonts w:ascii="Helvetica" w:hAnsi="Helvetica" w:cs="Helvetica" w:hint="eastAsia"/>
                <w:bCs/>
                <w:color w:val="333333"/>
                <w:kern w:val="0"/>
                <w:sz w:val="21"/>
                <w:szCs w:val="21"/>
              </w:rPr>
              <w:t>参数</w:t>
            </w:r>
            <w:r w:rsidR="00324277">
              <w:rPr>
                <w:rFonts w:ascii="Helvetica" w:hAnsi="Helvetica" w:cs="Helvetica"/>
                <w:bCs/>
                <w:color w:val="333333"/>
                <w:kern w:val="0"/>
                <w:sz w:val="21"/>
                <w:szCs w:val="21"/>
              </w:rPr>
              <w:t>解析失败</w:t>
            </w:r>
            <w:r>
              <w:rPr>
                <w:rFonts w:ascii="Helvetica" w:hAnsi="Helvetica" w:cs="Helvetica" w:hint="eastAsia"/>
                <w:bCs/>
                <w:color w:val="333333"/>
                <w:kern w:val="0"/>
                <w:sz w:val="21"/>
                <w:szCs w:val="21"/>
              </w:rPr>
              <w:t xml:space="preserve"> </w:t>
            </w:r>
          </w:p>
        </w:tc>
      </w:tr>
      <w:tr w:rsidR="007E6876"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7E6876" w:rsidP="003E0553">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D</w:t>
            </w:r>
            <w:r w:rsidRPr="00194243">
              <w:rPr>
                <w:rFonts w:ascii="Helvetica" w:hAnsi="Helvetica" w:cs="Helvetica" w:hint="eastAsia"/>
                <w:bCs/>
                <w:color w:val="333333"/>
                <w:kern w:val="0"/>
                <w:sz w:val="21"/>
                <w:szCs w:val="21"/>
              </w:rPr>
              <w:t>esc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7E6876" w:rsidP="003E0553">
            <w:pPr>
              <w:widowControl/>
              <w:tabs>
                <w:tab w:val="center" w:pos="740"/>
              </w:tabs>
              <w:spacing w:line="336" w:lineRule="atLeast"/>
              <w:rPr>
                <w:rFonts w:ascii="Helvetica" w:hAnsi="Helvetica" w:cs="Helvetica"/>
                <w:bCs/>
                <w:color w:val="333333"/>
                <w:kern w:val="0"/>
                <w:sz w:val="21"/>
                <w:szCs w:val="21"/>
              </w:rPr>
            </w:pPr>
            <w:r>
              <w:rPr>
                <w:rFonts w:ascii="Helvetica" w:hAnsi="Helvetica" w:cs="Helvetica"/>
                <w:bCs/>
                <w:color w:val="333333"/>
                <w:kern w:val="0"/>
                <w:sz w:val="21"/>
                <w:szCs w:val="21"/>
              </w:rPr>
              <w:tab/>
            </w: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7E6876" w:rsidP="003E0553">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响应描述</w:t>
            </w:r>
          </w:p>
        </w:tc>
      </w:tr>
      <w:tr w:rsidR="007E6876"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2C04E6" w:rsidP="003E0553">
            <w:pPr>
              <w:widowControl/>
              <w:spacing w:line="336" w:lineRule="atLeast"/>
              <w:jc w:val="center"/>
              <w:rPr>
                <w:rFonts w:ascii="Helvetica" w:hAnsi="Helvetica" w:cs="Helvetica"/>
                <w:bCs/>
                <w:color w:val="333333"/>
                <w:kern w:val="0"/>
                <w:sz w:val="21"/>
                <w:szCs w:val="21"/>
              </w:rPr>
            </w:pPr>
            <w:r w:rsidRPr="002C04E6">
              <w:rPr>
                <w:rFonts w:ascii="Helvetica" w:hAnsi="Helvetica" w:cs="Helvetica"/>
                <w:bCs/>
                <w:color w:val="333333"/>
                <w:kern w:val="0"/>
                <w:sz w:val="21"/>
                <w:szCs w:val="21"/>
              </w:rPr>
              <w:t>custInfo</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7E6876" w:rsidP="003E0553">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Object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E6876" w:rsidRPr="00194243" w:rsidRDefault="002C04E6"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客户</w:t>
            </w:r>
            <w:r>
              <w:rPr>
                <w:rFonts w:ascii="Helvetica" w:hAnsi="Helvetica" w:cs="Helvetica"/>
                <w:bCs/>
                <w:color w:val="333333"/>
                <w:kern w:val="0"/>
                <w:sz w:val="21"/>
                <w:szCs w:val="21"/>
              </w:rPr>
              <w:t>经理信息</w:t>
            </w:r>
          </w:p>
        </w:tc>
      </w:tr>
    </w:tbl>
    <w:p w:rsidR="007E6876" w:rsidRDefault="007E6876" w:rsidP="007E6876">
      <w:pPr>
        <w:spacing w:line="360" w:lineRule="auto"/>
      </w:pPr>
      <w:r w:rsidRPr="0048429A">
        <w:rPr>
          <w:rFonts w:hint="eastAsia"/>
        </w:rPr>
        <w:t xml:space="preserve"> </w:t>
      </w:r>
      <w:r w:rsidR="00CD6382" w:rsidRPr="00CD6382">
        <w:t>custInfo</w:t>
      </w:r>
      <w:r w:rsidRPr="0048429A">
        <w:rPr>
          <w:rFonts w:hint="eastAsia"/>
        </w:rPr>
        <w:t>字段说明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7E6876"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454DCD" w:rsidRDefault="007E6876"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454DCD" w:rsidRDefault="007E6876"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7E6876" w:rsidRPr="00454DCD" w:rsidRDefault="007E6876"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7E6876"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7E6876" w:rsidRPr="00BD333B" w:rsidRDefault="00CD6382" w:rsidP="003E0553">
            <w:pPr>
              <w:widowControl/>
              <w:spacing w:line="336" w:lineRule="atLeast"/>
              <w:jc w:val="center"/>
              <w:rPr>
                <w:rFonts w:ascii="Helvetica" w:hAnsi="Helvetica" w:cs="Helvetica"/>
                <w:bCs/>
                <w:color w:val="333333"/>
                <w:kern w:val="0"/>
                <w:sz w:val="21"/>
                <w:szCs w:val="21"/>
              </w:rPr>
            </w:pPr>
            <w:r w:rsidRPr="00CD6382">
              <w:rPr>
                <w:rFonts w:ascii="Helvetica" w:hAnsi="Helvetica" w:cs="Helvetica"/>
                <w:bCs/>
                <w:color w:val="333333"/>
                <w:kern w:val="0"/>
                <w:sz w:val="21"/>
                <w:szCs w:val="21"/>
              </w:rPr>
              <w:t>custTel</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E6876" w:rsidRPr="00BD333B" w:rsidRDefault="007E6876" w:rsidP="003E0553">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E6876" w:rsidRPr="00BD333B" w:rsidRDefault="00EC3448"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客户</w:t>
            </w:r>
            <w:r>
              <w:rPr>
                <w:rFonts w:ascii="Helvetica" w:hAnsi="Helvetica" w:cs="Helvetica"/>
                <w:bCs/>
                <w:color w:val="333333"/>
                <w:kern w:val="0"/>
                <w:sz w:val="21"/>
                <w:szCs w:val="21"/>
              </w:rPr>
              <w:t>经理手机号码</w:t>
            </w:r>
          </w:p>
        </w:tc>
      </w:tr>
      <w:tr w:rsidR="007E6876"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7E6876" w:rsidRPr="00BD333B" w:rsidRDefault="002B20AF" w:rsidP="003E0553">
            <w:pPr>
              <w:widowControl/>
              <w:spacing w:line="336" w:lineRule="atLeast"/>
              <w:jc w:val="center"/>
              <w:rPr>
                <w:rFonts w:ascii="Helvetica" w:hAnsi="Helvetica" w:cs="Helvetica"/>
                <w:bCs/>
                <w:color w:val="333333"/>
                <w:kern w:val="0"/>
                <w:sz w:val="21"/>
                <w:szCs w:val="21"/>
              </w:rPr>
            </w:pPr>
            <w:r w:rsidRPr="002B20AF">
              <w:rPr>
                <w:rFonts w:ascii="Helvetica" w:hAnsi="Helvetica" w:cs="Helvetica"/>
                <w:bCs/>
                <w:color w:val="333333"/>
                <w:kern w:val="0"/>
                <w:sz w:val="21"/>
                <w:szCs w:val="21"/>
              </w:rPr>
              <w:t>qq</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7E6876" w:rsidRPr="00BD333B" w:rsidRDefault="007E6876" w:rsidP="003E0553">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E6876" w:rsidRPr="00BD333B" w:rsidRDefault="002B20AF"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客户</w:t>
            </w:r>
            <w:r>
              <w:rPr>
                <w:rFonts w:ascii="Helvetica" w:hAnsi="Helvetica" w:cs="Helvetica"/>
                <w:bCs/>
                <w:color w:val="333333"/>
                <w:kern w:val="0"/>
                <w:sz w:val="21"/>
                <w:szCs w:val="21"/>
              </w:rPr>
              <w:t>经理</w:t>
            </w:r>
            <w:r>
              <w:rPr>
                <w:rFonts w:ascii="Helvetica" w:hAnsi="Helvetica" w:cs="Helvetica" w:hint="eastAsia"/>
                <w:bCs/>
                <w:color w:val="333333"/>
                <w:kern w:val="0"/>
                <w:sz w:val="21"/>
                <w:szCs w:val="21"/>
              </w:rPr>
              <w:t>QQ</w:t>
            </w:r>
          </w:p>
        </w:tc>
      </w:tr>
      <w:tr w:rsidR="007E6876"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7E6876" w:rsidRPr="00BD333B" w:rsidRDefault="002B20AF" w:rsidP="003E0553">
            <w:pPr>
              <w:widowControl/>
              <w:spacing w:line="336" w:lineRule="atLeast"/>
              <w:jc w:val="center"/>
              <w:rPr>
                <w:rFonts w:ascii="Helvetica" w:hAnsi="Helvetica" w:cs="Helvetica"/>
                <w:bCs/>
                <w:color w:val="333333"/>
                <w:kern w:val="0"/>
                <w:sz w:val="21"/>
                <w:szCs w:val="21"/>
              </w:rPr>
            </w:pPr>
            <w:r w:rsidRPr="002B20AF">
              <w:rPr>
                <w:rFonts w:ascii="Helvetica" w:hAnsi="Helvetica" w:cs="Helvetica"/>
                <w:bCs/>
                <w:color w:val="333333"/>
                <w:kern w:val="0"/>
                <w:sz w:val="21"/>
                <w:szCs w:val="21"/>
              </w:rPr>
              <w:t>wechat</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7E6876" w:rsidRPr="00BD333B" w:rsidRDefault="007E6876" w:rsidP="003E0553">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7E6876" w:rsidRPr="00BD333B" w:rsidRDefault="002B20AF"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客户</w:t>
            </w:r>
            <w:r>
              <w:rPr>
                <w:rFonts w:ascii="Helvetica" w:hAnsi="Helvetica" w:cs="Helvetica"/>
                <w:bCs/>
                <w:color w:val="333333"/>
                <w:kern w:val="0"/>
                <w:sz w:val="21"/>
                <w:szCs w:val="21"/>
              </w:rPr>
              <w:t>经理微信</w:t>
            </w:r>
          </w:p>
        </w:tc>
      </w:tr>
      <w:tr w:rsidR="007E6876"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7E6876" w:rsidRPr="00BD333B" w:rsidRDefault="002B20AF" w:rsidP="003E0553">
            <w:pPr>
              <w:widowControl/>
              <w:spacing w:line="336" w:lineRule="atLeast"/>
              <w:jc w:val="center"/>
              <w:rPr>
                <w:rFonts w:ascii="Helvetica" w:hAnsi="Helvetica" w:cs="Helvetica"/>
                <w:bCs/>
                <w:color w:val="333333"/>
                <w:kern w:val="0"/>
                <w:sz w:val="21"/>
                <w:szCs w:val="21"/>
              </w:rPr>
            </w:pPr>
            <w:r w:rsidRPr="002B20AF">
              <w:rPr>
                <w:rFonts w:ascii="Helvetica" w:hAnsi="Helvetica" w:cs="Helvetica"/>
                <w:bCs/>
                <w:color w:val="333333"/>
                <w:kern w:val="0"/>
                <w:sz w:val="21"/>
                <w:szCs w:val="21"/>
              </w:rPr>
              <w:t>yixin</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7E6876" w:rsidRPr="00BD333B" w:rsidRDefault="007E6876" w:rsidP="003E0553">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7E6876" w:rsidRPr="00BD333B" w:rsidRDefault="002B20AF"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客户</w:t>
            </w:r>
            <w:r>
              <w:rPr>
                <w:rFonts w:ascii="Helvetica" w:hAnsi="Helvetica" w:cs="Helvetica"/>
                <w:bCs/>
                <w:color w:val="333333"/>
                <w:kern w:val="0"/>
                <w:sz w:val="21"/>
                <w:szCs w:val="21"/>
              </w:rPr>
              <w:t>经理</w:t>
            </w:r>
            <w:r>
              <w:rPr>
                <w:rFonts w:ascii="Helvetica" w:hAnsi="Helvetica" w:cs="Helvetica" w:hint="eastAsia"/>
                <w:bCs/>
                <w:color w:val="333333"/>
                <w:kern w:val="0"/>
                <w:sz w:val="21"/>
                <w:szCs w:val="21"/>
              </w:rPr>
              <w:t>易信</w:t>
            </w:r>
          </w:p>
        </w:tc>
      </w:tr>
      <w:tr w:rsidR="00B86E54"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B86E54"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bCs/>
                <w:color w:val="333333"/>
                <w:kern w:val="0"/>
                <w:sz w:val="21"/>
                <w:szCs w:val="21"/>
                <w:highlight w:val="yellow"/>
              </w:rPr>
              <w:t>backuptel</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B86E54"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B86E54" w:rsidP="003E0553">
            <w:pPr>
              <w:widowControl/>
              <w:spacing w:line="336" w:lineRule="atLeast"/>
              <w:jc w:val="left"/>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客户</w:t>
            </w:r>
            <w:r w:rsidRPr="00A87F20">
              <w:rPr>
                <w:rFonts w:ascii="Helvetica" w:hAnsi="Helvetica" w:cs="Helvetica"/>
                <w:bCs/>
                <w:color w:val="333333"/>
                <w:kern w:val="0"/>
                <w:sz w:val="21"/>
                <w:szCs w:val="21"/>
                <w:highlight w:val="yellow"/>
              </w:rPr>
              <w:t>经理备用电话</w:t>
            </w:r>
          </w:p>
        </w:tc>
      </w:tr>
      <w:tr w:rsidR="00B86E54"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bCs/>
                <w:color w:val="333333"/>
                <w:kern w:val="0"/>
                <w:sz w:val="21"/>
                <w:szCs w:val="21"/>
                <w:highlight w:val="yellow"/>
              </w:rPr>
              <w:t>worktime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S</w:t>
            </w:r>
            <w:r w:rsidRPr="00A87F20">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left"/>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上班</w:t>
            </w:r>
            <w:r w:rsidRPr="00A87F20">
              <w:rPr>
                <w:rFonts w:ascii="Helvetica" w:hAnsi="Helvetica" w:cs="Helvetica"/>
                <w:bCs/>
                <w:color w:val="333333"/>
                <w:kern w:val="0"/>
                <w:sz w:val="21"/>
                <w:szCs w:val="21"/>
                <w:highlight w:val="yellow"/>
              </w:rPr>
              <w:t>时间</w:t>
            </w:r>
          </w:p>
        </w:tc>
      </w:tr>
      <w:tr w:rsidR="00B86E54"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bCs/>
                <w:color w:val="333333"/>
                <w:kern w:val="0"/>
                <w:sz w:val="21"/>
                <w:szCs w:val="21"/>
                <w:highlight w:val="yellow"/>
              </w:rPr>
              <w:t>gooffwordtime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S</w:t>
            </w:r>
            <w:r w:rsidRPr="00A87F20">
              <w:rPr>
                <w:rFonts w:ascii="Helvetica" w:hAnsi="Helvetica" w:cs="Helvetica"/>
                <w:bCs/>
                <w:color w:val="333333"/>
                <w:kern w:val="0"/>
                <w:sz w:val="21"/>
                <w:szCs w:val="21"/>
                <w:highlight w:val="yellow"/>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left"/>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下班</w:t>
            </w:r>
            <w:r w:rsidRPr="00A87F20">
              <w:rPr>
                <w:rFonts w:ascii="Helvetica" w:hAnsi="Helvetica" w:cs="Helvetica"/>
                <w:bCs/>
                <w:color w:val="333333"/>
                <w:kern w:val="0"/>
                <w:sz w:val="21"/>
                <w:szCs w:val="21"/>
                <w:highlight w:val="yellow"/>
              </w:rPr>
              <w:t>时间</w:t>
            </w:r>
          </w:p>
        </w:tc>
      </w:tr>
      <w:tr w:rsidR="00B86E54" w:rsidRPr="00BD333B" w:rsidTr="003E0553">
        <w:tc>
          <w:tcPr>
            <w:tcW w:w="19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bCs/>
                <w:color w:val="333333"/>
                <w:kern w:val="0"/>
                <w:sz w:val="21"/>
                <w:szCs w:val="21"/>
                <w:highlight w:val="yellow"/>
              </w:rPr>
              <w:t>custName</w:t>
            </w:r>
          </w:p>
        </w:tc>
        <w:tc>
          <w:tcPr>
            <w:tcW w:w="1696"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center"/>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vAlign w:val="center"/>
          </w:tcPr>
          <w:p w:rsidR="00B86E54" w:rsidRPr="00A87F20" w:rsidRDefault="00253B4A" w:rsidP="003E0553">
            <w:pPr>
              <w:widowControl/>
              <w:spacing w:line="336" w:lineRule="atLeast"/>
              <w:jc w:val="left"/>
              <w:rPr>
                <w:rFonts w:ascii="Helvetica" w:hAnsi="Helvetica" w:cs="Helvetica"/>
                <w:bCs/>
                <w:color w:val="333333"/>
                <w:kern w:val="0"/>
                <w:sz w:val="21"/>
                <w:szCs w:val="21"/>
                <w:highlight w:val="yellow"/>
              </w:rPr>
            </w:pPr>
            <w:r w:rsidRPr="00A87F20">
              <w:rPr>
                <w:rFonts w:ascii="Helvetica" w:hAnsi="Helvetica" w:cs="Helvetica" w:hint="eastAsia"/>
                <w:bCs/>
                <w:color w:val="333333"/>
                <w:kern w:val="0"/>
                <w:sz w:val="21"/>
                <w:szCs w:val="21"/>
                <w:highlight w:val="yellow"/>
              </w:rPr>
              <w:t>客户</w:t>
            </w:r>
            <w:r w:rsidRPr="00A87F20">
              <w:rPr>
                <w:rFonts w:ascii="Helvetica" w:hAnsi="Helvetica" w:cs="Helvetica"/>
                <w:bCs/>
                <w:color w:val="333333"/>
                <w:kern w:val="0"/>
                <w:sz w:val="21"/>
                <w:szCs w:val="21"/>
                <w:highlight w:val="yellow"/>
              </w:rPr>
              <w:t>经理名称</w:t>
            </w:r>
            <w:r w:rsidR="007D0020" w:rsidRPr="00A87F20">
              <w:rPr>
                <w:rFonts w:ascii="Helvetica" w:hAnsi="Helvetica" w:cs="Helvetica" w:hint="eastAsia"/>
                <w:bCs/>
                <w:color w:val="333333"/>
                <w:kern w:val="0"/>
                <w:sz w:val="21"/>
                <w:szCs w:val="21"/>
                <w:highlight w:val="yellow"/>
              </w:rPr>
              <w:t>【第二个</w:t>
            </w:r>
            <w:r w:rsidR="007D0020" w:rsidRPr="00A87F20">
              <w:rPr>
                <w:rFonts w:ascii="Helvetica" w:hAnsi="Helvetica" w:cs="Helvetica"/>
                <w:bCs/>
                <w:color w:val="333333"/>
                <w:kern w:val="0"/>
                <w:sz w:val="21"/>
                <w:szCs w:val="21"/>
                <w:highlight w:val="yellow"/>
              </w:rPr>
              <w:t>字替换成</w:t>
            </w:r>
            <w:r w:rsidR="007D0020" w:rsidRPr="00A87F20">
              <w:rPr>
                <w:rFonts w:ascii="Helvetica" w:hAnsi="Helvetica" w:cs="Helvetica" w:hint="eastAsia"/>
                <w:bCs/>
                <w:color w:val="333333"/>
                <w:kern w:val="0"/>
                <w:sz w:val="21"/>
                <w:szCs w:val="21"/>
                <w:highlight w:val="yellow"/>
              </w:rPr>
              <w:t>*</w:t>
            </w:r>
            <w:r w:rsidR="007D0020" w:rsidRPr="00A87F20">
              <w:rPr>
                <w:rFonts w:ascii="Helvetica" w:hAnsi="Helvetica" w:cs="Helvetica"/>
                <w:bCs/>
                <w:color w:val="333333"/>
                <w:kern w:val="0"/>
                <w:sz w:val="21"/>
                <w:szCs w:val="21"/>
                <w:highlight w:val="yellow"/>
              </w:rPr>
              <w:t>】</w:t>
            </w:r>
          </w:p>
        </w:tc>
      </w:tr>
    </w:tbl>
    <w:p w:rsidR="004C7FF2" w:rsidRDefault="004C7FF2" w:rsidP="004C7FF2">
      <w:pPr>
        <w:pStyle w:val="30"/>
      </w:pPr>
      <w:r>
        <w:rPr>
          <w:rFonts w:hint="eastAsia"/>
        </w:rPr>
        <w:t>1</w:t>
      </w:r>
      <w:r>
        <w:t xml:space="preserve">7.5 </w:t>
      </w:r>
      <w:r w:rsidR="006E7994">
        <w:rPr>
          <w:rFonts w:hint="eastAsia"/>
        </w:rPr>
        <w:t>积分</w:t>
      </w:r>
      <w:r w:rsidR="006E7994">
        <w:t>倍增倍数</w:t>
      </w:r>
      <w:r>
        <w:rPr>
          <w:rFonts w:hint="eastAsia"/>
        </w:rPr>
        <w:t>查询接口</w:t>
      </w:r>
    </w:p>
    <w:p w:rsidR="004C7FF2" w:rsidRPr="008A14C8" w:rsidRDefault="004C7FF2" w:rsidP="004C7FF2">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6E5D0C" w:rsidRPr="006F3356" w:rsidRDefault="004C7FF2" w:rsidP="004C7FF2">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w:t>
      </w:r>
      <w:r w:rsidR="00ED5A19">
        <w:rPr>
          <w:rFonts w:ascii="Helvetica" w:hAnsi="Helvetica" w:cs="Helvetica" w:hint="eastAsia"/>
          <w:bCs/>
          <w:color w:val="333333"/>
          <w:kern w:val="0"/>
          <w:sz w:val="21"/>
          <w:szCs w:val="21"/>
        </w:rPr>
        <w:t>用户</w:t>
      </w:r>
      <w:r w:rsidR="00ED5A19">
        <w:rPr>
          <w:rFonts w:ascii="Helvetica" w:hAnsi="Helvetica" w:cs="Helvetica"/>
          <w:bCs/>
          <w:color w:val="333333"/>
          <w:kern w:val="0"/>
          <w:sz w:val="21"/>
          <w:szCs w:val="21"/>
        </w:rPr>
        <w:t>省份获取当前</w:t>
      </w:r>
      <w:r w:rsidR="00ED5A19">
        <w:rPr>
          <w:rFonts w:ascii="Helvetica" w:hAnsi="Helvetica" w:cs="Helvetica" w:hint="eastAsia"/>
          <w:bCs/>
          <w:color w:val="333333"/>
          <w:kern w:val="0"/>
          <w:sz w:val="21"/>
          <w:szCs w:val="21"/>
        </w:rPr>
        <w:t>省份</w:t>
      </w:r>
      <w:r w:rsidR="009A55DB">
        <w:rPr>
          <w:rFonts w:ascii="Helvetica" w:hAnsi="Helvetica" w:cs="Helvetica" w:hint="eastAsia"/>
          <w:bCs/>
          <w:color w:val="333333"/>
          <w:kern w:val="0"/>
          <w:sz w:val="21"/>
          <w:szCs w:val="21"/>
        </w:rPr>
        <w:t>不同</w:t>
      </w:r>
      <w:r w:rsidR="009A55DB">
        <w:rPr>
          <w:rFonts w:ascii="Helvetica" w:hAnsi="Helvetica" w:cs="Helvetica"/>
          <w:bCs/>
          <w:color w:val="333333"/>
          <w:kern w:val="0"/>
          <w:sz w:val="21"/>
          <w:szCs w:val="21"/>
        </w:rPr>
        <w:t>星级</w:t>
      </w:r>
      <w:r w:rsidR="00ED5A19">
        <w:rPr>
          <w:rFonts w:ascii="Helvetica" w:hAnsi="Helvetica" w:cs="Helvetica"/>
          <w:bCs/>
          <w:color w:val="333333"/>
          <w:kern w:val="0"/>
          <w:sz w:val="21"/>
          <w:szCs w:val="21"/>
        </w:rPr>
        <w:t>对应的</w:t>
      </w:r>
      <w:r w:rsidR="00F45568">
        <w:rPr>
          <w:rFonts w:ascii="Helvetica" w:hAnsi="Helvetica" w:cs="Helvetica" w:hint="eastAsia"/>
          <w:bCs/>
          <w:color w:val="333333"/>
          <w:kern w:val="0"/>
          <w:sz w:val="21"/>
          <w:szCs w:val="21"/>
        </w:rPr>
        <w:t>积分</w:t>
      </w:r>
      <w:r w:rsidR="00F45568">
        <w:rPr>
          <w:rFonts w:ascii="Helvetica" w:hAnsi="Helvetica" w:cs="Helvetica"/>
          <w:bCs/>
          <w:color w:val="333333"/>
          <w:kern w:val="0"/>
          <w:sz w:val="21"/>
          <w:szCs w:val="21"/>
        </w:rPr>
        <w:t>倍增倍数</w:t>
      </w:r>
    </w:p>
    <w:p w:rsidR="004C7FF2" w:rsidRPr="008A14C8" w:rsidRDefault="004C7FF2" w:rsidP="004C7FF2">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4C7FF2" w:rsidRPr="008A14C8" w:rsidRDefault="004C7FF2" w:rsidP="004C7FF2">
      <w:pPr>
        <w:spacing w:line="240" w:lineRule="auto"/>
        <w:rPr>
          <w:rFonts w:asciiTheme="minorHAnsi" w:eastAsiaTheme="minorEastAsia" w:hAnsiTheme="minorHAnsi" w:cstheme="minorBidi"/>
          <w:sz w:val="21"/>
          <w:szCs w:val="22"/>
        </w:rPr>
      </w:pPr>
      <w:r w:rsidRPr="00140099">
        <w:rPr>
          <w:rFonts w:asciiTheme="minorHAnsi" w:eastAsiaTheme="minorEastAsia" w:hAnsiTheme="minorHAnsi" w:cstheme="minorBidi"/>
          <w:sz w:val="21"/>
          <w:szCs w:val="22"/>
        </w:rPr>
        <w:t>http://101.95.48.97:8005/public/sjk</w:t>
      </w:r>
      <w:r>
        <w:rPr>
          <w:rFonts w:asciiTheme="minorHAnsi" w:eastAsiaTheme="minorEastAsia" w:hAnsiTheme="minorHAnsi" w:cstheme="minorBidi"/>
          <w:sz w:val="21"/>
          <w:szCs w:val="22"/>
        </w:rPr>
        <w:t>f/salesinfo/</w:t>
      </w:r>
      <w:r w:rsidR="007175E1">
        <w:rPr>
          <w:rFonts w:asciiTheme="minorHAnsi" w:eastAsiaTheme="minorEastAsia" w:hAnsiTheme="minorHAnsi" w:cstheme="minorBidi"/>
          <w:sz w:val="21"/>
          <w:szCs w:val="22"/>
        </w:rPr>
        <w:t>getStarDouble</w:t>
      </w:r>
      <w:r w:rsidRPr="007E6876">
        <w:rPr>
          <w:rFonts w:asciiTheme="minorHAnsi" w:eastAsiaTheme="minorEastAsia" w:hAnsiTheme="minorHAnsi" w:cstheme="minorBidi"/>
          <w:sz w:val="21"/>
          <w:szCs w:val="22"/>
        </w:rPr>
        <w:t>.jspx</w:t>
      </w:r>
    </w:p>
    <w:p w:rsidR="004C7FF2" w:rsidRDefault="004C7FF2" w:rsidP="004C7FF2">
      <w:pPr>
        <w:spacing w:line="360" w:lineRule="auto"/>
        <w:rPr>
          <w:rFonts w:asciiTheme="minorHAnsi" w:eastAsiaTheme="minorEastAsia" w:hAnsiTheme="minorHAnsi" w:cstheme="minorBidi"/>
          <w:b/>
          <w:sz w:val="21"/>
          <w:szCs w:val="22"/>
        </w:rPr>
      </w:pPr>
      <w:r w:rsidRPr="00CB0D1A">
        <w:rPr>
          <w:rFonts w:asciiTheme="minorHAnsi" w:eastAsiaTheme="minorEastAsia" w:hAnsiTheme="minorHAnsi" w:cstheme="minorBidi"/>
          <w:b/>
          <w:sz w:val="21"/>
          <w:szCs w:val="22"/>
        </w:rPr>
        <w:t>请求参数</w:t>
      </w:r>
    </w:p>
    <w:tbl>
      <w:tblPr>
        <w:tblpPr w:leftFromText="180" w:rightFromText="180" w:topFromText="100" w:bottomFromText="100" w:vertAnchor="text" w:horzAnchor="page" w:tblpX="1764" w:tblpY="394"/>
        <w:tblOverlap w:val="neve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3"/>
        <w:gridCol w:w="1249"/>
        <w:gridCol w:w="1101"/>
        <w:gridCol w:w="3969"/>
      </w:tblGrid>
      <w:tr w:rsidR="004C7FF2" w:rsidRPr="00C06489" w:rsidTr="003E0553">
        <w:tc>
          <w:tcPr>
            <w:tcW w:w="2153" w:type="dxa"/>
            <w:tcBorders>
              <w:top w:val="single" w:sz="6" w:space="0" w:color="auto"/>
              <w:left w:val="single" w:sz="6" w:space="0" w:color="auto"/>
              <w:bottom w:val="single" w:sz="6" w:space="0" w:color="auto"/>
              <w:right w:val="single" w:sz="6" w:space="0" w:color="auto"/>
            </w:tcBorders>
            <w:shd w:val="clear" w:color="auto" w:fill="BFBFBF"/>
            <w:hideMark/>
          </w:tcPr>
          <w:p w:rsidR="004C7FF2" w:rsidRPr="00277567" w:rsidRDefault="004C7FF2"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b/>
                <w:bCs/>
                <w:color w:val="333333"/>
                <w:kern w:val="0"/>
                <w:sz w:val="21"/>
                <w:szCs w:val="21"/>
              </w:rPr>
              <w:t>Key</w:t>
            </w:r>
          </w:p>
        </w:tc>
        <w:tc>
          <w:tcPr>
            <w:tcW w:w="1249" w:type="dxa"/>
            <w:tcBorders>
              <w:top w:val="single" w:sz="6" w:space="0" w:color="auto"/>
              <w:left w:val="single" w:sz="6" w:space="0" w:color="auto"/>
              <w:bottom w:val="single" w:sz="6" w:space="0" w:color="auto"/>
              <w:right w:val="single" w:sz="6" w:space="0" w:color="auto"/>
            </w:tcBorders>
            <w:shd w:val="clear" w:color="auto" w:fill="BFBFBF"/>
            <w:hideMark/>
          </w:tcPr>
          <w:p w:rsidR="004C7FF2" w:rsidRPr="00277567" w:rsidRDefault="004C7FF2"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类型</w:t>
            </w:r>
          </w:p>
        </w:tc>
        <w:tc>
          <w:tcPr>
            <w:tcW w:w="1101" w:type="dxa"/>
            <w:tcBorders>
              <w:top w:val="single" w:sz="6" w:space="0" w:color="auto"/>
              <w:left w:val="single" w:sz="6" w:space="0" w:color="auto"/>
              <w:bottom w:val="single" w:sz="6" w:space="0" w:color="auto"/>
              <w:right w:val="single" w:sz="6" w:space="0" w:color="auto"/>
            </w:tcBorders>
            <w:shd w:val="clear" w:color="auto" w:fill="BFBFBF"/>
            <w:hideMark/>
          </w:tcPr>
          <w:p w:rsidR="004C7FF2" w:rsidRPr="00277567" w:rsidRDefault="004C7FF2"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必须</w:t>
            </w:r>
          </w:p>
        </w:tc>
        <w:tc>
          <w:tcPr>
            <w:tcW w:w="3969" w:type="dxa"/>
            <w:tcBorders>
              <w:top w:val="single" w:sz="6" w:space="0" w:color="auto"/>
              <w:left w:val="single" w:sz="6" w:space="0" w:color="auto"/>
              <w:bottom w:val="single" w:sz="6" w:space="0" w:color="auto"/>
              <w:right w:val="single" w:sz="6" w:space="0" w:color="auto"/>
            </w:tcBorders>
            <w:shd w:val="clear" w:color="auto" w:fill="BFBFBF"/>
            <w:hideMark/>
          </w:tcPr>
          <w:p w:rsidR="004C7FF2" w:rsidRPr="00277567" w:rsidRDefault="004C7FF2" w:rsidP="003E0553">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注释</w:t>
            </w:r>
          </w:p>
        </w:tc>
      </w:tr>
      <w:tr w:rsidR="008E5854" w:rsidRPr="00C06489" w:rsidTr="003E0553">
        <w:tc>
          <w:tcPr>
            <w:tcW w:w="2153" w:type="dxa"/>
            <w:tcBorders>
              <w:top w:val="single" w:sz="6" w:space="0" w:color="auto"/>
              <w:left w:val="single" w:sz="6" w:space="0" w:color="auto"/>
              <w:bottom w:val="single" w:sz="6" w:space="0" w:color="auto"/>
              <w:right w:val="single" w:sz="6" w:space="0" w:color="auto"/>
            </w:tcBorders>
            <w:shd w:val="clear" w:color="auto" w:fill="F2F2F2"/>
          </w:tcPr>
          <w:p w:rsidR="008E5854" w:rsidRPr="005617A4" w:rsidRDefault="008E5854" w:rsidP="008E5854">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transactionId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8E5854" w:rsidRPr="005617A4" w:rsidRDefault="008E5854" w:rsidP="008E5854">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8E5854" w:rsidRPr="005617A4" w:rsidRDefault="008E5854" w:rsidP="008E5854">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8E5854" w:rsidRPr="005617A4" w:rsidRDefault="008E5854" w:rsidP="008C4533">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流水号：接口编码（</w:t>
            </w:r>
            <w:r w:rsidR="0065562E">
              <w:rPr>
                <w:rFonts w:ascii="Helvetica" w:hAnsi="Helvetica" w:cs="Helvetica"/>
                <w:bCs/>
                <w:color w:val="333333"/>
                <w:kern w:val="0"/>
                <w:sz w:val="21"/>
                <w:szCs w:val="21"/>
              </w:rPr>
              <w:t>1000020005</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8E5854" w:rsidRPr="005617A4" w:rsidRDefault="008E5854" w:rsidP="008C4533">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时间戳（</w:t>
            </w:r>
            <w:r w:rsidRPr="005617A4">
              <w:rPr>
                <w:rFonts w:ascii="Helvetica" w:hAnsi="Helvetica" w:cs="Helvetica"/>
                <w:bCs/>
                <w:color w:val="333333"/>
                <w:kern w:val="0"/>
                <w:sz w:val="21"/>
                <w:szCs w:val="21"/>
                <w:highlight w:val="yellow"/>
              </w:rPr>
              <w:t>yyyyMMddHHmmss</w:t>
            </w:r>
            <w:r w:rsidRPr="005617A4">
              <w:rPr>
                <w:rFonts w:ascii="Helvetica" w:hAnsi="Helvetica" w:cs="Helvetica" w:hint="eastAsia"/>
                <w:bCs/>
                <w:color w:val="333333"/>
                <w:kern w:val="0"/>
                <w:sz w:val="21"/>
                <w:szCs w:val="21"/>
                <w:highlight w:val="yellow"/>
              </w:rPr>
              <w:t>）</w:t>
            </w:r>
            <w:r w:rsidRPr="005617A4">
              <w:rPr>
                <w:rFonts w:ascii="Helvetica" w:hAnsi="Helvetica" w:cs="Helvetica"/>
                <w:bCs/>
                <w:color w:val="333333"/>
                <w:kern w:val="0"/>
                <w:sz w:val="21"/>
                <w:szCs w:val="21"/>
                <w:highlight w:val="yellow"/>
              </w:rPr>
              <w:t>+</w:t>
            </w:r>
          </w:p>
          <w:p w:rsidR="008E5854" w:rsidRPr="005617A4" w:rsidRDefault="008E5854" w:rsidP="008C4533">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6</w:t>
            </w:r>
            <w:r w:rsidRPr="005617A4">
              <w:rPr>
                <w:rFonts w:ascii="Helvetica" w:hAnsi="Helvetica" w:cs="Helvetica" w:hint="eastAsia"/>
                <w:bCs/>
                <w:color w:val="333333"/>
                <w:kern w:val="0"/>
                <w:sz w:val="21"/>
                <w:szCs w:val="21"/>
                <w:highlight w:val="yellow"/>
              </w:rPr>
              <w:t>位随机数</w:t>
            </w:r>
          </w:p>
        </w:tc>
      </w:tr>
      <w:tr w:rsidR="00757500" w:rsidRPr="00A81FB9" w:rsidTr="003E0553">
        <w:tc>
          <w:tcPr>
            <w:tcW w:w="2153" w:type="dxa"/>
            <w:tcBorders>
              <w:top w:val="single" w:sz="6" w:space="0" w:color="auto"/>
              <w:left w:val="single" w:sz="6" w:space="0" w:color="auto"/>
              <w:bottom w:val="single" w:sz="6" w:space="0" w:color="auto"/>
              <w:right w:val="single" w:sz="6" w:space="0" w:color="auto"/>
            </w:tcBorders>
            <w:shd w:val="clear" w:color="auto" w:fill="F2F2F2"/>
          </w:tcPr>
          <w:p w:rsidR="00757500" w:rsidRPr="005617A4" w:rsidRDefault="00757500" w:rsidP="00A81FB9">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channelCode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757500" w:rsidRPr="005617A4" w:rsidRDefault="00757500" w:rsidP="00A81FB9">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757500" w:rsidRPr="005617A4" w:rsidRDefault="00757500" w:rsidP="00A81FB9">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757500" w:rsidRPr="005617A4" w:rsidRDefault="008C4533" w:rsidP="008C4533">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接入方编码，由管理</w:t>
            </w:r>
            <w:r w:rsidR="00757500" w:rsidRPr="005617A4">
              <w:rPr>
                <w:rFonts w:ascii="Helvetica" w:hAnsi="Helvetica" w:cs="Helvetica" w:hint="eastAsia"/>
                <w:bCs/>
                <w:color w:val="333333"/>
                <w:kern w:val="0"/>
                <w:sz w:val="21"/>
                <w:szCs w:val="21"/>
                <w:highlight w:val="yellow"/>
              </w:rPr>
              <w:t>平台分配</w:t>
            </w:r>
            <w:r w:rsidR="00757500" w:rsidRPr="005617A4">
              <w:rPr>
                <w:rFonts w:ascii="Helvetica" w:hAnsi="Helvetica" w:cs="Helvetica" w:hint="eastAsia"/>
                <w:bCs/>
                <w:color w:val="333333"/>
                <w:kern w:val="0"/>
                <w:sz w:val="21"/>
                <w:szCs w:val="21"/>
                <w:highlight w:val="yellow"/>
              </w:rPr>
              <w:lastRenderedPageBreak/>
              <w:t>（</w:t>
            </w:r>
            <w:r w:rsidR="00757500" w:rsidRPr="005617A4">
              <w:rPr>
                <w:rFonts w:ascii="Helvetica" w:hAnsi="Helvetica" w:cs="Helvetica"/>
                <w:bCs/>
                <w:color w:val="333333"/>
                <w:kern w:val="0"/>
                <w:sz w:val="21"/>
                <w:szCs w:val="21"/>
                <w:highlight w:val="yellow"/>
              </w:rPr>
              <w:t>H5002017</w:t>
            </w:r>
            <w:r w:rsidR="00757500" w:rsidRPr="005617A4">
              <w:rPr>
                <w:rFonts w:ascii="Helvetica" w:hAnsi="Helvetica" w:cs="Helvetica" w:hint="eastAsia"/>
                <w:bCs/>
                <w:color w:val="333333"/>
                <w:kern w:val="0"/>
                <w:sz w:val="21"/>
                <w:szCs w:val="21"/>
                <w:highlight w:val="yellow"/>
              </w:rPr>
              <w:t>）</w:t>
            </w:r>
          </w:p>
        </w:tc>
      </w:tr>
      <w:tr w:rsidR="00A81FB9" w:rsidRPr="00A81FB9" w:rsidTr="003E0553">
        <w:tc>
          <w:tcPr>
            <w:tcW w:w="2153" w:type="dxa"/>
            <w:tcBorders>
              <w:top w:val="single" w:sz="6" w:space="0" w:color="auto"/>
              <w:left w:val="single" w:sz="6" w:space="0" w:color="auto"/>
              <w:bottom w:val="single" w:sz="6" w:space="0" w:color="auto"/>
              <w:right w:val="single" w:sz="6" w:space="0" w:color="auto"/>
            </w:tcBorders>
            <w:shd w:val="clear" w:color="auto" w:fill="F2F2F2"/>
          </w:tcPr>
          <w:p w:rsidR="00A81FB9" w:rsidRPr="005617A4" w:rsidRDefault="00A81FB9" w:rsidP="00A81FB9">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lastRenderedPageBreak/>
              <w:t>mobile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A81FB9" w:rsidRPr="005617A4" w:rsidRDefault="00A81FB9" w:rsidP="00A81FB9">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w:t>
            </w:r>
            <w:r w:rsidRPr="005617A4">
              <w:rPr>
                <w:rFonts w:ascii="Helvetica" w:hAnsi="Helvetica" w:cs="Helvetica"/>
                <w:bCs/>
                <w:color w:val="333333"/>
                <w:kern w:val="0"/>
                <w:sz w:val="21"/>
                <w:szCs w:val="21"/>
                <w:highlight w:val="yellow"/>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A81FB9" w:rsidRPr="005617A4" w:rsidRDefault="00A81FB9" w:rsidP="00A81FB9">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A81FB9" w:rsidRPr="005617A4" w:rsidRDefault="00A81FB9" w:rsidP="00754719">
            <w:pPr>
              <w:widowControl/>
              <w:spacing w:line="336" w:lineRule="atLeast"/>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用户</w:t>
            </w:r>
            <w:r w:rsidRPr="005617A4">
              <w:rPr>
                <w:rFonts w:ascii="Helvetica" w:hAnsi="Helvetica" w:cs="Helvetica"/>
                <w:bCs/>
                <w:color w:val="333333"/>
                <w:kern w:val="0"/>
                <w:sz w:val="21"/>
                <w:szCs w:val="21"/>
                <w:highlight w:val="yellow"/>
              </w:rPr>
              <w:t>手机号</w:t>
            </w:r>
          </w:p>
        </w:tc>
      </w:tr>
      <w:tr w:rsidR="00695C0A" w:rsidRPr="00A81FB9" w:rsidTr="003E0553">
        <w:tc>
          <w:tcPr>
            <w:tcW w:w="2153" w:type="dxa"/>
            <w:tcBorders>
              <w:top w:val="single" w:sz="6" w:space="0" w:color="auto"/>
              <w:left w:val="single" w:sz="6" w:space="0" w:color="auto"/>
              <w:bottom w:val="single" w:sz="6" w:space="0" w:color="auto"/>
              <w:right w:val="single" w:sz="6" w:space="0" w:color="auto"/>
            </w:tcBorders>
            <w:shd w:val="clear" w:color="auto" w:fill="F2F2F2"/>
          </w:tcPr>
          <w:p w:rsidR="00695C0A" w:rsidRPr="005617A4" w:rsidRDefault="00695C0A" w:rsidP="00695C0A">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s</w:t>
            </w:r>
            <w:r w:rsidRPr="005617A4">
              <w:rPr>
                <w:rFonts w:ascii="Helvetica" w:hAnsi="Helvetica" w:cs="Helvetica" w:hint="eastAsia"/>
                <w:bCs/>
                <w:color w:val="333333"/>
                <w:kern w:val="0"/>
                <w:sz w:val="21"/>
                <w:szCs w:val="21"/>
                <w:highlight w:val="yellow"/>
              </w:rPr>
              <w:t>ign</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695C0A" w:rsidRPr="005617A4" w:rsidRDefault="00695C0A" w:rsidP="00695C0A">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695C0A" w:rsidRPr="005617A4" w:rsidRDefault="00695C0A" w:rsidP="00695C0A">
            <w:pPr>
              <w:widowControl/>
              <w:spacing w:line="336" w:lineRule="atLeast"/>
              <w:jc w:val="center"/>
              <w:rPr>
                <w:rFonts w:ascii="Helvetica" w:hAnsi="Helvetica" w:cs="Helvetica"/>
                <w:bCs/>
                <w:color w:val="333333"/>
                <w:kern w:val="0"/>
                <w:sz w:val="21"/>
                <w:szCs w:val="21"/>
                <w:highlight w:val="yellow"/>
              </w:rPr>
            </w:pPr>
            <w:r w:rsidRPr="005617A4">
              <w:rPr>
                <w:rFonts w:ascii="Helvetica" w:hAnsi="Helvetica" w:cs="Helvetica" w:hint="eastAsia"/>
                <w:bCs/>
                <w:color w:val="333333"/>
                <w:kern w:val="0"/>
                <w:sz w:val="21"/>
                <w:szCs w:val="21"/>
                <w:highlight w:val="yellow"/>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695C0A" w:rsidRPr="005617A4" w:rsidRDefault="00407275" w:rsidP="00D33D51">
            <w:pPr>
              <w:widowControl/>
              <w:spacing w:line="336" w:lineRule="atLeast"/>
              <w:jc w:val="left"/>
              <w:rPr>
                <w:rFonts w:ascii="Helvetica" w:hAnsi="Helvetica" w:cs="Helvetica"/>
                <w:bCs/>
                <w:color w:val="333333"/>
                <w:kern w:val="0"/>
                <w:sz w:val="21"/>
                <w:szCs w:val="21"/>
                <w:highlight w:val="yellow"/>
              </w:rPr>
            </w:pPr>
            <w:r w:rsidRPr="005617A4">
              <w:rPr>
                <w:rFonts w:ascii="Helvetica" w:hAnsi="Helvetica" w:cs="Helvetica"/>
                <w:bCs/>
                <w:color w:val="333333"/>
                <w:kern w:val="0"/>
                <w:sz w:val="21"/>
                <w:szCs w:val="21"/>
                <w:highlight w:val="yellow"/>
              </w:rPr>
              <w:t>MD5</w:t>
            </w:r>
            <w:r w:rsidR="00D33D51" w:rsidRPr="005617A4">
              <w:rPr>
                <w:rFonts w:ascii="Helvetica" w:hAnsi="Helvetica" w:cs="Helvetica" w:hint="eastAsia"/>
                <w:bCs/>
                <w:color w:val="333333"/>
                <w:kern w:val="0"/>
                <w:sz w:val="21"/>
                <w:szCs w:val="21"/>
                <w:highlight w:val="yellow"/>
              </w:rPr>
              <w:t>(</w:t>
            </w:r>
            <w:r w:rsidR="00695C0A" w:rsidRPr="005617A4">
              <w:rPr>
                <w:rFonts w:ascii="Helvetica" w:hAnsi="Helvetica" w:cs="Helvetica" w:hint="eastAsia"/>
                <w:bCs/>
                <w:color w:val="333333"/>
                <w:kern w:val="0"/>
                <w:sz w:val="21"/>
                <w:szCs w:val="21"/>
                <w:highlight w:val="yellow"/>
              </w:rPr>
              <w:t>transactionId=</w:t>
            </w:r>
            <w:r w:rsidR="00695C0A" w:rsidRPr="005617A4">
              <w:rPr>
                <w:rFonts w:ascii="Helvetica" w:hAnsi="Helvetica" w:cs="Helvetica"/>
                <w:bCs/>
                <w:color w:val="333333"/>
                <w:kern w:val="0"/>
                <w:sz w:val="21"/>
                <w:szCs w:val="21"/>
                <w:highlight w:val="yellow"/>
              </w:rPr>
              <w:t>100001001</w:t>
            </w:r>
            <w:r w:rsidR="00695C0A" w:rsidRPr="005617A4">
              <w:rPr>
                <w:rFonts w:ascii="Helvetica" w:hAnsi="Helvetica" w:cs="Helvetica" w:hint="eastAsia"/>
                <w:bCs/>
                <w:color w:val="333333"/>
                <w:kern w:val="0"/>
                <w:sz w:val="21"/>
                <w:szCs w:val="21"/>
                <w:highlight w:val="yellow"/>
              </w:rPr>
              <w:t>50140827121012123456&amp;channelCode=C10000023&amp;mobile=18912345678&amp;key=</w:t>
            </w:r>
            <w:r w:rsidR="00D33D51" w:rsidRPr="005617A4">
              <w:rPr>
                <w:rFonts w:ascii="Helvetica" w:hAnsi="Helvetica" w:cs="Helvetica" w:hint="eastAsia"/>
                <w:bCs/>
                <w:color w:val="333333"/>
                <w:kern w:val="0"/>
                <w:sz w:val="21"/>
                <w:szCs w:val="21"/>
                <w:highlight w:val="yellow"/>
              </w:rPr>
              <w:t>1234)</w:t>
            </w:r>
          </w:p>
        </w:tc>
      </w:tr>
      <w:tr w:rsidR="00695C0A" w:rsidRPr="00A81FB9" w:rsidTr="003E0553">
        <w:tc>
          <w:tcPr>
            <w:tcW w:w="2153" w:type="dxa"/>
            <w:tcBorders>
              <w:top w:val="single" w:sz="6" w:space="0" w:color="auto"/>
              <w:left w:val="single" w:sz="6" w:space="0" w:color="auto"/>
              <w:bottom w:val="single" w:sz="6" w:space="0" w:color="auto"/>
              <w:right w:val="single" w:sz="6" w:space="0" w:color="auto"/>
            </w:tcBorders>
            <w:shd w:val="clear" w:color="auto" w:fill="F2F2F2"/>
          </w:tcPr>
          <w:p w:rsidR="00695C0A" w:rsidRPr="001125DF" w:rsidRDefault="00695C0A" w:rsidP="00695C0A">
            <w:pPr>
              <w:widowControl/>
              <w:spacing w:line="336" w:lineRule="atLeast"/>
              <w:jc w:val="center"/>
              <w:rPr>
                <w:rFonts w:ascii="Helvetica" w:hAnsi="Helvetica" w:cs="Helvetica"/>
                <w:bCs/>
                <w:color w:val="333333"/>
                <w:kern w:val="0"/>
                <w:sz w:val="21"/>
                <w:szCs w:val="21"/>
              </w:rPr>
            </w:pPr>
            <w:r w:rsidRPr="00502832">
              <w:rPr>
                <w:rFonts w:ascii="Helvetica" w:hAnsi="Helvetica" w:cs="Helvetica"/>
                <w:bCs/>
                <w:color w:val="333333"/>
                <w:kern w:val="0"/>
                <w:sz w:val="21"/>
                <w:szCs w:val="21"/>
              </w:rPr>
              <w:t>starLevel</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695C0A" w:rsidRPr="001125DF" w:rsidRDefault="00695C0A" w:rsidP="00695C0A">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695C0A" w:rsidRPr="001125DF" w:rsidRDefault="00695C0A" w:rsidP="00695C0A">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695C0A" w:rsidRPr="001125DF" w:rsidRDefault="00695C0A" w:rsidP="00D5120F">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用户</w:t>
            </w:r>
            <w:r>
              <w:rPr>
                <w:rFonts w:ascii="Helvetica" w:hAnsi="Helvetica" w:cs="Helvetica"/>
                <w:bCs/>
                <w:color w:val="333333"/>
                <w:kern w:val="0"/>
                <w:sz w:val="21"/>
                <w:szCs w:val="21"/>
              </w:rPr>
              <w:t>星级</w:t>
            </w:r>
            <w:r>
              <w:rPr>
                <w:rFonts w:ascii="Helvetica" w:hAnsi="Helvetica" w:cs="Helvetica" w:hint="eastAsia"/>
                <w:bCs/>
                <w:color w:val="333333"/>
                <w:kern w:val="0"/>
                <w:sz w:val="21"/>
                <w:szCs w:val="21"/>
              </w:rPr>
              <w:t xml:space="preserve"> </w:t>
            </w:r>
            <w:r w:rsidRPr="00502832">
              <w:rPr>
                <w:rFonts w:ascii="Helvetica" w:hAnsi="Helvetica" w:cs="Helvetica" w:hint="eastAsia"/>
                <w:bCs/>
                <w:color w:val="333333"/>
                <w:kern w:val="0"/>
                <w:sz w:val="21"/>
                <w:szCs w:val="21"/>
              </w:rPr>
              <w:t>用户星级（</w:t>
            </w:r>
            <w:r w:rsidRPr="00502832">
              <w:rPr>
                <w:rFonts w:ascii="Helvetica" w:hAnsi="Helvetica" w:cs="Helvetica" w:hint="eastAsia"/>
                <w:bCs/>
                <w:color w:val="333333"/>
                <w:kern w:val="0"/>
                <w:sz w:val="21"/>
                <w:szCs w:val="21"/>
              </w:rPr>
              <w:t>1~7</w:t>
            </w:r>
            <w:r>
              <w:rPr>
                <w:rFonts w:ascii="Helvetica" w:hAnsi="Helvetica" w:cs="Helvetica" w:hint="eastAsia"/>
                <w:bCs/>
                <w:color w:val="333333"/>
                <w:kern w:val="0"/>
                <w:sz w:val="21"/>
                <w:szCs w:val="21"/>
              </w:rPr>
              <w:t>）</w:t>
            </w:r>
          </w:p>
        </w:tc>
      </w:tr>
      <w:tr w:rsidR="00D20F6C" w:rsidRPr="00A81FB9" w:rsidTr="003E0553">
        <w:tc>
          <w:tcPr>
            <w:tcW w:w="2153" w:type="dxa"/>
            <w:tcBorders>
              <w:top w:val="single" w:sz="6" w:space="0" w:color="auto"/>
              <w:left w:val="single" w:sz="6" w:space="0" w:color="auto"/>
              <w:bottom w:val="single" w:sz="6" w:space="0" w:color="auto"/>
              <w:right w:val="single" w:sz="6" w:space="0" w:color="auto"/>
            </w:tcBorders>
            <w:shd w:val="clear" w:color="auto" w:fill="F2F2F2"/>
          </w:tcPr>
          <w:p w:rsidR="00D20F6C" w:rsidRPr="001577B6" w:rsidRDefault="002C3329" w:rsidP="00695C0A">
            <w:pPr>
              <w:widowControl/>
              <w:spacing w:line="336" w:lineRule="atLeast"/>
              <w:jc w:val="center"/>
              <w:rPr>
                <w:rFonts w:ascii="Helvetica" w:hAnsi="Helvetica" w:cs="Helvetica"/>
                <w:bCs/>
                <w:color w:val="333333"/>
                <w:kern w:val="0"/>
                <w:sz w:val="21"/>
                <w:szCs w:val="21"/>
                <w:highlight w:val="yellow"/>
              </w:rPr>
            </w:pPr>
            <w:r w:rsidRPr="0066257F">
              <w:rPr>
                <w:rFonts w:ascii="Helvetica" w:hAnsi="Helvetica" w:cs="Helvetica"/>
                <w:bCs/>
                <w:color w:val="333333"/>
                <w:kern w:val="0"/>
                <w:sz w:val="21"/>
                <w:szCs w:val="21"/>
                <w:highlight w:val="yellow"/>
              </w:rPr>
              <w:t>province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D20F6C" w:rsidRPr="001577B6" w:rsidRDefault="00D20F6C" w:rsidP="00695C0A">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S</w:t>
            </w:r>
            <w:r w:rsidRPr="001577B6">
              <w:rPr>
                <w:rFonts w:ascii="Helvetica" w:hAnsi="Helvetica" w:cs="Helvetica"/>
                <w:bCs/>
                <w:color w:val="333333"/>
                <w:kern w:val="0"/>
                <w:sz w:val="21"/>
                <w:szCs w:val="21"/>
                <w:highlight w:val="yellow"/>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D20F6C" w:rsidRPr="001577B6" w:rsidRDefault="00D20F6C" w:rsidP="00695C0A">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D20F6C" w:rsidRPr="001577B6" w:rsidRDefault="00D20F6C" w:rsidP="00FB2E1C">
            <w:pPr>
              <w:widowControl/>
              <w:spacing w:line="336" w:lineRule="atLeast"/>
              <w:jc w:val="left"/>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宽带账号</w:t>
            </w:r>
            <w:r w:rsidRPr="001577B6">
              <w:rPr>
                <w:rFonts w:ascii="Helvetica" w:hAnsi="Helvetica" w:cs="Helvetica"/>
                <w:bCs/>
                <w:color w:val="333333"/>
                <w:kern w:val="0"/>
                <w:sz w:val="21"/>
                <w:szCs w:val="21"/>
                <w:highlight w:val="yellow"/>
              </w:rPr>
              <w:t>归属省</w:t>
            </w:r>
            <w:r w:rsidRPr="001577B6">
              <w:rPr>
                <w:rFonts w:ascii="Helvetica" w:hAnsi="Helvetica" w:cs="Helvetica" w:hint="eastAsia"/>
                <w:bCs/>
                <w:color w:val="333333"/>
                <w:kern w:val="0"/>
                <w:sz w:val="21"/>
                <w:szCs w:val="21"/>
                <w:highlight w:val="yellow"/>
              </w:rPr>
              <w:t>（</w:t>
            </w:r>
            <w:r w:rsidRPr="001577B6">
              <w:rPr>
                <w:rFonts w:ascii="Helvetica" w:hAnsi="Helvetica" w:cs="Helvetica" w:hint="eastAsia"/>
                <w:bCs/>
                <w:color w:val="333333"/>
                <w:kern w:val="0"/>
                <w:sz w:val="21"/>
                <w:szCs w:val="21"/>
                <w:highlight w:val="yellow"/>
              </w:rPr>
              <w:t>pc</w:t>
            </w:r>
            <w:r w:rsidRPr="001577B6">
              <w:rPr>
                <w:rFonts w:ascii="Helvetica" w:hAnsi="Helvetica" w:cs="Helvetica"/>
                <w:bCs/>
                <w:color w:val="333333"/>
                <w:kern w:val="0"/>
                <w:sz w:val="21"/>
                <w:szCs w:val="21"/>
                <w:highlight w:val="yellow"/>
              </w:rPr>
              <w:t>）</w:t>
            </w:r>
          </w:p>
        </w:tc>
      </w:tr>
      <w:tr w:rsidR="00D20F6C" w:rsidRPr="00A81FB9" w:rsidTr="003E0553">
        <w:tc>
          <w:tcPr>
            <w:tcW w:w="2153" w:type="dxa"/>
            <w:tcBorders>
              <w:top w:val="single" w:sz="6" w:space="0" w:color="auto"/>
              <w:left w:val="single" w:sz="6" w:space="0" w:color="auto"/>
              <w:bottom w:val="single" w:sz="6" w:space="0" w:color="auto"/>
              <w:right w:val="single" w:sz="6" w:space="0" w:color="auto"/>
            </w:tcBorders>
            <w:shd w:val="clear" w:color="auto" w:fill="F2F2F2"/>
          </w:tcPr>
          <w:p w:rsidR="00D20F6C" w:rsidRPr="001577B6" w:rsidRDefault="00D20F6C" w:rsidP="00695C0A">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bCs/>
                <w:color w:val="333333"/>
                <w:kern w:val="0"/>
                <w:sz w:val="21"/>
                <w:szCs w:val="21"/>
                <w:highlight w:val="yellow"/>
              </w:rPr>
              <w:t>city</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D20F6C" w:rsidRPr="001577B6" w:rsidRDefault="00D20F6C" w:rsidP="00695C0A">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D20F6C" w:rsidRPr="001577B6" w:rsidRDefault="00D20F6C" w:rsidP="00695C0A">
            <w:pPr>
              <w:widowControl/>
              <w:spacing w:line="336" w:lineRule="atLeast"/>
              <w:jc w:val="center"/>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D20F6C" w:rsidRPr="001577B6" w:rsidRDefault="00D20F6C" w:rsidP="00D5120F">
            <w:pPr>
              <w:widowControl/>
              <w:spacing w:line="336" w:lineRule="atLeast"/>
              <w:jc w:val="left"/>
              <w:rPr>
                <w:rFonts w:ascii="Helvetica" w:hAnsi="Helvetica" w:cs="Helvetica"/>
                <w:bCs/>
                <w:color w:val="333333"/>
                <w:kern w:val="0"/>
                <w:sz w:val="21"/>
                <w:szCs w:val="21"/>
                <w:highlight w:val="yellow"/>
              </w:rPr>
            </w:pPr>
            <w:r w:rsidRPr="001577B6">
              <w:rPr>
                <w:rFonts w:ascii="Helvetica" w:hAnsi="Helvetica" w:cs="Helvetica" w:hint="eastAsia"/>
                <w:bCs/>
                <w:color w:val="333333"/>
                <w:kern w:val="0"/>
                <w:sz w:val="21"/>
                <w:szCs w:val="21"/>
                <w:highlight w:val="yellow"/>
              </w:rPr>
              <w:t>宽带</w:t>
            </w:r>
            <w:r w:rsidRPr="001577B6">
              <w:rPr>
                <w:rFonts w:ascii="Helvetica" w:hAnsi="Helvetica" w:cs="Helvetica"/>
                <w:bCs/>
                <w:color w:val="333333"/>
                <w:kern w:val="0"/>
                <w:sz w:val="21"/>
                <w:szCs w:val="21"/>
                <w:highlight w:val="yellow"/>
              </w:rPr>
              <w:t>账号</w:t>
            </w:r>
            <w:r w:rsidRPr="001577B6">
              <w:rPr>
                <w:rFonts w:ascii="Helvetica" w:hAnsi="Helvetica" w:cs="Helvetica" w:hint="eastAsia"/>
                <w:bCs/>
                <w:color w:val="333333"/>
                <w:kern w:val="0"/>
                <w:sz w:val="21"/>
                <w:szCs w:val="21"/>
                <w:highlight w:val="yellow"/>
              </w:rPr>
              <w:t>归属市（</w:t>
            </w:r>
            <w:r w:rsidRPr="001577B6">
              <w:rPr>
                <w:rFonts w:ascii="Helvetica" w:hAnsi="Helvetica" w:cs="Helvetica" w:hint="eastAsia"/>
                <w:bCs/>
                <w:color w:val="333333"/>
                <w:kern w:val="0"/>
                <w:sz w:val="21"/>
                <w:szCs w:val="21"/>
                <w:highlight w:val="yellow"/>
              </w:rPr>
              <w:t>pc</w:t>
            </w:r>
            <w:r w:rsidRPr="001577B6">
              <w:rPr>
                <w:rFonts w:ascii="Helvetica" w:hAnsi="Helvetica" w:cs="Helvetica"/>
                <w:bCs/>
                <w:color w:val="333333"/>
                <w:kern w:val="0"/>
                <w:sz w:val="21"/>
                <w:szCs w:val="21"/>
                <w:highlight w:val="yellow"/>
              </w:rPr>
              <w:t>）</w:t>
            </w:r>
          </w:p>
        </w:tc>
      </w:tr>
    </w:tbl>
    <w:p w:rsidR="00C83795" w:rsidRPr="00A81FB9" w:rsidRDefault="00C83795" w:rsidP="00FC7281">
      <w:pPr>
        <w:widowControl/>
        <w:spacing w:line="336" w:lineRule="atLeast"/>
        <w:rPr>
          <w:rFonts w:ascii="Helvetica" w:hAnsi="Helvetica" w:cs="Helvetica"/>
          <w:bCs/>
          <w:color w:val="333333"/>
          <w:kern w:val="0"/>
          <w:sz w:val="21"/>
          <w:szCs w:val="21"/>
        </w:rPr>
      </w:pPr>
      <w:r w:rsidRPr="00A81FB9">
        <w:rPr>
          <w:rFonts w:ascii="Helvetica" w:hAnsi="Helvetica" w:cs="Helvetica"/>
          <w:bCs/>
          <w:color w:val="333333"/>
          <w:kern w:val="0"/>
          <w:sz w:val="21"/>
          <w:szCs w:val="21"/>
        </w:rPr>
        <w:t>响应报文</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C83795"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C83795" w:rsidRPr="00454DCD" w:rsidRDefault="00C83795"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C83795" w:rsidRPr="00454DCD" w:rsidRDefault="00C83795"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C83795" w:rsidRPr="00454DCD" w:rsidRDefault="00C83795"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C83795"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C83795" w:rsidRPr="00194243" w:rsidRDefault="00C83795" w:rsidP="003E0553">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C</w:t>
            </w:r>
            <w:r w:rsidRPr="00194243">
              <w:rPr>
                <w:rFonts w:ascii="Helvetica" w:hAnsi="Helvetica" w:cs="Helvetica" w:hint="eastAsia"/>
                <w:bCs/>
                <w:color w:val="333333"/>
                <w:kern w:val="0"/>
                <w:sz w:val="21"/>
                <w:szCs w:val="21"/>
              </w:rPr>
              <w:t>ode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C83795" w:rsidRPr="00194243" w:rsidRDefault="00C83795" w:rsidP="003E0553">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C83795" w:rsidRDefault="00C83795" w:rsidP="003E0553">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响应编码</w:t>
            </w:r>
          </w:p>
          <w:p w:rsidR="00C83795" w:rsidRDefault="00C83795" w:rsidP="003E0553">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200</w:t>
            </w:r>
            <w:r>
              <w:rPr>
                <w:rFonts w:ascii="Helvetica" w:hAnsi="Helvetica" w:cs="Helvetica"/>
                <w:bCs/>
                <w:color w:val="333333"/>
                <w:kern w:val="0"/>
                <w:sz w:val="21"/>
                <w:szCs w:val="21"/>
              </w:rPr>
              <w:t>-</w:t>
            </w:r>
            <w:r>
              <w:rPr>
                <w:rFonts w:ascii="Helvetica" w:hAnsi="Helvetica" w:cs="Helvetica"/>
                <w:bCs/>
                <w:color w:val="333333"/>
                <w:kern w:val="0"/>
                <w:sz w:val="21"/>
                <w:szCs w:val="21"/>
              </w:rPr>
              <w:t>正常</w:t>
            </w:r>
            <w:r>
              <w:rPr>
                <w:rFonts w:ascii="Helvetica" w:hAnsi="Helvetica" w:cs="Helvetica" w:hint="eastAsia"/>
                <w:bCs/>
                <w:color w:val="333333"/>
                <w:kern w:val="0"/>
                <w:sz w:val="21"/>
                <w:szCs w:val="21"/>
              </w:rPr>
              <w:t xml:space="preserve"> 404</w:t>
            </w:r>
            <w:r>
              <w:rPr>
                <w:rFonts w:ascii="Helvetica" w:hAnsi="Helvetica" w:cs="Helvetica"/>
                <w:bCs/>
                <w:color w:val="333333"/>
                <w:kern w:val="0"/>
                <w:sz w:val="21"/>
                <w:szCs w:val="21"/>
              </w:rPr>
              <w:t>-</w:t>
            </w:r>
            <w:r>
              <w:rPr>
                <w:rFonts w:ascii="Helvetica" w:hAnsi="Helvetica" w:cs="Helvetica"/>
                <w:bCs/>
                <w:color w:val="333333"/>
                <w:kern w:val="0"/>
                <w:sz w:val="21"/>
                <w:szCs w:val="21"/>
              </w:rPr>
              <w:t>无数据</w:t>
            </w:r>
            <w:r>
              <w:rPr>
                <w:rFonts w:ascii="Helvetica" w:hAnsi="Helvetica" w:cs="Helvetica" w:hint="eastAsia"/>
                <w:bCs/>
                <w:color w:val="333333"/>
                <w:kern w:val="0"/>
                <w:sz w:val="21"/>
                <w:szCs w:val="21"/>
              </w:rPr>
              <w:t xml:space="preserve"> </w:t>
            </w:r>
          </w:p>
          <w:p w:rsidR="00C83795" w:rsidRPr="00194243" w:rsidRDefault="00C83795" w:rsidP="003E0553">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1001</w:t>
            </w:r>
            <w:r>
              <w:rPr>
                <w:rFonts w:ascii="Helvetica" w:hAnsi="Helvetica" w:cs="Helvetica"/>
                <w:bCs/>
                <w:color w:val="333333"/>
                <w:kern w:val="0"/>
                <w:sz w:val="21"/>
                <w:szCs w:val="21"/>
              </w:rPr>
              <w:t>-</w:t>
            </w:r>
            <w:r>
              <w:rPr>
                <w:rFonts w:ascii="Helvetica" w:hAnsi="Helvetica" w:cs="Helvetica"/>
                <w:bCs/>
                <w:color w:val="333333"/>
                <w:kern w:val="0"/>
                <w:sz w:val="21"/>
                <w:szCs w:val="21"/>
              </w:rPr>
              <w:t>参数异常</w:t>
            </w:r>
            <w:r w:rsidRPr="00561014">
              <w:rPr>
                <w:rFonts w:ascii="Helvetica" w:hAnsi="Helvetica" w:cs="Helvetica"/>
                <w:bCs/>
                <w:color w:val="333333"/>
                <w:kern w:val="0"/>
                <w:sz w:val="21"/>
                <w:szCs w:val="21"/>
              </w:rPr>
              <w:t xml:space="preserve"> </w:t>
            </w:r>
            <w:r>
              <w:rPr>
                <w:rFonts w:ascii="Helvetica" w:hAnsi="Helvetica" w:cs="Helvetica"/>
                <w:bCs/>
                <w:color w:val="333333"/>
                <w:kern w:val="0"/>
                <w:sz w:val="21"/>
                <w:szCs w:val="21"/>
              </w:rPr>
              <w:t xml:space="preserve"> </w:t>
            </w:r>
            <w:r w:rsidRPr="00561014">
              <w:rPr>
                <w:rFonts w:ascii="Helvetica" w:hAnsi="Helvetica" w:cs="Helvetica"/>
                <w:bCs/>
                <w:color w:val="333333"/>
                <w:kern w:val="0"/>
                <w:sz w:val="21"/>
                <w:szCs w:val="21"/>
              </w:rPr>
              <w:t>1002</w:t>
            </w:r>
            <w:r w:rsidR="00670396">
              <w:rPr>
                <w:rFonts w:ascii="Helvetica" w:hAnsi="Helvetica" w:cs="Helvetica"/>
                <w:bCs/>
                <w:color w:val="333333"/>
                <w:kern w:val="0"/>
                <w:sz w:val="21"/>
                <w:szCs w:val="21"/>
              </w:rPr>
              <w:t>-</w:t>
            </w:r>
            <w:r w:rsidR="00670396">
              <w:rPr>
                <w:rFonts w:ascii="Helvetica" w:hAnsi="Helvetica" w:cs="Helvetica" w:hint="eastAsia"/>
                <w:bCs/>
                <w:color w:val="333333"/>
                <w:kern w:val="0"/>
                <w:sz w:val="21"/>
                <w:szCs w:val="21"/>
              </w:rPr>
              <w:t>参数</w:t>
            </w:r>
            <w:r w:rsidR="00670396">
              <w:rPr>
                <w:rFonts w:ascii="Helvetica" w:hAnsi="Helvetica" w:cs="Helvetica"/>
                <w:bCs/>
                <w:color w:val="333333"/>
                <w:kern w:val="0"/>
                <w:sz w:val="21"/>
                <w:szCs w:val="21"/>
              </w:rPr>
              <w:t>解析异常</w:t>
            </w:r>
          </w:p>
        </w:tc>
      </w:tr>
      <w:tr w:rsidR="00C83795"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C83795" w:rsidRPr="00194243" w:rsidRDefault="00C83795" w:rsidP="003E0553">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D</w:t>
            </w:r>
            <w:r w:rsidRPr="00194243">
              <w:rPr>
                <w:rFonts w:ascii="Helvetica" w:hAnsi="Helvetica" w:cs="Helvetica" w:hint="eastAsia"/>
                <w:bCs/>
                <w:color w:val="333333"/>
                <w:kern w:val="0"/>
                <w:sz w:val="21"/>
                <w:szCs w:val="21"/>
              </w:rPr>
              <w:t>esc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C83795" w:rsidRPr="00194243" w:rsidRDefault="00C83795" w:rsidP="003E0553">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C83795" w:rsidRPr="00194243" w:rsidRDefault="00C83795" w:rsidP="003E0553">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响应描述</w:t>
            </w:r>
          </w:p>
        </w:tc>
      </w:tr>
      <w:tr w:rsidR="00C83795"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C83795" w:rsidRPr="00194243" w:rsidRDefault="006858A7" w:rsidP="003E0553">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current</w:t>
            </w:r>
            <w:r w:rsidR="00C51920">
              <w:rPr>
                <w:rFonts w:ascii="Helvetica" w:hAnsi="Helvetica" w:cs="Helvetica"/>
                <w:bCs/>
                <w:color w:val="333333"/>
                <w:kern w:val="0"/>
                <w:sz w:val="21"/>
                <w:szCs w:val="21"/>
              </w:rPr>
              <w:t>Double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C83795" w:rsidRPr="00194243" w:rsidRDefault="0070347D" w:rsidP="003E0553">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70347D" w:rsidRDefault="0070347D"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当前</w:t>
            </w:r>
            <w:r>
              <w:rPr>
                <w:rFonts w:ascii="Helvetica" w:hAnsi="Helvetica" w:cs="Helvetica"/>
                <w:bCs/>
                <w:color w:val="333333"/>
                <w:kern w:val="0"/>
                <w:sz w:val="21"/>
                <w:szCs w:val="21"/>
              </w:rPr>
              <w:t>星级的积分倍增倍数</w:t>
            </w:r>
          </w:p>
          <w:p w:rsidR="00C83795" w:rsidRPr="00194243" w:rsidRDefault="0070347D"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w:t>
            </w:r>
            <w:r w:rsidR="009C2A88">
              <w:rPr>
                <w:rFonts w:ascii="Helvetica" w:hAnsi="Helvetica" w:cs="Helvetica" w:hint="eastAsia"/>
                <w:bCs/>
                <w:color w:val="333333"/>
                <w:kern w:val="0"/>
                <w:sz w:val="21"/>
                <w:szCs w:val="21"/>
              </w:rPr>
              <w:t>请求</w:t>
            </w:r>
            <w:r w:rsidR="009C2A88">
              <w:rPr>
                <w:rFonts w:ascii="Helvetica" w:hAnsi="Helvetica" w:cs="Helvetica"/>
                <w:bCs/>
                <w:color w:val="333333"/>
                <w:kern w:val="0"/>
                <w:sz w:val="21"/>
                <w:szCs w:val="21"/>
              </w:rPr>
              <w:t>参数</w:t>
            </w:r>
            <w:r>
              <w:rPr>
                <w:rFonts w:ascii="Helvetica" w:hAnsi="Helvetica" w:cs="Helvetica"/>
                <w:bCs/>
                <w:color w:val="333333"/>
                <w:kern w:val="0"/>
                <w:sz w:val="21"/>
                <w:szCs w:val="21"/>
              </w:rPr>
              <w:t>starLevel</w:t>
            </w:r>
            <w:r>
              <w:rPr>
                <w:rFonts w:ascii="Helvetica" w:hAnsi="Helvetica" w:cs="Helvetica" w:hint="eastAsia"/>
                <w:bCs/>
                <w:color w:val="333333"/>
                <w:kern w:val="0"/>
                <w:sz w:val="21"/>
                <w:szCs w:val="21"/>
              </w:rPr>
              <w:t>不为空</w:t>
            </w:r>
            <w:r>
              <w:rPr>
                <w:rFonts w:ascii="Helvetica" w:hAnsi="Helvetica" w:cs="Helvetica"/>
                <w:bCs/>
                <w:color w:val="333333"/>
                <w:kern w:val="0"/>
                <w:sz w:val="21"/>
                <w:szCs w:val="21"/>
              </w:rPr>
              <w:t>时有效</w:t>
            </w:r>
            <w:r>
              <w:rPr>
                <w:rFonts w:ascii="Helvetica" w:hAnsi="Helvetica" w:cs="Helvetica" w:hint="eastAsia"/>
                <w:bCs/>
                <w:color w:val="333333"/>
                <w:kern w:val="0"/>
                <w:sz w:val="21"/>
                <w:szCs w:val="21"/>
              </w:rPr>
              <w:t>)</w:t>
            </w:r>
          </w:p>
        </w:tc>
      </w:tr>
      <w:tr w:rsidR="00FE1A52"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FE1A52" w:rsidRPr="00194243" w:rsidRDefault="00FE1A52" w:rsidP="00FE1A52">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starDouble</w:t>
            </w:r>
            <w:r w:rsidRPr="00194243">
              <w:rPr>
                <w:rFonts w:ascii="Helvetica" w:hAnsi="Helvetica" w:cs="Helvetica"/>
                <w:bCs/>
                <w:color w:val="333333"/>
                <w:kern w:val="0"/>
                <w:sz w:val="21"/>
                <w:szCs w:val="21"/>
              </w:rPr>
              <w:t>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FE1A52" w:rsidRPr="00194243" w:rsidRDefault="00FE1A52" w:rsidP="00FE1A52">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L</w:t>
            </w:r>
            <w:r w:rsidRPr="00194243">
              <w:rPr>
                <w:rFonts w:ascii="Helvetica" w:hAnsi="Helvetica" w:cs="Helvetica" w:hint="eastAsi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FE1A52" w:rsidRPr="00194243" w:rsidRDefault="00FE1A52" w:rsidP="00FE1A52">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积分</w:t>
            </w:r>
            <w:r>
              <w:rPr>
                <w:rFonts w:ascii="Helvetica" w:hAnsi="Helvetica" w:cs="Helvetica"/>
                <w:bCs/>
                <w:color w:val="333333"/>
                <w:kern w:val="0"/>
                <w:sz w:val="21"/>
                <w:szCs w:val="21"/>
              </w:rPr>
              <w:t>倍增倍数</w:t>
            </w:r>
            <w:r w:rsidRPr="00194243">
              <w:rPr>
                <w:rFonts w:ascii="Helvetica" w:hAnsi="Helvetica" w:cs="Helvetica" w:hint="eastAsia"/>
                <w:bCs/>
                <w:color w:val="333333"/>
                <w:kern w:val="0"/>
                <w:sz w:val="21"/>
                <w:szCs w:val="21"/>
              </w:rPr>
              <w:t>列表</w:t>
            </w:r>
          </w:p>
        </w:tc>
      </w:tr>
    </w:tbl>
    <w:p w:rsidR="00062C50" w:rsidRPr="006A238E" w:rsidRDefault="004D6B14" w:rsidP="00062C50">
      <w:pPr>
        <w:widowControl/>
        <w:spacing w:line="336" w:lineRule="atLeast"/>
        <w:jc w:val="left"/>
        <w:rPr>
          <w:rFonts w:ascii="Helvetica" w:hAnsi="Helvetica" w:cs="Helvetica"/>
          <w:bCs/>
          <w:color w:val="333333"/>
          <w:kern w:val="0"/>
          <w:sz w:val="21"/>
          <w:szCs w:val="21"/>
        </w:rPr>
      </w:pPr>
      <w:r>
        <w:rPr>
          <w:rFonts w:ascii="Helvetica" w:hAnsi="Helvetica" w:cs="Helvetica"/>
          <w:bCs/>
          <w:color w:val="333333"/>
          <w:kern w:val="0"/>
          <w:sz w:val="21"/>
          <w:szCs w:val="21"/>
        </w:rPr>
        <w:t>starDouble</w:t>
      </w:r>
      <w:r w:rsidRPr="00194243">
        <w:rPr>
          <w:rFonts w:ascii="Helvetica" w:hAnsi="Helvetica" w:cs="Helvetica"/>
          <w:bCs/>
          <w:color w:val="333333"/>
          <w:kern w:val="0"/>
          <w:sz w:val="21"/>
          <w:szCs w:val="21"/>
        </w:rPr>
        <w:t>List</w:t>
      </w:r>
      <w:r w:rsidR="00062C50" w:rsidRPr="006A238E">
        <w:rPr>
          <w:rFonts w:ascii="Helvetica" w:hAnsi="Helvetica" w:cs="Helvetica" w:hint="eastAsia"/>
          <w:bCs/>
          <w:color w:val="333333"/>
          <w:kern w:val="0"/>
          <w:sz w:val="21"/>
          <w:szCs w:val="21"/>
        </w:rPr>
        <w:t>字段</w:t>
      </w:r>
      <w:r w:rsidR="00062C50" w:rsidRPr="006A238E">
        <w:rPr>
          <w:rFonts w:ascii="Helvetica" w:hAnsi="Helvetica" w:cs="Helvetica"/>
          <w:bCs/>
          <w:color w:val="333333"/>
          <w:kern w:val="0"/>
          <w:sz w:val="21"/>
          <w:szCs w:val="21"/>
        </w:rPr>
        <w:t>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062C50"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062C50" w:rsidRPr="00454DCD" w:rsidRDefault="00062C50"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062C50" w:rsidRPr="00454DCD" w:rsidRDefault="00062C50"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062C50" w:rsidRPr="00454DCD" w:rsidRDefault="00062C50" w:rsidP="003E0553">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062C50"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062C50" w:rsidRPr="00BD333B" w:rsidRDefault="00760407" w:rsidP="003E0553">
            <w:pPr>
              <w:widowControl/>
              <w:spacing w:line="336" w:lineRule="atLeast"/>
              <w:jc w:val="center"/>
              <w:rPr>
                <w:rFonts w:ascii="Helvetica" w:hAnsi="Helvetica" w:cs="Helvetica"/>
                <w:bCs/>
                <w:color w:val="333333"/>
                <w:kern w:val="0"/>
                <w:sz w:val="21"/>
                <w:szCs w:val="21"/>
              </w:rPr>
            </w:pPr>
            <w:r w:rsidRPr="00502832">
              <w:rPr>
                <w:rFonts w:ascii="Helvetica" w:hAnsi="Helvetica" w:cs="Helvetica"/>
                <w:bCs/>
                <w:color w:val="333333"/>
                <w:kern w:val="0"/>
                <w:sz w:val="21"/>
                <w:szCs w:val="21"/>
              </w:rPr>
              <w:t>starLevel</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062C50" w:rsidRPr="00BD333B" w:rsidRDefault="00062C50" w:rsidP="003E0553">
            <w:pPr>
              <w:widowControl/>
              <w:spacing w:line="336" w:lineRule="atLeast"/>
              <w:jc w:val="center"/>
              <w:rPr>
                <w:rFonts w:ascii="Helvetica" w:hAnsi="Helvetica" w:cs="Helvetica"/>
                <w:bCs/>
                <w:color w:val="333333"/>
                <w:kern w:val="0"/>
                <w:sz w:val="21"/>
                <w:szCs w:val="21"/>
              </w:rPr>
            </w:pPr>
            <w:r w:rsidRPr="00BD333B">
              <w:rPr>
                <w:rFonts w:ascii="Helvetica" w:hAnsi="Helvetica" w:cs="Helvetica"/>
                <w:bCs/>
                <w:color w:val="333333"/>
                <w:kern w:val="0"/>
                <w:sz w:val="21"/>
                <w:szCs w:val="21"/>
              </w:rPr>
              <w:t>S</w:t>
            </w:r>
            <w:r w:rsidRPr="00BD333B">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062C50" w:rsidRPr="00BD333B" w:rsidRDefault="00760407"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1~7</w:t>
            </w:r>
            <w:r>
              <w:rPr>
                <w:rFonts w:ascii="Helvetica" w:hAnsi="Helvetica" w:cs="Helvetica" w:hint="eastAsia"/>
                <w:bCs/>
                <w:color w:val="333333"/>
                <w:kern w:val="0"/>
                <w:sz w:val="21"/>
                <w:szCs w:val="21"/>
              </w:rPr>
              <w:t>)</w:t>
            </w:r>
          </w:p>
        </w:tc>
      </w:tr>
      <w:tr w:rsidR="004E7B04"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4E7B04" w:rsidRPr="00502832" w:rsidRDefault="004E7B04" w:rsidP="003E0553">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starName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4E7B04" w:rsidRPr="00BD333B" w:rsidRDefault="004E7B04" w:rsidP="003E0553">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4E7B04" w:rsidRDefault="004E7B04"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星级</w:t>
            </w:r>
            <w:r>
              <w:rPr>
                <w:rFonts w:ascii="Helvetica" w:hAnsi="Helvetica" w:cs="Helvetica"/>
                <w:bCs/>
                <w:color w:val="333333"/>
                <w:kern w:val="0"/>
                <w:sz w:val="21"/>
                <w:szCs w:val="21"/>
              </w:rPr>
              <w:t>简称</w:t>
            </w:r>
          </w:p>
        </w:tc>
      </w:tr>
      <w:tr w:rsidR="00062C50" w:rsidRPr="00454DCD" w:rsidTr="003E0553">
        <w:tc>
          <w:tcPr>
            <w:tcW w:w="1996" w:type="dxa"/>
            <w:tcBorders>
              <w:top w:val="single" w:sz="6" w:space="0" w:color="auto"/>
              <w:left w:val="single" w:sz="6" w:space="0" w:color="auto"/>
              <w:bottom w:val="single" w:sz="6" w:space="0" w:color="auto"/>
              <w:right w:val="single" w:sz="6" w:space="0" w:color="auto"/>
            </w:tcBorders>
            <w:shd w:val="clear" w:color="auto" w:fill="auto"/>
          </w:tcPr>
          <w:p w:rsidR="00062C50" w:rsidRPr="00BD333B" w:rsidRDefault="00760407" w:rsidP="003E0553">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starDouble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062C50" w:rsidRPr="00BD333B" w:rsidRDefault="00062C50" w:rsidP="003E0553">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062C50" w:rsidRPr="00BD333B" w:rsidRDefault="005E3BE3" w:rsidP="003E055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积分</w:t>
            </w:r>
            <w:r w:rsidR="00760407">
              <w:rPr>
                <w:rFonts w:ascii="Helvetica" w:hAnsi="Helvetica" w:cs="Helvetica"/>
                <w:bCs/>
                <w:color w:val="333333"/>
                <w:kern w:val="0"/>
                <w:sz w:val="21"/>
                <w:szCs w:val="21"/>
              </w:rPr>
              <w:t>倍增倍数</w:t>
            </w:r>
          </w:p>
        </w:tc>
      </w:tr>
    </w:tbl>
    <w:p w:rsidR="00CA37DC" w:rsidRDefault="00CA37DC" w:rsidP="00CA37DC">
      <w:pPr>
        <w:pStyle w:val="30"/>
      </w:pPr>
      <w:r>
        <w:rPr>
          <w:rFonts w:hint="eastAsia"/>
        </w:rPr>
        <w:t>1</w:t>
      </w:r>
      <w:r w:rsidR="00EC6571">
        <w:t>7.6</w:t>
      </w:r>
      <w:r>
        <w:t xml:space="preserve"> </w:t>
      </w:r>
      <w:r w:rsidR="00EC6571">
        <w:rPr>
          <w:rFonts w:hint="eastAsia"/>
        </w:rPr>
        <w:t>常见问题</w:t>
      </w:r>
      <w:r>
        <w:rPr>
          <w:rFonts w:hint="eastAsia"/>
        </w:rPr>
        <w:t>接口</w:t>
      </w:r>
    </w:p>
    <w:p w:rsidR="00CA37DC" w:rsidRPr="008A14C8" w:rsidRDefault="00CA37DC" w:rsidP="00CA37DC">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411238" w:rsidRDefault="00CA37DC" w:rsidP="00CA37DC">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w:t>
      </w:r>
      <w:r w:rsidR="00555E2B">
        <w:rPr>
          <w:rFonts w:ascii="Helvetica" w:hAnsi="Helvetica" w:cs="Helvetica" w:hint="eastAsia"/>
          <w:bCs/>
          <w:color w:val="333333"/>
          <w:kern w:val="0"/>
          <w:sz w:val="21"/>
          <w:szCs w:val="21"/>
        </w:rPr>
        <w:t>问题类型</w:t>
      </w:r>
      <w:r w:rsidR="00634C57">
        <w:rPr>
          <w:rFonts w:ascii="Helvetica" w:hAnsi="Helvetica" w:cs="Helvetica" w:hint="eastAsia"/>
          <w:bCs/>
          <w:color w:val="333333"/>
          <w:kern w:val="0"/>
          <w:sz w:val="21"/>
          <w:szCs w:val="21"/>
        </w:rPr>
        <w:t>，</w:t>
      </w:r>
      <w:r w:rsidR="00634C57">
        <w:rPr>
          <w:rFonts w:ascii="Helvetica" w:hAnsi="Helvetica" w:cs="Helvetica"/>
          <w:bCs/>
          <w:color w:val="333333"/>
          <w:kern w:val="0"/>
          <w:sz w:val="21"/>
          <w:szCs w:val="21"/>
        </w:rPr>
        <w:t>用户省份</w:t>
      </w:r>
      <w:r w:rsidR="007F5BE6">
        <w:rPr>
          <w:rFonts w:ascii="Helvetica" w:hAnsi="Helvetica" w:cs="Helvetica"/>
          <w:bCs/>
          <w:color w:val="333333"/>
          <w:kern w:val="0"/>
          <w:sz w:val="21"/>
          <w:szCs w:val="21"/>
        </w:rPr>
        <w:t>获取对应的</w:t>
      </w:r>
      <w:r w:rsidR="00555E2B">
        <w:rPr>
          <w:rFonts w:ascii="Helvetica" w:hAnsi="Helvetica" w:cs="Helvetica"/>
          <w:bCs/>
          <w:color w:val="333333"/>
          <w:kern w:val="0"/>
          <w:sz w:val="21"/>
          <w:szCs w:val="21"/>
        </w:rPr>
        <w:t>常见问题</w:t>
      </w:r>
    </w:p>
    <w:p w:rsidR="008A658A" w:rsidRPr="008A658A" w:rsidRDefault="008A658A" w:rsidP="008A658A">
      <w:pPr>
        <w:rPr>
          <w:rFonts w:ascii="Helvetica" w:hAnsi="Helvetica" w:cs="Helvetica"/>
          <w:b/>
          <w:bCs/>
          <w:color w:val="333333"/>
          <w:kern w:val="0"/>
          <w:sz w:val="21"/>
          <w:szCs w:val="21"/>
        </w:rPr>
      </w:pPr>
      <w:r>
        <w:rPr>
          <w:rFonts w:ascii="Helvetica" w:hAnsi="Helvetica" w:cs="Helvetica" w:hint="eastAsia"/>
          <w:b/>
          <w:bCs/>
          <w:color w:val="333333"/>
          <w:kern w:val="0"/>
          <w:sz w:val="21"/>
          <w:szCs w:val="21"/>
        </w:rPr>
        <w:t>接口逻辑</w:t>
      </w:r>
    </w:p>
    <w:p w:rsidR="008A658A" w:rsidRDefault="00955035" w:rsidP="00CA37DC">
      <w:pPr>
        <w:rPr>
          <w:rFonts w:ascii="Helvetica" w:hAnsi="Helvetica" w:cs="Helvetica"/>
          <w:bCs/>
          <w:color w:val="333333"/>
          <w:kern w:val="0"/>
          <w:sz w:val="21"/>
          <w:szCs w:val="21"/>
        </w:rPr>
      </w:pPr>
      <w:r>
        <w:rPr>
          <w:rFonts w:ascii="Helvetica" w:hAnsi="Helvetica" w:cs="Helvetica" w:hint="eastAsia"/>
          <w:bCs/>
          <w:color w:val="333333"/>
          <w:kern w:val="0"/>
          <w:sz w:val="21"/>
          <w:szCs w:val="21"/>
        </w:rPr>
        <w:t>如果</w:t>
      </w:r>
      <w:r>
        <w:rPr>
          <w:rFonts w:ascii="Helvetica" w:hAnsi="Helvetica" w:cs="Helvetica"/>
          <w:bCs/>
          <w:color w:val="333333"/>
          <w:kern w:val="0"/>
          <w:sz w:val="21"/>
          <w:szCs w:val="21"/>
        </w:rPr>
        <w:t>未</w:t>
      </w:r>
      <w:r>
        <w:rPr>
          <w:rFonts w:ascii="Helvetica" w:hAnsi="Helvetica" w:cs="Helvetica" w:hint="eastAsia"/>
          <w:bCs/>
          <w:color w:val="333333"/>
          <w:kern w:val="0"/>
          <w:sz w:val="21"/>
          <w:szCs w:val="21"/>
        </w:rPr>
        <w:t>登录</w:t>
      </w:r>
      <w:r>
        <w:rPr>
          <w:rFonts w:ascii="Helvetica" w:hAnsi="Helvetica" w:cs="Helvetica"/>
          <w:bCs/>
          <w:color w:val="333333"/>
          <w:kern w:val="0"/>
          <w:sz w:val="21"/>
          <w:szCs w:val="21"/>
        </w:rPr>
        <w:t>，则</w:t>
      </w:r>
      <w:r w:rsidRPr="00DA0094">
        <w:rPr>
          <w:rFonts w:ascii="Helvetica" w:hAnsi="Helvetica" w:cs="Helvetica" w:hint="eastAsia"/>
          <w:bCs/>
          <w:color w:val="333333"/>
          <w:kern w:val="0"/>
          <w:sz w:val="21"/>
          <w:szCs w:val="21"/>
        </w:rPr>
        <w:t>province</w:t>
      </w:r>
      <w:r>
        <w:rPr>
          <w:rFonts w:ascii="Helvetica" w:hAnsi="Helvetica" w:cs="Helvetica" w:hint="eastAsia"/>
          <w:bCs/>
          <w:color w:val="333333"/>
          <w:kern w:val="0"/>
          <w:sz w:val="21"/>
          <w:szCs w:val="21"/>
        </w:rPr>
        <w:t>传</w:t>
      </w:r>
      <w:r>
        <w:rPr>
          <w:rFonts w:ascii="Helvetica" w:hAnsi="Helvetica" w:cs="Helvetica"/>
          <w:bCs/>
          <w:color w:val="333333"/>
          <w:kern w:val="0"/>
          <w:sz w:val="21"/>
          <w:szCs w:val="21"/>
        </w:rPr>
        <w:t>根据</w:t>
      </w:r>
      <w:r>
        <w:rPr>
          <w:rFonts w:ascii="Helvetica" w:hAnsi="Helvetica" w:cs="Helvetica" w:hint="eastAsia"/>
          <w:bCs/>
          <w:color w:val="333333"/>
          <w:kern w:val="0"/>
          <w:sz w:val="21"/>
          <w:szCs w:val="21"/>
        </w:rPr>
        <w:t>IP</w:t>
      </w:r>
      <w:r>
        <w:rPr>
          <w:rFonts w:ascii="Helvetica" w:hAnsi="Helvetica" w:cs="Helvetica" w:hint="eastAsia"/>
          <w:bCs/>
          <w:color w:val="333333"/>
          <w:kern w:val="0"/>
          <w:sz w:val="21"/>
          <w:szCs w:val="21"/>
        </w:rPr>
        <w:t>自动</w:t>
      </w:r>
      <w:r w:rsidR="00FB7F31">
        <w:rPr>
          <w:rFonts w:ascii="Helvetica" w:hAnsi="Helvetica" w:cs="Helvetica"/>
          <w:bCs/>
          <w:color w:val="333333"/>
          <w:kern w:val="0"/>
          <w:sz w:val="21"/>
          <w:szCs w:val="21"/>
        </w:rPr>
        <w:t>识别出来的结果</w:t>
      </w:r>
      <w:r w:rsidR="00FB7F31">
        <w:rPr>
          <w:rFonts w:ascii="Helvetica" w:hAnsi="Helvetica" w:cs="Helvetica" w:hint="eastAsia"/>
          <w:bCs/>
          <w:color w:val="333333"/>
          <w:kern w:val="0"/>
          <w:sz w:val="21"/>
          <w:szCs w:val="21"/>
        </w:rPr>
        <w:t>。</w:t>
      </w:r>
      <w:r>
        <w:rPr>
          <w:rFonts w:ascii="Helvetica" w:hAnsi="Helvetica" w:cs="Helvetica" w:hint="eastAsia"/>
          <w:bCs/>
          <w:color w:val="333333"/>
          <w:kern w:val="0"/>
          <w:sz w:val="21"/>
          <w:szCs w:val="21"/>
        </w:rPr>
        <w:t>如果</w:t>
      </w:r>
      <w:r>
        <w:rPr>
          <w:rFonts w:ascii="Helvetica" w:hAnsi="Helvetica" w:cs="Helvetica"/>
          <w:bCs/>
          <w:color w:val="333333"/>
          <w:kern w:val="0"/>
          <w:sz w:val="21"/>
          <w:szCs w:val="21"/>
        </w:rPr>
        <w:t>已登录</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则</w:t>
      </w:r>
      <w:r w:rsidRPr="00DA0094">
        <w:rPr>
          <w:rFonts w:ascii="Helvetica" w:hAnsi="Helvetica" w:cs="Helvetica" w:hint="eastAsia"/>
          <w:bCs/>
          <w:color w:val="333333"/>
          <w:kern w:val="0"/>
          <w:sz w:val="21"/>
          <w:szCs w:val="21"/>
        </w:rPr>
        <w:t>province</w:t>
      </w:r>
      <w:r w:rsidR="00FB7F31">
        <w:rPr>
          <w:rFonts w:ascii="Helvetica" w:hAnsi="Helvetica" w:cs="Helvetica" w:hint="eastAsia"/>
          <w:bCs/>
          <w:color w:val="333333"/>
          <w:kern w:val="0"/>
          <w:sz w:val="21"/>
          <w:szCs w:val="21"/>
        </w:rPr>
        <w:t>不用传，</w:t>
      </w:r>
      <w:r w:rsidR="00FB7F31">
        <w:rPr>
          <w:rFonts w:ascii="Helvetica" w:hAnsi="Helvetica" w:cs="Helvetica"/>
          <w:bCs/>
          <w:color w:val="333333"/>
          <w:kern w:val="0"/>
          <w:sz w:val="21"/>
          <w:szCs w:val="21"/>
        </w:rPr>
        <w:t>归属省</w:t>
      </w:r>
      <w:r w:rsidR="00FB7F31">
        <w:rPr>
          <w:rFonts w:ascii="Helvetica" w:hAnsi="Helvetica" w:cs="Helvetica" w:hint="eastAsia"/>
          <w:bCs/>
          <w:color w:val="333333"/>
          <w:kern w:val="0"/>
          <w:sz w:val="21"/>
          <w:szCs w:val="21"/>
        </w:rPr>
        <w:t>后台</w:t>
      </w:r>
      <w:r w:rsidR="00FB7F31">
        <w:rPr>
          <w:rFonts w:ascii="Helvetica" w:hAnsi="Helvetica" w:cs="Helvetica"/>
          <w:bCs/>
          <w:color w:val="333333"/>
          <w:kern w:val="0"/>
          <w:sz w:val="21"/>
          <w:szCs w:val="21"/>
        </w:rPr>
        <w:t>根据</w:t>
      </w:r>
      <w:r w:rsidR="00FB7F31">
        <w:rPr>
          <w:rFonts w:ascii="Helvetica" w:hAnsi="Helvetica" w:cs="Helvetica" w:hint="eastAsia"/>
          <w:bCs/>
          <w:color w:val="333333"/>
          <w:kern w:val="0"/>
          <w:sz w:val="21"/>
          <w:szCs w:val="21"/>
        </w:rPr>
        <w:t>H</w:t>
      </w:r>
      <w:r w:rsidR="00FB7F31">
        <w:rPr>
          <w:rFonts w:ascii="Helvetica" w:hAnsi="Helvetica" w:cs="Helvetica" w:hint="eastAsia"/>
          <w:bCs/>
          <w:color w:val="333333"/>
          <w:kern w:val="0"/>
          <w:sz w:val="21"/>
          <w:szCs w:val="21"/>
        </w:rPr>
        <w:t>码</w:t>
      </w:r>
      <w:r w:rsidR="00FB7F31">
        <w:rPr>
          <w:rFonts w:ascii="Helvetica" w:hAnsi="Helvetica" w:cs="Helvetica"/>
          <w:bCs/>
          <w:color w:val="333333"/>
          <w:kern w:val="0"/>
          <w:sz w:val="21"/>
          <w:szCs w:val="21"/>
        </w:rPr>
        <w:t>自动识别</w:t>
      </w:r>
      <w:r w:rsidR="00FB7F31">
        <w:rPr>
          <w:rFonts w:ascii="Helvetica" w:hAnsi="Helvetica" w:cs="Helvetica" w:hint="eastAsia"/>
          <w:bCs/>
          <w:color w:val="333333"/>
          <w:kern w:val="0"/>
          <w:sz w:val="21"/>
          <w:szCs w:val="21"/>
        </w:rPr>
        <w:t>。</w:t>
      </w:r>
      <w:r w:rsidR="00D00EF0">
        <w:rPr>
          <w:rFonts w:ascii="Helvetica" w:hAnsi="Helvetica" w:cs="Helvetica" w:hint="eastAsia"/>
          <w:bCs/>
          <w:color w:val="333333"/>
          <w:kern w:val="0"/>
          <w:sz w:val="21"/>
          <w:szCs w:val="21"/>
        </w:rPr>
        <w:t>登录后</w:t>
      </w:r>
      <w:r w:rsidR="00D00EF0">
        <w:rPr>
          <w:rFonts w:ascii="Helvetica" w:hAnsi="Helvetica" w:cs="Helvetica"/>
          <w:bCs/>
          <w:color w:val="333333"/>
          <w:kern w:val="0"/>
          <w:sz w:val="21"/>
          <w:szCs w:val="21"/>
        </w:rPr>
        <w:t>，如果</w:t>
      </w:r>
      <w:r w:rsidR="00D00EF0">
        <w:rPr>
          <w:rFonts w:ascii="Helvetica" w:hAnsi="Helvetica" w:cs="Helvetica" w:hint="eastAsia"/>
          <w:bCs/>
          <w:color w:val="333333"/>
          <w:kern w:val="0"/>
          <w:sz w:val="21"/>
          <w:szCs w:val="21"/>
        </w:rPr>
        <w:t>传</w:t>
      </w:r>
      <w:r w:rsidR="00D00EF0" w:rsidRPr="00DA0094">
        <w:rPr>
          <w:rFonts w:ascii="Helvetica" w:hAnsi="Helvetica" w:cs="Helvetica" w:hint="eastAsia"/>
          <w:bCs/>
          <w:color w:val="333333"/>
          <w:kern w:val="0"/>
          <w:sz w:val="21"/>
          <w:szCs w:val="21"/>
        </w:rPr>
        <w:t>province</w:t>
      </w:r>
      <w:r w:rsidR="00D00EF0">
        <w:rPr>
          <w:rFonts w:ascii="Helvetica" w:hAnsi="Helvetica" w:cs="Helvetica" w:hint="eastAsia"/>
          <w:bCs/>
          <w:color w:val="333333"/>
          <w:kern w:val="0"/>
          <w:sz w:val="21"/>
          <w:szCs w:val="21"/>
        </w:rPr>
        <w:t>，</w:t>
      </w:r>
      <w:r w:rsidR="00D00EF0">
        <w:rPr>
          <w:rFonts w:ascii="Helvetica" w:hAnsi="Helvetica" w:cs="Helvetica"/>
          <w:bCs/>
          <w:color w:val="333333"/>
          <w:kern w:val="0"/>
          <w:sz w:val="21"/>
          <w:szCs w:val="21"/>
        </w:rPr>
        <w:t>则要</w:t>
      </w:r>
      <w:r w:rsidR="00D00EF0">
        <w:rPr>
          <w:rFonts w:ascii="Helvetica" w:hAnsi="Helvetica" w:cs="Helvetica" w:hint="eastAsia"/>
          <w:bCs/>
          <w:color w:val="333333"/>
          <w:kern w:val="0"/>
          <w:sz w:val="21"/>
          <w:szCs w:val="21"/>
        </w:rPr>
        <w:t>传</w:t>
      </w:r>
      <w:r w:rsidR="00D00EF0">
        <w:rPr>
          <w:rFonts w:ascii="Helvetica" w:hAnsi="Helvetica" w:cs="Helvetica"/>
          <w:bCs/>
          <w:color w:val="333333"/>
          <w:kern w:val="0"/>
          <w:sz w:val="21"/>
          <w:szCs w:val="21"/>
        </w:rPr>
        <w:t>用户的归属省。</w:t>
      </w:r>
    </w:p>
    <w:p w:rsidR="00382809" w:rsidRPr="006F3356" w:rsidRDefault="00382809" w:rsidP="00CA37DC">
      <w:pPr>
        <w:rPr>
          <w:rFonts w:ascii="Helvetica" w:hAnsi="Helvetica" w:cs="Helvetica"/>
          <w:bCs/>
          <w:color w:val="333333"/>
          <w:kern w:val="0"/>
          <w:sz w:val="21"/>
          <w:szCs w:val="21"/>
        </w:rPr>
      </w:pPr>
      <w:r>
        <w:rPr>
          <w:rFonts w:ascii="Helvetica" w:hAnsi="Helvetica" w:cs="Helvetica" w:hint="eastAsia"/>
          <w:bCs/>
          <w:color w:val="333333"/>
          <w:kern w:val="0"/>
          <w:sz w:val="21"/>
          <w:szCs w:val="21"/>
        </w:rPr>
        <w:t>本次</w:t>
      </w:r>
      <w:r>
        <w:rPr>
          <w:rFonts w:ascii="Helvetica" w:hAnsi="Helvetica" w:cs="Helvetica"/>
          <w:bCs/>
          <w:color w:val="333333"/>
          <w:kern w:val="0"/>
          <w:sz w:val="21"/>
          <w:szCs w:val="21"/>
        </w:rPr>
        <w:t>扩展以后，</w:t>
      </w:r>
      <w:r>
        <w:rPr>
          <w:rFonts w:ascii="Helvetica" w:hAnsi="Helvetica" w:cs="Helvetica" w:hint="eastAsia"/>
          <w:bCs/>
          <w:color w:val="333333"/>
          <w:kern w:val="0"/>
          <w:sz w:val="21"/>
          <w:szCs w:val="21"/>
        </w:rPr>
        <w:t>常见</w:t>
      </w:r>
      <w:r>
        <w:rPr>
          <w:rFonts w:ascii="Helvetica" w:hAnsi="Helvetica" w:cs="Helvetica"/>
          <w:bCs/>
          <w:color w:val="333333"/>
          <w:kern w:val="0"/>
          <w:sz w:val="21"/>
          <w:szCs w:val="21"/>
        </w:rPr>
        <w:t>问题将</w:t>
      </w:r>
      <w:r w:rsidRPr="009A51FB">
        <w:rPr>
          <w:rFonts w:ascii="Helvetica" w:hAnsi="Helvetica" w:cs="Helvetica"/>
          <w:bCs/>
          <w:color w:val="333333"/>
          <w:kern w:val="0"/>
          <w:sz w:val="21"/>
          <w:szCs w:val="21"/>
          <w:highlight w:val="yellow"/>
        </w:rPr>
        <w:t>支撑</w:t>
      </w:r>
      <w:r w:rsidRPr="009A51FB">
        <w:rPr>
          <w:rFonts w:ascii="Helvetica" w:hAnsi="Helvetica" w:cs="Helvetica" w:hint="eastAsia"/>
          <w:bCs/>
          <w:color w:val="333333"/>
          <w:kern w:val="0"/>
          <w:sz w:val="21"/>
          <w:szCs w:val="21"/>
          <w:highlight w:val="yellow"/>
        </w:rPr>
        <w:t>星级</w:t>
      </w:r>
      <w:r w:rsidRPr="009A51FB">
        <w:rPr>
          <w:rFonts w:ascii="Helvetica" w:hAnsi="Helvetica" w:cs="Helvetica"/>
          <w:bCs/>
          <w:color w:val="333333"/>
          <w:kern w:val="0"/>
          <w:sz w:val="21"/>
          <w:szCs w:val="21"/>
          <w:highlight w:val="yellow"/>
        </w:rPr>
        <w:t>服务与信用服务</w:t>
      </w:r>
      <w:r>
        <w:rPr>
          <w:rFonts w:ascii="Helvetica" w:hAnsi="Helvetica" w:cs="Helvetica" w:hint="eastAsia"/>
          <w:bCs/>
          <w:color w:val="333333"/>
          <w:kern w:val="0"/>
          <w:sz w:val="21"/>
          <w:szCs w:val="21"/>
        </w:rPr>
        <w:t>两个</w:t>
      </w:r>
      <w:r>
        <w:rPr>
          <w:rFonts w:ascii="Helvetica" w:hAnsi="Helvetica" w:cs="Helvetica"/>
          <w:bCs/>
          <w:color w:val="333333"/>
          <w:kern w:val="0"/>
          <w:sz w:val="21"/>
          <w:szCs w:val="21"/>
        </w:rPr>
        <w:t>模块</w:t>
      </w:r>
      <w:r w:rsidR="00592DE1">
        <w:rPr>
          <w:rFonts w:ascii="Helvetica" w:hAnsi="Helvetica" w:cs="Helvetica" w:hint="eastAsia"/>
          <w:bCs/>
          <w:color w:val="333333"/>
          <w:kern w:val="0"/>
          <w:sz w:val="21"/>
          <w:szCs w:val="21"/>
        </w:rPr>
        <w:t>，</w:t>
      </w:r>
      <w:r w:rsidR="00592DE1">
        <w:rPr>
          <w:rFonts w:ascii="Helvetica" w:hAnsi="Helvetica" w:cs="Helvetica"/>
          <w:bCs/>
          <w:color w:val="333333"/>
          <w:kern w:val="0"/>
          <w:sz w:val="21"/>
          <w:szCs w:val="21"/>
        </w:rPr>
        <w:t>后续如果有其他地方需要支撑，</w:t>
      </w:r>
      <w:r w:rsidR="00592DE1">
        <w:rPr>
          <w:rFonts w:ascii="Helvetica" w:hAnsi="Helvetica" w:cs="Helvetica" w:hint="eastAsia"/>
          <w:bCs/>
          <w:color w:val="333333"/>
          <w:kern w:val="0"/>
          <w:sz w:val="21"/>
          <w:szCs w:val="21"/>
        </w:rPr>
        <w:t>则</w:t>
      </w:r>
      <w:r w:rsidR="00592DE1">
        <w:rPr>
          <w:rFonts w:ascii="Helvetica" w:hAnsi="Helvetica" w:cs="Helvetica"/>
          <w:bCs/>
          <w:color w:val="333333"/>
          <w:kern w:val="0"/>
          <w:sz w:val="21"/>
          <w:szCs w:val="21"/>
        </w:rPr>
        <w:t>扩展相应模块</w:t>
      </w:r>
      <w:r w:rsidR="00592DE1">
        <w:rPr>
          <w:rFonts w:ascii="Helvetica" w:hAnsi="Helvetica" w:cs="Helvetica" w:hint="eastAsia"/>
          <w:bCs/>
          <w:color w:val="333333"/>
          <w:kern w:val="0"/>
          <w:sz w:val="21"/>
          <w:szCs w:val="21"/>
        </w:rPr>
        <w:t>ID</w:t>
      </w:r>
      <w:r w:rsidR="00592DE1">
        <w:rPr>
          <w:rFonts w:ascii="Helvetica" w:hAnsi="Helvetica" w:cs="Helvetica" w:hint="eastAsia"/>
          <w:bCs/>
          <w:color w:val="333333"/>
          <w:kern w:val="0"/>
          <w:sz w:val="21"/>
          <w:szCs w:val="21"/>
        </w:rPr>
        <w:t>即可</w:t>
      </w:r>
      <w:r w:rsidR="00592DE1">
        <w:rPr>
          <w:rFonts w:ascii="Helvetica" w:hAnsi="Helvetica" w:cs="Helvetica"/>
          <w:bCs/>
          <w:color w:val="333333"/>
          <w:kern w:val="0"/>
          <w:sz w:val="21"/>
          <w:szCs w:val="21"/>
        </w:rPr>
        <w:t>。</w:t>
      </w:r>
    </w:p>
    <w:p w:rsidR="00CA37DC" w:rsidRPr="008A14C8" w:rsidRDefault="00CA37DC" w:rsidP="00CA37DC">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CA37DC" w:rsidRPr="001F0426" w:rsidRDefault="00B50774" w:rsidP="00CA37DC">
      <w:pPr>
        <w:spacing w:line="240" w:lineRule="auto"/>
        <w:rPr>
          <w:rFonts w:asciiTheme="minorHAnsi" w:eastAsiaTheme="minorEastAsia" w:hAnsiTheme="minorHAnsi" w:cstheme="minorBidi"/>
          <w:sz w:val="21"/>
          <w:szCs w:val="22"/>
        </w:rPr>
      </w:pPr>
      <w:hyperlink r:id="rId94" w:history="1">
        <w:r w:rsidR="001F0426" w:rsidRPr="00EC673E">
          <w:rPr>
            <w:rStyle w:val="af0"/>
            <w:rFonts w:asciiTheme="minorHAnsi" w:eastAsiaTheme="minorEastAsia" w:hAnsiTheme="minorHAnsi" w:cstheme="minorBidi"/>
            <w:sz w:val="21"/>
            <w:szCs w:val="22"/>
          </w:rPr>
          <w:t>http://101.95.48.97:8005/public/sjkf/salesinfo/getStarFAQ.jspx</w:t>
        </w:r>
      </w:hyperlink>
    </w:p>
    <w:p w:rsidR="004B044D" w:rsidRPr="004B044D" w:rsidRDefault="004B044D" w:rsidP="00CA37DC">
      <w:pPr>
        <w:spacing w:line="240" w:lineRule="auto"/>
        <w:rPr>
          <w:rFonts w:asciiTheme="minorHAnsi" w:eastAsiaTheme="minorEastAsia" w:hAnsiTheme="minorHAnsi" w:cstheme="minorBidi"/>
          <w:b/>
          <w:sz w:val="21"/>
          <w:szCs w:val="22"/>
        </w:rPr>
      </w:pPr>
      <w:r w:rsidRPr="004B044D">
        <w:rPr>
          <w:rFonts w:asciiTheme="minorHAnsi" w:eastAsiaTheme="minorEastAsia" w:hAnsiTheme="minorHAnsi" w:cstheme="minorBidi"/>
          <w:b/>
          <w:sz w:val="21"/>
          <w:szCs w:val="22"/>
        </w:rPr>
        <w:t>请求参数</w:t>
      </w:r>
    </w:p>
    <w:tbl>
      <w:tblPr>
        <w:tblpPr w:leftFromText="180" w:rightFromText="180" w:topFromText="100" w:bottomFromText="100" w:vertAnchor="text" w:horzAnchor="page" w:tblpX="1764" w:tblpY="394"/>
        <w:tblOverlap w:val="neve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3"/>
        <w:gridCol w:w="1249"/>
        <w:gridCol w:w="1101"/>
        <w:gridCol w:w="3969"/>
      </w:tblGrid>
      <w:tr w:rsidR="00A36253" w:rsidRPr="00277567" w:rsidTr="00CD33F2">
        <w:tc>
          <w:tcPr>
            <w:tcW w:w="2153" w:type="dxa"/>
            <w:tcBorders>
              <w:top w:val="single" w:sz="6" w:space="0" w:color="auto"/>
              <w:left w:val="single" w:sz="6" w:space="0" w:color="auto"/>
              <w:bottom w:val="single" w:sz="6" w:space="0" w:color="auto"/>
              <w:right w:val="single" w:sz="6" w:space="0" w:color="auto"/>
            </w:tcBorders>
            <w:shd w:val="clear" w:color="auto" w:fill="BFBFBF"/>
            <w:hideMark/>
          </w:tcPr>
          <w:p w:rsidR="00A36253" w:rsidRPr="00277567" w:rsidRDefault="00A36253" w:rsidP="00CD33F2">
            <w:pPr>
              <w:widowControl/>
              <w:spacing w:line="336" w:lineRule="atLeast"/>
              <w:jc w:val="center"/>
              <w:rPr>
                <w:rFonts w:ascii="Helvetica" w:hAnsi="Helvetica" w:cs="Helvetica"/>
                <w:b/>
                <w:bCs/>
                <w:color w:val="333333"/>
                <w:kern w:val="0"/>
                <w:sz w:val="21"/>
                <w:szCs w:val="21"/>
              </w:rPr>
            </w:pPr>
            <w:r w:rsidRPr="00277567">
              <w:rPr>
                <w:rFonts w:ascii="Helvetica" w:hAnsi="Helvetica" w:cs="Helvetica"/>
                <w:b/>
                <w:bCs/>
                <w:color w:val="333333"/>
                <w:kern w:val="0"/>
                <w:sz w:val="21"/>
                <w:szCs w:val="21"/>
              </w:rPr>
              <w:t>Key</w:t>
            </w:r>
          </w:p>
        </w:tc>
        <w:tc>
          <w:tcPr>
            <w:tcW w:w="1249" w:type="dxa"/>
            <w:tcBorders>
              <w:top w:val="single" w:sz="6" w:space="0" w:color="auto"/>
              <w:left w:val="single" w:sz="6" w:space="0" w:color="auto"/>
              <w:bottom w:val="single" w:sz="6" w:space="0" w:color="auto"/>
              <w:right w:val="single" w:sz="6" w:space="0" w:color="auto"/>
            </w:tcBorders>
            <w:shd w:val="clear" w:color="auto" w:fill="BFBFBF"/>
            <w:hideMark/>
          </w:tcPr>
          <w:p w:rsidR="00A36253" w:rsidRPr="00277567" w:rsidRDefault="00A36253" w:rsidP="00CD33F2">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类型</w:t>
            </w:r>
          </w:p>
        </w:tc>
        <w:tc>
          <w:tcPr>
            <w:tcW w:w="1101" w:type="dxa"/>
            <w:tcBorders>
              <w:top w:val="single" w:sz="6" w:space="0" w:color="auto"/>
              <w:left w:val="single" w:sz="6" w:space="0" w:color="auto"/>
              <w:bottom w:val="single" w:sz="6" w:space="0" w:color="auto"/>
              <w:right w:val="single" w:sz="6" w:space="0" w:color="auto"/>
            </w:tcBorders>
            <w:shd w:val="clear" w:color="auto" w:fill="BFBFBF"/>
            <w:hideMark/>
          </w:tcPr>
          <w:p w:rsidR="00A36253" w:rsidRPr="00277567" w:rsidRDefault="00A36253" w:rsidP="00CD33F2">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必须</w:t>
            </w:r>
          </w:p>
        </w:tc>
        <w:tc>
          <w:tcPr>
            <w:tcW w:w="3969" w:type="dxa"/>
            <w:tcBorders>
              <w:top w:val="single" w:sz="6" w:space="0" w:color="auto"/>
              <w:left w:val="single" w:sz="6" w:space="0" w:color="auto"/>
              <w:bottom w:val="single" w:sz="6" w:space="0" w:color="auto"/>
              <w:right w:val="single" w:sz="6" w:space="0" w:color="auto"/>
            </w:tcBorders>
            <w:shd w:val="clear" w:color="auto" w:fill="BFBFBF"/>
            <w:hideMark/>
          </w:tcPr>
          <w:p w:rsidR="00A36253" w:rsidRPr="00277567" w:rsidRDefault="00A36253" w:rsidP="00CD33F2">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注释</w:t>
            </w:r>
          </w:p>
        </w:tc>
      </w:tr>
      <w:tr w:rsidR="00A36253" w:rsidRPr="005617A4" w:rsidTr="00CD33F2">
        <w:tc>
          <w:tcPr>
            <w:tcW w:w="2153" w:type="dxa"/>
            <w:tcBorders>
              <w:top w:val="single" w:sz="6" w:space="0" w:color="auto"/>
              <w:left w:val="single" w:sz="6" w:space="0" w:color="auto"/>
              <w:bottom w:val="single" w:sz="6" w:space="0" w:color="auto"/>
              <w:right w:val="single" w:sz="6" w:space="0" w:color="auto"/>
            </w:tcBorders>
            <w:shd w:val="clear" w:color="auto" w:fill="F2F2F2"/>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bCs/>
                <w:color w:val="333333"/>
                <w:kern w:val="0"/>
                <w:sz w:val="21"/>
                <w:szCs w:val="21"/>
              </w:rPr>
              <w:lastRenderedPageBreak/>
              <w:t>transactionId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流水号：接口编码（</w:t>
            </w:r>
            <w:r w:rsidR="00896A66" w:rsidRPr="00B13F89">
              <w:rPr>
                <w:rFonts w:ascii="Helvetica" w:hAnsi="Helvetica" w:cs="Helvetica"/>
                <w:bCs/>
                <w:color w:val="333333"/>
                <w:kern w:val="0"/>
                <w:sz w:val="21"/>
                <w:szCs w:val="21"/>
              </w:rPr>
              <w:t>1000020006</w:t>
            </w:r>
            <w:r w:rsidRPr="00B13F89">
              <w:rPr>
                <w:rFonts w:ascii="Helvetica" w:hAnsi="Helvetica" w:cs="Helvetica" w:hint="eastAsia"/>
                <w:bCs/>
                <w:color w:val="333333"/>
                <w:kern w:val="0"/>
                <w:sz w:val="21"/>
                <w:szCs w:val="21"/>
              </w:rPr>
              <w:t>）</w:t>
            </w:r>
            <w:r w:rsidRPr="00B13F89">
              <w:rPr>
                <w:rFonts w:ascii="Helvetica" w:hAnsi="Helvetica" w:cs="Helvetica"/>
                <w:bCs/>
                <w:color w:val="333333"/>
                <w:kern w:val="0"/>
                <w:sz w:val="21"/>
                <w:szCs w:val="21"/>
              </w:rPr>
              <w:t>+</w:t>
            </w:r>
          </w:p>
          <w:p w:rsidR="00A36253" w:rsidRPr="00B13F89" w:rsidRDefault="00A36253" w:rsidP="00CD33F2">
            <w:pPr>
              <w:widowControl/>
              <w:spacing w:line="336" w:lineRule="atLeast"/>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时间戳（</w:t>
            </w:r>
            <w:r w:rsidRPr="00B13F89">
              <w:rPr>
                <w:rFonts w:ascii="Helvetica" w:hAnsi="Helvetica" w:cs="Helvetica"/>
                <w:bCs/>
                <w:color w:val="333333"/>
                <w:kern w:val="0"/>
                <w:sz w:val="21"/>
                <w:szCs w:val="21"/>
              </w:rPr>
              <w:t>yyyyMMddHHmmss</w:t>
            </w:r>
            <w:r w:rsidRPr="00B13F89">
              <w:rPr>
                <w:rFonts w:ascii="Helvetica" w:hAnsi="Helvetica" w:cs="Helvetica" w:hint="eastAsia"/>
                <w:bCs/>
                <w:color w:val="333333"/>
                <w:kern w:val="0"/>
                <w:sz w:val="21"/>
                <w:szCs w:val="21"/>
              </w:rPr>
              <w:t>）</w:t>
            </w:r>
            <w:r w:rsidRPr="00B13F89">
              <w:rPr>
                <w:rFonts w:ascii="Helvetica" w:hAnsi="Helvetica" w:cs="Helvetica"/>
                <w:bCs/>
                <w:color w:val="333333"/>
                <w:kern w:val="0"/>
                <w:sz w:val="21"/>
                <w:szCs w:val="21"/>
              </w:rPr>
              <w:t>+</w:t>
            </w:r>
          </w:p>
          <w:p w:rsidR="00A36253" w:rsidRPr="00B13F89" w:rsidRDefault="00A36253" w:rsidP="00CD33F2">
            <w:pPr>
              <w:widowControl/>
              <w:spacing w:line="336" w:lineRule="atLeast"/>
              <w:rPr>
                <w:rFonts w:ascii="Helvetica" w:hAnsi="Helvetica" w:cs="Helvetica"/>
                <w:bCs/>
                <w:color w:val="333333"/>
                <w:kern w:val="0"/>
                <w:sz w:val="21"/>
                <w:szCs w:val="21"/>
              </w:rPr>
            </w:pPr>
            <w:r w:rsidRPr="00B13F89">
              <w:rPr>
                <w:rFonts w:ascii="Helvetica" w:hAnsi="Helvetica" w:cs="Helvetica"/>
                <w:bCs/>
                <w:color w:val="333333"/>
                <w:kern w:val="0"/>
                <w:sz w:val="21"/>
                <w:szCs w:val="21"/>
              </w:rPr>
              <w:t>6</w:t>
            </w:r>
            <w:r w:rsidRPr="00B13F89">
              <w:rPr>
                <w:rFonts w:ascii="Helvetica" w:hAnsi="Helvetica" w:cs="Helvetica" w:hint="eastAsia"/>
                <w:bCs/>
                <w:color w:val="333333"/>
                <w:kern w:val="0"/>
                <w:sz w:val="21"/>
                <w:szCs w:val="21"/>
              </w:rPr>
              <w:t>位随机数</w:t>
            </w:r>
          </w:p>
        </w:tc>
      </w:tr>
      <w:tr w:rsidR="00A36253" w:rsidRPr="005617A4" w:rsidTr="00CD33F2">
        <w:tc>
          <w:tcPr>
            <w:tcW w:w="2153" w:type="dxa"/>
            <w:tcBorders>
              <w:top w:val="single" w:sz="6" w:space="0" w:color="auto"/>
              <w:left w:val="single" w:sz="6" w:space="0" w:color="auto"/>
              <w:bottom w:val="single" w:sz="6" w:space="0" w:color="auto"/>
              <w:right w:val="single" w:sz="6" w:space="0" w:color="auto"/>
            </w:tcBorders>
            <w:shd w:val="clear" w:color="auto" w:fill="F2F2F2"/>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channelCode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接入方编码，由管理平台分配（</w:t>
            </w:r>
            <w:r w:rsidRPr="00B13F89">
              <w:rPr>
                <w:rFonts w:ascii="Helvetica" w:hAnsi="Helvetica" w:cs="Helvetica"/>
                <w:bCs/>
                <w:color w:val="333333"/>
                <w:kern w:val="0"/>
                <w:sz w:val="21"/>
                <w:szCs w:val="21"/>
              </w:rPr>
              <w:t>H5002017</w:t>
            </w:r>
            <w:r w:rsidRPr="00B13F89">
              <w:rPr>
                <w:rFonts w:ascii="Helvetica" w:hAnsi="Helvetica" w:cs="Helvetica" w:hint="eastAsia"/>
                <w:bCs/>
                <w:color w:val="333333"/>
                <w:kern w:val="0"/>
                <w:sz w:val="21"/>
                <w:szCs w:val="21"/>
              </w:rPr>
              <w:t>）</w:t>
            </w:r>
          </w:p>
        </w:tc>
      </w:tr>
      <w:tr w:rsidR="00A36253" w:rsidRPr="005617A4" w:rsidTr="00CD33F2">
        <w:tc>
          <w:tcPr>
            <w:tcW w:w="2153" w:type="dxa"/>
            <w:tcBorders>
              <w:top w:val="single" w:sz="6" w:space="0" w:color="auto"/>
              <w:left w:val="single" w:sz="6" w:space="0" w:color="auto"/>
              <w:bottom w:val="single" w:sz="6" w:space="0" w:color="auto"/>
              <w:right w:val="single" w:sz="6" w:space="0" w:color="auto"/>
            </w:tcBorders>
            <w:shd w:val="clear" w:color="auto" w:fill="F2F2F2"/>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bCs/>
                <w:color w:val="333333"/>
                <w:kern w:val="0"/>
                <w:sz w:val="21"/>
                <w:szCs w:val="21"/>
              </w:rPr>
              <w:t>mobile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S</w:t>
            </w:r>
            <w:r w:rsidRPr="00B13F89">
              <w:rPr>
                <w:rFonts w:ascii="Helvetica" w:hAnsi="Helvetica" w:cs="Helvetica"/>
                <w:bCs/>
                <w:color w:val="333333"/>
                <w:kern w:val="0"/>
                <w:sz w:val="21"/>
                <w:szCs w:val="21"/>
              </w:rPr>
              <w:t>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用户</w:t>
            </w:r>
            <w:r w:rsidRPr="00B13F89">
              <w:rPr>
                <w:rFonts w:ascii="Helvetica" w:hAnsi="Helvetica" w:cs="Helvetica"/>
                <w:bCs/>
                <w:color w:val="333333"/>
                <w:kern w:val="0"/>
                <w:sz w:val="21"/>
                <w:szCs w:val="21"/>
              </w:rPr>
              <w:t>手机号</w:t>
            </w:r>
          </w:p>
        </w:tc>
      </w:tr>
      <w:tr w:rsidR="00A36253" w:rsidRPr="005617A4" w:rsidTr="00CD33F2">
        <w:tc>
          <w:tcPr>
            <w:tcW w:w="2153" w:type="dxa"/>
            <w:tcBorders>
              <w:top w:val="single" w:sz="6" w:space="0" w:color="auto"/>
              <w:left w:val="single" w:sz="6" w:space="0" w:color="auto"/>
              <w:bottom w:val="single" w:sz="6" w:space="0" w:color="auto"/>
              <w:right w:val="single" w:sz="6" w:space="0" w:color="auto"/>
            </w:tcBorders>
            <w:shd w:val="clear" w:color="auto" w:fill="F2F2F2"/>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bCs/>
                <w:color w:val="333333"/>
                <w:kern w:val="0"/>
                <w:sz w:val="21"/>
                <w:szCs w:val="21"/>
              </w:rPr>
              <w:t>s</w:t>
            </w:r>
            <w:r w:rsidRPr="00B13F89">
              <w:rPr>
                <w:rFonts w:ascii="Helvetica" w:hAnsi="Helvetica" w:cs="Helvetica" w:hint="eastAsia"/>
                <w:bCs/>
                <w:color w:val="333333"/>
                <w:kern w:val="0"/>
                <w:sz w:val="21"/>
                <w:szCs w:val="21"/>
              </w:rPr>
              <w:t>ign</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A36253" w:rsidRPr="00B13F89" w:rsidRDefault="00A36253" w:rsidP="00CD33F2">
            <w:pPr>
              <w:widowControl/>
              <w:spacing w:line="336" w:lineRule="atLeast"/>
              <w:jc w:val="left"/>
              <w:rPr>
                <w:rFonts w:ascii="Helvetica" w:hAnsi="Helvetica" w:cs="Helvetica"/>
                <w:bCs/>
                <w:color w:val="333333"/>
                <w:kern w:val="0"/>
                <w:sz w:val="21"/>
                <w:szCs w:val="21"/>
              </w:rPr>
            </w:pPr>
            <w:r w:rsidRPr="00B13F89">
              <w:rPr>
                <w:rFonts w:ascii="Helvetica" w:hAnsi="Helvetica" w:cs="Helvetica"/>
                <w:bCs/>
                <w:color w:val="333333"/>
                <w:kern w:val="0"/>
                <w:sz w:val="21"/>
                <w:szCs w:val="21"/>
              </w:rPr>
              <w:t>MD5</w:t>
            </w:r>
            <w:r w:rsidRPr="00B13F89">
              <w:rPr>
                <w:rFonts w:ascii="Helvetica" w:hAnsi="Helvetica" w:cs="Helvetica" w:hint="eastAsia"/>
                <w:bCs/>
                <w:color w:val="333333"/>
                <w:kern w:val="0"/>
                <w:sz w:val="21"/>
                <w:szCs w:val="21"/>
              </w:rPr>
              <w:t>(transactionId=</w:t>
            </w:r>
            <w:r w:rsidRPr="00B13F89">
              <w:rPr>
                <w:rFonts w:ascii="Helvetica" w:hAnsi="Helvetica" w:cs="Helvetica"/>
                <w:bCs/>
                <w:color w:val="333333"/>
                <w:kern w:val="0"/>
                <w:sz w:val="21"/>
                <w:szCs w:val="21"/>
              </w:rPr>
              <w:t>100001001</w:t>
            </w:r>
            <w:r w:rsidRPr="00B13F89">
              <w:rPr>
                <w:rFonts w:ascii="Helvetica" w:hAnsi="Helvetica" w:cs="Helvetica" w:hint="eastAsia"/>
                <w:bCs/>
                <w:color w:val="333333"/>
                <w:kern w:val="0"/>
                <w:sz w:val="21"/>
                <w:szCs w:val="21"/>
              </w:rPr>
              <w:t>50140827121012123456&amp;channelCode=C10000023&amp;mobile=18912345678&amp;key=1234)</w:t>
            </w:r>
          </w:p>
        </w:tc>
      </w:tr>
      <w:tr w:rsidR="007A0C95" w:rsidRPr="005617A4" w:rsidTr="00CD33F2">
        <w:tc>
          <w:tcPr>
            <w:tcW w:w="2153" w:type="dxa"/>
            <w:tcBorders>
              <w:top w:val="single" w:sz="6" w:space="0" w:color="auto"/>
              <w:left w:val="single" w:sz="6" w:space="0" w:color="auto"/>
              <w:bottom w:val="single" w:sz="6" w:space="0" w:color="auto"/>
              <w:right w:val="single" w:sz="6" w:space="0" w:color="auto"/>
            </w:tcBorders>
            <w:shd w:val="clear" w:color="auto" w:fill="F2F2F2"/>
          </w:tcPr>
          <w:p w:rsidR="007A0C95" w:rsidRPr="00B13F89" w:rsidRDefault="00C32F71" w:rsidP="007A0C95">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isProv</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7A0C95" w:rsidRPr="00B13F89" w:rsidRDefault="0043642A" w:rsidP="00CD33F2">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Int</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7A0C95" w:rsidRPr="00B13F89" w:rsidRDefault="00123CC6" w:rsidP="00123CC6">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7A0C95" w:rsidRDefault="00B13F89" w:rsidP="00CD33F2">
            <w:pPr>
              <w:widowControl/>
              <w:spacing w:line="336" w:lineRule="atLeast"/>
              <w:jc w:val="left"/>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是否</w:t>
            </w:r>
            <w:r w:rsidRPr="00B13F89">
              <w:rPr>
                <w:rFonts w:ascii="Helvetica" w:hAnsi="Helvetica" w:cs="Helvetica"/>
                <w:bCs/>
                <w:color w:val="333333"/>
                <w:kern w:val="0"/>
                <w:sz w:val="21"/>
                <w:szCs w:val="21"/>
              </w:rPr>
              <w:t>分省获取</w:t>
            </w:r>
            <w:r>
              <w:rPr>
                <w:rFonts w:ascii="Helvetica" w:hAnsi="Helvetica" w:cs="Helvetica" w:hint="eastAsia"/>
                <w:bCs/>
                <w:color w:val="333333"/>
                <w:kern w:val="0"/>
                <w:sz w:val="21"/>
                <w:szCs w:val="21"/>
              </w:rPr>
              <w:t xml:space="preserve"> 1</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分省</w:t>
            </w:r>
            <w:r>
              <w:rPr>
                <w:rFonts w:ascii="Helvetica" w:hAnsi="Helvetica" w:cs="Helvetica" w:hint="eastAsia"/>
                <w:bCs/>
                <w:color w:val="333333"/>
                <w:kern w:val="0"/>
                <w:sz w:val="21"/>
                <w:szCs w:val="21"/>
              </w:rPr>
              <w:t xml:space="preserve"> 2</w:t>
            </w:r>
            <w:r>
              <w:rPr>
                <w:rFonts w:ascii="Helvetica" w:hAnsi="Helvetica" w:cs="Helvetica" w:hint="eastAsia"/>
                <w:bCs/>
                <w:color w:val="333333"/>
                <w:kern w:val="0"/>
                <w:sz w:val="21"/>
                <w:szCs w:val="21"/>
              </w:rPr>
              <w:t>：不</w:t>
            </w:r>
            <w:r>
              <w:rPr>
                <w:rFonts w:ascii="Helvetica" w:hAnsi="Helvetica" w:cs="Helvetica"/>
                <w:bCs/>
                <w:color w:val="333333"/>
                <w:kern w:val="0"/>
                <w:sz w:val="21"/>
                <w:szCs w:val="21"/>
              </w:rPr>
              <w:t>分省</w:t>
            </w:r>
          </w:p>
          <w:p w:rsidR="00B13F89" w:rsidRPr="00B13F89" w:rsidRDefault="00B13F89" w:rsidP="00CD33F2">
            <w:pPr>
              <w:widowControl/>
              <w:spacing w:line="336" w:lineRule="atLeast"/>
              <w:jc w:val="left"/>
              <w:rPr>
                <w:rFonts w:ascii="Helvetica" w:hAnsi="Helvetica" w:cs="Helvetica"/>
                <w:bCs/>
                <w:color w:val="333333"/>
                <w:kern w:val="0"/>
                <w:sz w:val="21"/>
                <w:szCs w:val="21"/>
                <w:highlight w:val="yellow"/>
              </w:rPr>
            </w:pPr>
            <w:r>
              <w:rPr>
                <w:rFonts w:ascii="Helvetica" w:hAnsi="Helvetica" w:cs="Helvetica" w:hint="eastAsia"/>
                <w:bCs/>
                <w:color w:val="333333"/>
                <w:kern w:val="0"/>
                <w:sz w:val="21"/>
                <w:szCs w:val="21"/>
              </w:rPr>
              <w:t>如果</w:t>
            </w:r>
            <w:r>
              <w:rPr>
                <w:rFonts w:ascii="Helvetica" w:hAnsi="Helvetica" w:cs="Helvetica"/>
                <w:bCs/>
                <w:color w:val="333333"/>
                <w:kern w:val="0"/>
                <w:sz w:val="21"/>
                <w:szCs w:val="21"/>
              </w:rPr>
              <w:t>此参数不填，则默认为不分省</w:t>
            </w:r>
          </w:p>
        </w:tc>
      </w:tr>
      <w:tr w:rsidR="00DA0094" w:rsidRPr="005617A4" w:rsidTr="00CD33F2">
        <w:tc>
          <w:tcPr>
            <w:tcW w:w="2153" w:type="dxa"/>
            <w:tcBorders>
              <w:top w:val="single" w:sz="6" w:space="0" w:color="auto"/>
              <w:left w:val="single" w:sz="6" w:space="0" w:color="auto"/>
              <w:bottom w:val="single" w:sz="6" w:space="0" w:color="auto"/>
              <w:right w:val="single" w:sz="6" w:space="0" w:color="auto"/>
            </w:tcBorders>
            <w:shd w:val="clear" w:color="auto" w:fill="F2F2F2"/>
          </w:tcPr>
          <w:p w:rsidR="00DA0094" w:rsidRPr="00B13F89" w:rsidRDefault="00DA0094" w:rsidP="00DA0094">
            <w:pPr>
              <w:widowControl/>
              <w:spacing w:line="336" w:lineRule="atLeast"/>
              <w:jc w:val="center"/>
              <w:rPr>
                <w:rFonts w:ascii="Helvetica" w:hAnsi="Helvetica" w:cs="Helvetica"/>
                <w:bCs/>
                <w:color w:val="333333"/>
                <w:kern w:val="0"/>
                <w:sz w:val="21"/>
                <w:szCs w:val="21"/>
              </w:rPr>
            </w:pPr>
            <w:r w:rsidRPr="00DA0094">
              <w:rPr>
                <w:rFonts w:ascii="Helvetica" w:hAnsi="Helvetica" w:cs="Helvetica" w:hint="eastAsia"/>
                <w:bCs/>
                <w:color w:val="333333"/>
                <w:kern w:val="0"/>
                <w:sz w:val="21"/>
                <w:szCs w:val="21"/>
              </w:rPr>
              <w:t>province</w:t>
            </w:r>
            <w:r w:rsidRPr="00DA0094">
              <w:rPr>
                <w:rFonts w:ascii="Helvetica" w:hAnsi="Helvetica" w:cs="Helvetica" w:hint="eastAsia"/>
                <w:bCs/>
                <w:color w:val="333333"/>
                <w:kern w:val="0"/>
                <w:sz w:val="21"/>
                <w:szCs w:val="21"/>
              </w:rPr>
              <w:tab/>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DA0094" w:rsidRPr="00B13F89" w:rsidRDefault="00DA0094" w:rsidP="00CD33F2">
            <w:pPr>
              <w:widowControl/>
              <w:spacing w:line="336" w:lineRule="atLeast"/>
              <w:jc w:val="center"/>
              <w:rPr>
                <w:rFonts w:ascii="Helvetica" w:hAnsi="Helvetica" w:cs="Helvetica"/>
                <w:bCs/>
                <w:color w:val="333333"/>
                <w:kern w:val="0"/>
                <w:sz w:val="21"/>
                <w:szCs w:val="21"/>
              </w:rPr>
            </w:pPr>
            <w:r w:rsidRPr="00DA0094">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DA0094" w:rsidRDefault="00DA0094" w:rsidP="00123CC6">
            <w:pPr>
              <w:widowControl/>
              <w:spacing w:line="336" w:lineRule="atLeast"/>
              <w:jc w:val="center"/>
              <w:rPr>
                <w:rFonts w:ascii="Helvetica" w:hAnsi="Helvetica" w:cs="Helvetica"/>
                <w:bCs/>
                <w:color w:val="333333"/>
                <w:kern w:val="0"/>
                <w:sz w:val="21"/>
                <w:szCs w:val="21"/>
              </w:rPr>
            </w:pPr>
            <w:r w:rsidRPr="00DA0094">
              <w:rPr>
                <w:rFonts w:ascii="Helvetica" w:hAnsi="Helvetica" w:cs="Helvetica" w:hint="eastAsia"/>
                <w:bCs/>
                <w:color w:val="333333"/>
                <w:kern w:val="0"/>
                <w:sz w:val="21"/>
                <w:szCs w:val="21"/>
              </w:rPr>
              <w:t>否</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DA0094" w:rsidRPr="00B13F89" w:rsidRDefault="00DA0094" w:rsidP="00CD33F2">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归属省</w:t>
            </w:r>
            <w:r>
              <w:rPr>
                <w:rFonts w:ascii="Helvetica" w:hAnsi="Helvetica" w:cs="Helvetica" w:hint="eastAsia"/>
                <w:bCs/>
                <w:color w:val="333333"/>
                <w:kern w:val="0"/>
                <w:sz w:val="21"/>
                <w:szCs w:val="21"/>
              </w:rPr>
              <w:t xml:space="preserve"> </w:t>
            </w:r>
            <w:r>
              <w:rPr>
                <w:rFonts w:ascii="Helvetica" w:hAnsi="Helvetica" w:cs="Helvetica"/>
                <w:bCs/>
                <w:color w:val="333333"/>
                <w:kern w:val="0"/>
                <w:sz w:val="21"/>
                <w:szCs w:val="21"/>
              </w:rPr>
              <w:t>isProv=1</w:t>
            </w:r>
            <w:r>
              <w:rPr>
                <w:rFonts w:ascii="Helvetica" w:hAnsi="Helvetica" w:cs="Helvetica" w:hint="eastAsia"/>
                <w:bCs/>
                <w:color w:val="333333"/>
                <w:kern w:val="0"/>
                <w:sz w:val="21"/>
                <w:szCs w:val="21"/>
              </w:rPr>
              <w:t>时</w:t>
            </w:r>
            <w:r>
              <w:rPr>
                <w:rFonts w:ascii="Helvetica" w:hAnsi="Helvetica" w:cs="Helvetica"/>
                <w:bCs/>
                <w:color w:val="333333"/>
                <w:kern w:val="0"/>
                <w:sz w:val="21"/>
                <w:szCs w:val="21"/>
              </w:rPr>
              <w:t>该参数必传</w:t>
            </w:r>
          </w:p>
        </w:tc>
      </w:tr>
      <w:tr w:rsidR="00A36253" w:rsidRPr="001125DF" w:rsidTr="00CD33F2">
        <w:tc>
          <w:tcPr>
            <w:tcW w:w="2153" w:type="dxa"/>
            <w:tcBorders>
              <w:top w:val="single" w:sz="6" w:space="0" w:color="auto"/>
              <w:left w:val="single" w:sz="6" w:space="0" w:color="auto"/>
              <w:bottom w:val="single" w:sz="6" w:space="0" w:color="auto"/>
              <w:right w:val="single" w:sz="6" w:space="0" w:color="auto"/>
            </w:tcBorders>
            <w:shd w:val="clear" w:color="auto" w:fill="F2F2F2"/>
          </w:tcPr>
          <w:p w:rsidR="00A36253" w:rsidRPr="00265EE0" w:rsidRDefault="005962C7" w:rsidP="00394C51">
            <w:pPr>
              <w:widowControl/>
              <w:spacing w:line="336" w:lineRule="atLeast"/>
              <w:jc w:val="center"/>
              <w:rPr>
                <w:rFonts w:ascii="Helvetica" w:hAnsi="Helvetica" w:cs="Helvetica"/>
                <w:bCs/>
                <w:color w:val="333333"/>
                <w:kern w:val="0"/>
                <w:sz w:val="21"/>
                <w:szCs w:val="21"/>
              </w:rPr>
            </w:pPr>
            <w:r w:rsidRPr="00265EE0">
              <w:rPr>
                <w:rFonts w:ascii="Helvetica" w:hAnsi="Helvetica" w:cs="Helvetica"/>
                <w:bCs/>
                <w:color w:val="333333"/>
                <w:kern w:val="0"/>
                <w:sz w:val="21"/>
                <w:szCs w:val="21"/>
              </w:rPr>
              <w:t>faqType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A36253" w:rsidRPr="00265EE0" w:rsidRDefault="005962C7" w:rsidP="00CD33F2">
            <w:pPr>
              <w:widowControl/>
              <w:spacing w:line="336" w:lineRule="atLeast"/>
              <w:jc w:val="center"/>
              <w:rPr>
                <w:rFonts w:ascii="Helvetica" w:hAnsi="Helvetica" w:cs="Helvetica"/>
                <w:bCs/>
                <w:color w:val="333333"/>
                <w:kern w:val="0"/>
                <w:sz w:val="21"/>
                <w:szCs w:val="21"/>
              </w:rPr>
            </w:pPr>
            <w:r w:rsidRPr="00265EE0">
              <w:rPr>
                <w:rFonts w:ascii="Helvetica" w:hAnsi="Helvetica" w:cs="Helvetica"/>
                <w:bCs/>
                <w:color w:val="333333"/>
                <w:kern w:val="0"/>
                <w:sz w:val="21"/>
                <w:szCs w:val="21"/>
              </w:rPr>
              <w:t>Int</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A36253" w:rsidRPr="00265EE0" w:rsidRDefault="005D1048" w:rsidP="00CD33F2">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A36253" w:rsidRPr="00265EE0" w:rsidRDefault="00B03ED2" w:rsidP="00CD33F2">
            <w:pPr>
              <w:widowControl/>
              <w:spacing w:line="336" w:lineRule="atLeast"/>
              <w:jc w:val="left"/>
              <w:rPr>
                <w:rFonts w:ascii="Helvetica" w:hAnsi="Helvetica" w:cs="Helvetica"/>
                <w:bCs/>
                <w:color w:val="333333"/>
                <w:kern w:val="0"/>
                <w:sz w:val="21"/>
                <w:szCs w:val="21"/>
              </w:rPr>
            </w:pPr>
            <w:r>
              <w:rPr>
                <w:rFonts w:ascii="Helvetica" w:hAnsi="Helvetica" w:cs="Helvetica"/>
                <w:bCs/>
                <w:color w:val="333333"/>
                <w:kern w:val="0"/>
                <w:sz w:val="21"/>
                <w:szCs w:val="21"/>
              </w:rPr>
              <w:t>常见问题</w:t>
            </w:r>
            <w:r>
              <w:rPr>
                <w:rFonts w:ascii="Helvetica" w:hAnsi="Helvetica" w:cs="Helvetica" w:hint="eastAsia"/>
                <w:bCs/>
                <w:color w:val="333333"/>
                <w:kern w:val="0"/>
                <w:sz w:val="21"/>
                <w:szCs w:val="21"/>
              </w:rPr>
              <w:t>模块</w:t>
            </w:r>
            <w:r w:rsidR="00565191" w:rsidRPr="00265EE0">
              <w:rPr>
                <w:rFonts w:ascii="Helvetica" w:hAnsi="Helvetica" w:cs="Helvetica" w:hint="eastAsia"/>
                <w:bCs/>
                <w:color w:val="333333"/>
                <w:kern w:val="0"/>
                <w:sz w:val="21"/>
                <w:szCs w:val="21"/>
              </w:rPr>
              <w:t>ID</w:t>
            </w:r>
          </w:p>
          <w:p w:rsidR="003866AB" w:rsidRDefault="000A7298" w:rsidP="003866AB">
            <w:pPr>
              <w:widowControl/>
              <w:spacing w:line="336" w:lineRule="atLeast"/>
              <w:jc w:val="left"/>
              <w:rPr>
                <w:rFonts w:ascii="Helvetica" w:hAnsi="Helvetica" w:cs="Helvetica"/>
                <w:bCs/>
                <w:color w:val="333333"/>
                <w:kern w:val="0"/>
                <w:sz w:val="21"/>
                <w:szCs w:val="21"/>
              </w:rPr>
            </w:pPr>
            <w:r w:rsidRPr="00265EE0">
              <w:rPr>
                <w:rFonts w:ascii="Helvetica" w:hAnsi="Helvetica" w:cs="Helvetica" w:hint="eastAsia"/>
                <w:bCs/>
                <w:color w:val="333333"/>
                <w:kern w:val="0"/>
                <w:sz w:val="21"/>
                <w:szCs w:val="21"/>
              </w:rPr>
              <w:t>不填</w:t>
            </w:r>
            <w:r w:rsidRPr="00265EE0">
              <w:rPr>
                <w:rFonts w:ascii="Helvetica" w:hAnsi="Helvetica" w:cs="Helvetica"/>
                <w:bCs/>
                <w:color w:val="333333"/>
                <w:kern w:val="0"/>
                <w:sz w:val="21"/>
                <w:szCs w:val="21"/>
              </w:rPr>
              <w:t>则获取</w:t>
            </w:r>
            <w:r w:rsidR="003866AB">
              <w:rPr>
                <w:rFonts w:ascii="Helvetica" w:hAnsi="Helvetica" w:cs="Helvetica" w:hint="eastAsia"/>
                <w:bCs/>
                <w:color w:val="333333"/>
                <w:kern w:val="0"/>
                <w:sz w:val="21"/>
                <w:szCs w:val="21"/>
              </w:rPr>
              <w:t>星级服务常见问题</w:t>
            </w:r>
          </w:p>
          <w:p w:rsidR="00F15F0B" w:rsidRDefault="00F15F0B" w:rsidP="003866AB">
            <w:pPr>
              <w:widowControl/>
              <w:spacing w:line="336" w:lineRule="atLeast"/>
              <w:jc w:val="left"/>
              <w:rPr>
                <w:rFonts w:ascii="Helvetica" w:hAnsi="Helvetica" w:cs="Helvetica"/>
                <w:bCs/>
                <w:color w:val="333333"/>
                <w:kern w:val="0"/>
                <w:sz w:val="21"/>
                <w:szCs w:val="21"/>
              </w:rPr>
            </w:pPr>
            <w:r w:rsidRPr="00265EE0">
              <w:rPr>
                <w:rFonts w:ascii="Helvetica" w:hAnsi="Helvetica" w:cs="Helvetica"/>
                <w:bCs/>
                <w:color w:val="333333"/>
                <w:kern w:val="0"/>
                <w:sz w:val="21"/>
                <w:szCs w:val="21"/>
              </w:rPr>
              <w:t>具体分类</w:t>
            </w:r>
            <w:r w:rsidRPr="00265EE0">
              <w:rPr>
                <w:rFonts w:ascii="Helvetica" w:hAnsi="Helvetica" w:cs="Helvetica" w:hint="eastAsia"/>
                <w:bCs/>
                <w:color w:val="333333"/>
                <w:kern w:val="0"/>
                <w:sz w:val="21"/>
                <w:szCs w:val="21"/>
              </w:rPr>
              <w:t>I</w:t>
            </w:r>
            <w:r w:rsidRPr="00265EE0">
              <w:rPr>
                <w:rFonts w:ascii="Helvetica" w:hAnsi="Helvetica" w:cs="Helvetica"/>
                <w:bCs/>
                <w:color w:val="333333"/>
                <w:kern w:val="0"/>
                <w:sz w:val="21"/>
                <w:szCs w:val="21"/>
              </w:rPr>
              <w:t>D</w:t>
            </w:r>
            <w:r w:rsidRPr="00265EE0">
              <w:rPr>
                <w:rFonts w:ascii="Helvetica" w:hAnsi="Helvetica" w:cs="Helvetica"/>
                <w:bCs/>
                <w:color w:val="333333"/>
                <w:kern w:val="0"/>
                <w:sz w:val="21"/>
                <w:szCs w:val="21"/>
              </w:rPr>
              <w:t>如下所示：</w:t>
            </w:r>
          </w:p>
          <w:p w:rsidR="000170D5" w:rsidRDefault="000170D5" w:rsidP="003866AB">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1</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星级服务</w:t>
            </w:r>
            <w:r>
              <w:rPr>
                <w:rFonts w:ascii="Helvetica" w:hAnsi="Helvetica" w:cs="Helvetica" w:hint="eastAsia"/>
                <w:bCs/>
                <w:color w:val="333333"/>
                <w:kern w:val="0"/>
                <w:sz w:val="21"/>
                <w:szCs w:val="21"/>
              </w:rPr>
              <w:t xml:space="preserve"> 2</w:t>
            </w:r>
            <w:r>
              <w:rPr>
                <w:rFonts w:ascii="Helvetica" w:hAnsi="Helvetica" w:cs="Helvetica" w:hint="eastAsia"/>
                <w:bCs/>
                <w:color w:val="333333"/>
                <w:kern w:val="0"/>
                <w:sz w:val="21"/>
                <w:szCs w:val="21"/>
              </w:rPr>
              <w:t>：</w:t>
            </w:r>
            <w:r w:rsidR="0025635E">
              <w:rPr>
                <w:rFonts w:ascii="Helvetica" w:hAnsi="Helvetica" w:cs="Helvetica" w:hint="eastAsia"/>
                <w:bCs/>
                <w:color w:val="333333"/>
                <w:kern w:val="0"/>
                <w:sz w:val="21"/>
                <w:szCs w:val="21"/>
              </w:rPr>
              <w:t>信用</w:t>
            </w:r>
            <w:r w:rsidR="0025635E">
              <w:rPr>
                <w:rFonts w:ascii="Helvetica" w:hAnsi="Helvetica" w:cs="Helvetica"/>
                <w:bCs/>
                <w:color w:val="333333"/>
                <w:kern w:val="0"/>
                <w:sz w:val="21"/>
                <w:szCs w:val="21"/>
              </w:rPr>
              <w:t>服务</w:t>
            </w:r>
            <w:r w:rsidR="0025635E">
              <w:rPr>
                <w:rFonts w:ascii="Helvetica" w:hAnsi="Helvetica" w:cs="Helvetica"/>
                <w:bCs/>
                <w:color w:val="333333"/>
                <w:kern w:val="0"/>
                <w:sz w:val="21"/>
                <w:szCs w:val="21"/>
              </w:rPr>
              <w:t>-</w:t>
            </w:r>
            <w:r w:rsidR="0025635E">
              <w:rPr>
                <w:rFonts w:ascii="Helvetica" w:hAnsi="Helvetica" w:cs="Helvetica" w:hint="eastAsia"/>
                <w:bCs/>
                <w:color w:val="333333"/>
                <w:kern w:val="0"/>
                <w:sz w:val="21"/>
                <w:szCs w:val="21"/>
              </w:rPr>
              <w:t>后付费</w:t>
            </w:r>
          </w:p>
          <w:p w:rsidR="0025635E" w:rsidRPr="00315A66" w:rsidRDefault="0025635E" w:rsidP="003866AB">
            <w:pPr>
              <w:widowControl/>
              <w:spacing w:line="336" w:lineRule="atLeast"/>
              <w:jc w:val="left"/>
              <w:rPr>
                <w:rFonts w:ascii="Helvetica" w:hAnsi="Helvetica" w:cs="Helvetica"/>
                <w:bCs/>
                <w:color w:val="333333"/>
                <w:kern w:val="0"/>
                <w:sz w:val="21"/>
                <w:szCs w:val="21"/>
              </w:rPr>
            </w:pPr>
            <w:r>
              <w:rPr>
                <w:rFonts w:ascii="Helvetica" w:hAnsi="Helvetica" w:cs="Helvetica"/>
                <w:bCs/>
                <w:color w:val="333333"/>
                <w:kern w:val="0"/>
                <w:sz w:val="21"/>
                <w:szCs w:val="21"/>
              </w:rPr>
              <w:t>3</w:t>
            </w:r>
            <w:r>
              <w:rPr>
                <w:rFonts w:ascii="Helvetica" w:hAnsi="Helvetica" w:cs="Helvetica" w:hint="eastAsia"/>
                <w:bCs/>
                <w:color w:val="333333"/>
                <w:kern w:val="0"/>
                <w:sz w:val="21"/>
                <w:szCs w:val="21"/>
              </w:rPr>
              <w:t>：信用服务</w:t>
            </w:r>
            <w:r>
              <w:rPr>
                <w:rFonts w:ascii="Helvetica" w:hAnsi="Helvetica" w:cs="Helvetica"/>
                <w:bCs/>
                <w:color w:val="333333"/>
                <w:kern w:val="0"/>
                <w:sz w:val="21"/>
                <w:szCs w:val="21"/>
              </w:rPr>
              <w:t>-</w:t>
            </w:r>
            <w:r>
              <w:rPr>
                <w:rFonts w:ascii="Helvetica" w:hAnsi="Helvetica" w:cs="Helvetica"/>
                <w:bCs/>
                <w:color w:val="333333"/>
                <w:kern w:val="0"/>
                <w:sz w:val="21"/>
                <w:szCs w:val="21"/>
              </w:rPr>
              <w:t>预付费</w:t>
            </w:r>
            <w:r w:rsidR="00315A66">
              <w:rPr>
                <w:rFonts w:ascii="Helvetica" w:hAnsi="Helvetica" w:cs="Helvetica" w:hint="eastAsia"/>
                <w:bCs/>
                <w:color w:val="333333"/>
                <w:kern w:val="0"/>
                <w:sz w:val="21"/>
                <w:szCs w:val="21"/>
              </w:rPr>
              <w:t xml:space="preserve"> 4:</w:t>
            </w:r>
            <w:r w:rsidR="00212B9C">
              <w:rPr>
                <w:rFonts w:ascii="Helvetica" w:hAnsi="Helvetica" w:cs="Helvetica"/>
                <w:bCs/>
                <w:color w:val="333333"/>
                <w:kern w:val="0"/>
                <w:sz w:val="21"/>
                <w:szCs w:val="21"/>
              </w:rPr>
              <w:t>PC</w:t>
            </w:r>
            <w:r w:rsidR="00315A66">
              <w:rPr>
                <w:rFonts w:ascii="Helvetica" w:hAnsi="Helvetica" w:cs="Helvetica" w:hint="eastAsia"/>
                <w:bCs/>
                <w:color w:val="333333"/>
                <w:kern w:val="0"/>
                <w:sz w:val="21"/>
                <w:szCs w:val="21"/>
              </w:rPr>
              <w:t>星级服务介绍</w:t>
            </w:r>
          </w:p>
        </w:tc>
      </w:tr>
    </w:tbl>
    <w:p w:rsidR="00BE1C6E" w:rsidRPr="00A81FB9" w:rsidRDefault="00BE1C6E" w:rsidP="00BE1C6E">
      <w:pPr>
        <w:widowControl/>
        <w:spacing w:line="336" w:lineRule="atLeast"/>
        <w:rPr>
          <w:rFonts w:ascii="Helvetica" w:hAnsi="Helvetica" w:cs="Helvetica"/>
          <w:bCs/>
          <w:color w:val="333333"/>
          <w:kern w:val="0"/>
          <w:sz w:val="21"/>
          <w:szCs w:val="21"/>
        </w:rPr>
      </w:pPr>
      <w:r w:rsidRPr="00A81FB9">
        <w:rPr>
          <w:rFonts w:ascii="Helvetica" w:hAnsi="Helvetica" w:cs="Helvetica"/>
          <w:bCs/>
          <w:color w:val="333333"/>
          <w:kern w:val="0"/>
          <w:sz w:val="21"/>
          <w:szCs w:val="21"/>
        </w:rPr>
        <w:t>响应报文</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BE1C6E" w:rsidRPr="00454DCD" w:rsidRDefault="00BE1C6E" w:rsidP="00CD33F2">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BE1C6E" w:rsidRPr="00454DCD" w:rsidRDefault="00BE1C6E" w:rsidP="00CD33F2">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BE1C6E" w:rsidRPr="00454DCD" w:rsidRDefault="00BE1C6E" w:rsidP="00CD33F2">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BE1C6E" w:rsidP="00CD33F2">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C</w:t>
            </w:r>
            <w:r w:rsidRPr="00194243">
              <w:rPr>
                <w:rFonts w:ascii="Helvetica" w:hAnsi="Helvetica" w:cs="Helvetica" w:hint="eastAsia"/>
                <w:bCs/>
                <w:color w:val="333333"/>
                <w:kern w:val="0"/>
                <w:sz w:val="21"/>
                <w:szCs w:val="21"/>
              </w:rPr>
              <w:t>ode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BE1C6E" w:rsidP="00CD33F2">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BE1C6E" w:rsidRDefault="00BE1C6E" w:rsidP="00CD33F2">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响应编码</w:t>
            </w:r>
          </w:p>
          <w:p w:rsidR="00BE1C6E" w:rsidRDefault="00BE1C6E" w:rsidP="00CD33F2">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200</w:t>
            </w:r>
            <w:r>
              <w:rPr>
                <w:rFonts w:ascii="Helvetica" w:hAnsi="Helvetica" w:cs="Helvetica"/>
                <w:bCs/>
                <w:color w:val="333333"/>
                <w:kern w:val="0"/>
                <w:sz w:val="21"/>
                <w:szCs w:val="21"/>
              </w:rPr>
              <w:t>-</w:t>
            </w:r>
            <w:r>
              <w:rPr>
                <w:rFonts w:ascii="Helvetica" w:hAnsi="Helvetica" w:cs="Helvetica"/>
                <w:bCs/>
                <w:color w:val="333333"/>
                <w:kern w:val="0"/>
                <w:sz w:val="21"/>
                <w:szCs w:val="21"/>
              </w:rPr>
              <w:t>正常</w:t>
            </w:r>
            <w:r>
              <w:rPr>
                <w:rFonts w:ascii="Helvetica" w:hAnsi="Helvetica" w:cs="Helvetica" w:hint="eastAsia"/>
                <w:bCs/>
                <w:color w:val="333333"/>
                <w:kern w:val="0"/>
                <w:sz w:val="21"/>
                <w:szCs w:val="21"/>
              </w:rPr>
              <w:t xml:space="preserve"> 404</w:t>
            </w:r>
            <w:r>
              <w:rPr>
                <w:rFonts w:ascii="Helvetica" w:hAnsi="Helvetica" w:cs="Helvetica"/>
                <w:bCs/>
                <w:color w:val="333333"/>
                <w:kern w:val="0"/>
                <w:sz w:val="21"/>
                <w:szCs w:val="21"/>
              </w:rPr>
              <w:t>-</w:t>
            </w:r>
            <w:r>
              <w:rPr>
                <w:rFonts w:ascii="Helvetica" w:hAnsi="Helvetica" w:cs="Helvetica"/>
                <w:bCs/>
                <w:color w:val="333333"/>
                <w:kern w:val="0"/>
                <w:sz w:val="21"/>
                <w:szCs w:val="21"/>
              </w:rPr>
              <w:t>无数据</w:t>
            </w:r>
            <w:r>
              <w:rPr>
                <w:rFonts w:ascii="Helvetica" w:hAnsi="Helvetica" w:cs="Helvetica" w:hint="eastAsia"/>
                <w:bCs/>
                <w:color w:val="333333"/>
                <w:kern w:val="0"/>
                <w:sz w:val="21"/>
                <w:szCs w:val="21"/>
              </w:rPr>
              <w:t xml:space="preserve"> </w:t>
            </w:r>
          </w:p>
          <w:p w:rsidR="00BE1C6E" w:rsidRPr="00194243" w:rsidRDefault="00BE1C6E" w:rsidP="00CD33F2">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1001</w:t>
            </w:r>
            <w:r>
              <w:rPr>
                <w:rFonts w:ascii="Helvetica" w:hAnsi="Helvetica" w:cs="Helvetica"/>
                <w:bCs/>
                <w:color w:val="333333"/>
                <w:kern w:val="0"/>
                <w:sz w:val="21"/>
                <w:szCs w:val="21"/>
              </w:rPr>
              <w:t>-</w:t>
            </w:r>
            <w:r>
              <w:rPr>
                <w:rFonts w:ascii="Helvetica" w:hAnsi="Helvetica" w:cs="Helvetica"/>
                <w:bCs/>
                <w:color w:val="333333"/>
                <w:kern w:val="0"/>
                <w:sz w:val="21"/>
                <w:szCs w:val="21"/>
              </w:rPr>
              <w:t>参数异常</w:t>
            </w:r>
            <w:r w:rsidRPr="00561014">
              <w:rPr>
                <w:rFonts w:ascii="Helvetica" w:hAnsi="Helvetica" w:cs="Helvetica"/>
                <w:bCs/>
                <w:color w:val="333333"/>
                <w:kern w:val="0"/>
                <w:sz w:val="21"/>
                <w:szCs w:val="21"/>
              </w:rPr>
              <w:t xml:space="preserve"> </w:t>
            </w:r>
            <w:r>
              <w:rPr>
                <w:rFonts w:ascii="Helvetica" w:hAnsi="Helvetica" w:cs="Helvetica"/>
                <w:bCs/>
                <w:color w:val="333333"/>
                <w:kern w:val="0"/>
                <w:sz w:val="21"/>
                <w:szCs w:val="21"/>
              </w:rPr>
              <w:t xml:space="preserve"> </w:t>
            </w:r>
            <w:r w:rsidRPr="00561014">
              <w:rPr>
                <w:rFonts w:ascii="Helvetica" w:hAnsi="Helvetica" w:cs="Helvetica"/>
                <w:bCs/>
                <w:color w:val="333333"/>
                <w:kern w:val="0"/>
                <w:sz w:val="21"/>
                <w:szCs w:val="21"/>
              </w:rPr>
              <w:t>1002</w:t>
            </w:r>
            <w:r>
              <w:rPr>
                <w:rFonts w:ascii="Helvetica" w:hAnsi="Helvetica" w:cs="Helvetica"/>
                <w:bCs/>
                <w:color w:val="333333"/>
                <w:kern w:val="0"/>
                <w:sz w:val="21"/>
                <w:szCs w:val="21"/>
              </w:rPr>
              <w:t>-</w:t>
            </w:r>
            <w:r>
              <w:rPr>
                <w:rFonts w:ascii="Helvetica" w:hAnsi="Helvetica" w:cs="Helvetica" w:hint="eastAsia"/>
                <w:bCs/>
                <w:color w:val="333333"/>
                <w:kern w:val="0"/>
                <w:sz w:val="21"/>
                <w:szCs w:val="21"/>
              </w:rPr>
              <w:t>参数</w:t>
            </w:r>
            <w:r>
              <w:rPr>
                <w:rFonts w:ascii="Helvetica" w:hAnsi="Helvetica" w:cs="Helvetica"/>
                <w:bCs/>
                <w:color w:val="333333"/>
                <w:kern w:val="0"/>
                <w:sz w:val="21"/>
                <w:szCs w:val="21"/>
              </w:rPr>
              <w:t>解析异常</w:t>
            </w:r>
          </w:p>
        </w:tc>
      </w:tr>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BE1C6E" w:rsidP="00CD33F2">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D</w:t>
            </w:r>
            <w:r w:rsidRPr="00194243">
              <w:rPr>
                <w:rFonts w:ascii="Helvetica" w:hAnsi="Helvetica" w:cs="Helvetica" w:hint="eastAsia"/>
                <w:bCs/>
                <w:color w:val="333333"/>
                <w:kern w:val="0"/>
                <w:sz w:val="21"/>
                <w:szCs w:val="21"/>
              </w:rPr>
              <w:t>esc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BE1C6E" w:rsidP="00CD33F2">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BE1C6E" w:rsidP="00CD33F2">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响应描述</w:t>
            </w:r>
          </w:p>
        </w:tc>
      </w:tr>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F01323" w:rsidP="00CD33F2">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faqData</w:t>
            </w:r>
            <w:r w:rsidR="00BE1C6E" w:rsidRPr="00194243">
              <w:rPr>
                <w:rFonts w:ascii="Helvetica" w:hAnsi="Helvetica" w:cs="Helvetica"/>
                <w:bCs/>
                <w:color w:val="333333"/>
                <w:kern w:val="0"/>
                <w:sz w:val="21"/>
                <w:szCs w:val="21"/>
              </w:rPr>
              <w:t>List</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BE1C6E" w:rsidP="00CD33F2">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L</w:t>
            </w:r>
            <w:r w:rsidRPr="00194243">
              <w:rPr>
                <w:rFonts w:ascii="Helvetica" w:hAnsi="Helvetica" w:cs="Helvetica" w:hint="eastAsia"/>
                <w:bCs/>
                <w:color w:val="333333"/>
                <w:kern w:val="0"/>
                <w:sz w:val="21"/>
                <w:szCs w:val="21"/>
              </w:rPr>
              <w:t>ist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BE1C6E" w:rsidRPr="00194243" w:rsidRDefault="0057381D" w:rsidP="00CD33F2">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常见</w:t>
            </w:r>
            <w:r>
              <w:rPr>
                <w:rFonts w:ascii="Helvetica" w:hAnsi="Helvetica" w:cs="Helvetica"/>
                <w:bCs/>
                <w:color w:val="333333"/>
                <w:kern w:val="0"/>
                <w:sz w:val="21"/>
                <w:szCs w:val="21"/>
              </w:rPr>
              <w:t>问题</w:t>
            </w:r>
            <w:r w:rsidR="00BE1C6E" w:rsidRPr="00194243">
              <w:rPr>
                <w:rFonts w:ascii="Helvetica" w:hAnsi="Helvetica" w:cs="Helvetica" w:hint="eastAsia"/>
                <w:bCs/>
                <w:color w:val="333333"/>
                <w:kern w:val="0"/>
                <w:sz w:val="21"/>
                <w:szCs w:val="21"/>
              </w:rPr>
              <w:t>列表</w:t>
            </w:r>
          </w:p>
        </w:tc>
      </w:tr>
    </w:tbl>
    <w:p w:rsidR="00BE1C6E" w:rsidRPr="006A238E" w:rsidRDefault="00B40B79" w:rsidP="00BE1C6E">
      <w:pPr>
        <w:widowControl/>
        <w:spacing w:line="336" w:lineRule="atLeast"/>
        <w:jc w:val="left"/>
        <w:rPr>
          <w:rFonts w:ascii="Helvetica" w:hAnsi="Helvetica" w:cs="Helvetica"/>
          <w:bCs/>
          <w:color w:val="333333"/>
          <w:kern w:val="0"/>
          <w:sz w:val="21"/>
          <w:szCs w:val="21"/>
        </w:rPr>
      </w:pPr>
      <w:r>
        <w:rPr>
          <w:rFonts w:ascii="Helvetica" w:hAnsi="Helvetica" w:cs="Helvetica"/>
          <w:bCs/>
          <w:color w:val="333333"/>
          <w:kern w:val="0"/>
          <w:sz w:val="21"/>
          <w:szCs w:val="21"/>
        </w:rPr>
        <w:t>faqData</w:t>
      </w:r>
      <w:r w:rsidRPr="00194243">
        <w:rPr>
          <w:rFonts w:ascii="Helvetica" w:hAnsi="Helvetica" w:cs="Helvetica"/>
          <w:bCs/>
          <w:color w:val="333333"/>
          <w:kern w:val="0"/>
          <w:sz w:val="21"/>
          <w:szCs w:val="21"/>
        </w:rPr>
        <w:t>List</w:t>
      </w:r>
      <w:r w:rsidR="00BE1C6E" w:rsidRPr="006A238E">
        <w:rPr>
          <w:rFonts w:ascii="Helvetica" w:hAnsi="Helvetica" w:cs="Helvetica" w:hint="eastAsia"/>
          <w:bCs/>
          <w:color w:val="333333"/>
          <w:kern w:val="0"/>
          <w:sz w:val="21"/>
          <w:szCs w:val="21"/>
        </w:rPr>
        <w:t>字段</w:t>
      </w:r>
      <w:r w:rsidR="00BE1C6E" w:rsidRPr="006A238E">
        <w:rPr>
          <w:rFonts w:ascii="Helvetica" w:hAnsi="Helvetica" w:cs="Helvetica"/>
          <w:bCs/>
          <w:color w:val="333333"/>
          <w:kern w:val="0"/>
          <w:sz w:val="21"/>
          <w:szCs w:val="21"/>
        </w:rPr>
        <w:t>说明</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BE1C6E" w:rsidRPr="00454DCD" w:rsidRDefault="00BE1C6E" w:rsidP="00CD33F2">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BE1C6E" w:rsidRPr="00454DCD" w:rsidRDefault="00BE1C6E" w:rsidP="00CD33F2">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BE1C6E" w:rsidRPr="00454DCD" w:rsidRDefault="00BE1C6E" w:rsidP="00CD33F2">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auto"/>
          </w:tcPr>
          <w:p w:rsidR="00BE1C6E" w:rsidRPr="00BD333B" w:rsidRDefault="008E6F85" w:rsidP="008E6F85">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faqType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BE1C6E" w:rsidRPr="00BD333B" w:rsidRDefault="008E6F85" w:rsidP="00CD33F2">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int</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BE1C6E" w:rsidRPr="00BD333B" w:rsidRDefault="008E6F85" w:rsidP="00CD33F2">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问题</w:t>
            </w:r>
            <w:r>
              <w:rPr>
                <w:rFonts w:ascii="Helvetica" w:hAnsi="Helvetica" w:cs="Helvetica"/>
                <w:bCs/>
                <w:color w:val="333333"/>
                <w:kern w:val="0"/>
                <w:sz w:val="21"/>
                <w:szCs w:val="21"/>
              </w:rPr>
              <w:t>分类</w:t>
            </w:r>
            <w:r w:rsidR="00CD33F2">
              <w:rPr>
                <w:rFonts w:ascii="Helvetica" w:hAnsi="Helvetica" w:cs="Helvetica" w:hint="eastAsia"/>
                <w:bCs/>
                <w:color w:val="333333"/>
                <w:kern w:val="0"/>
                <w:sz w:val="21"/>
                <w:szCs w:val="21"/>
              </w:rPr>
              <w:t xml:space="preserve"> </w:t>
            </w:r>
          </w:p>
        </w:tc>
      </w:tr>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auto"/>
          </w:tcPr>
          <w:p w:rsidR="00BE1C6E" w:rsidRPr="00502832" w:rsidRDefault="00CD33F2" w:rsidP="00CD33F2">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faq</w:t>
            </w:r>
            <w:r>
              <w:t>Q</w:t>
            </w:r>
            <w:r w:rsidRPr="00CD33F2">
              <w:rPr>
                <w:rFonts w:ascii="Helvetica" w:hAnsi="Helvetica" w:cs="Helvetica"/>
                <w:bCs/>
                <w:color w:val="333333"/>
                <w:kern w:val="0"/>
                <w:sz w:val="21"/>
                <w:szCs w:val="21"/>
              </w:rPr>
              <w:t>uestion</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BE1C6E" w:rsidRPr="00BD333B" w:rsidRDefault="00BE1C6E" w:rsidP="00CD33F2">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BE1C6E" w:rsidRDefault="00CD33F2" w:rsidP="00CD33F2">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问题</w:t>
            </w:r>
          </w:p>
        </w:tc>
      </w:tr>
      <w:tr w:rsidR="00BE1C6E" w:rsidRPr="00454DCD" w:rsidTr="00CD33F2">
        <w:tc>
          <w:tcPr>
            <w:tcW w:w="1996" w:type="dxa"/>
            <w:tcBorders>
              <w:top w:val="single" w:sz="6" w:space="0" w:color="auto"/>
              <w:left w:val="single" w:sz="6" w:space="0" w:color="auto"/>
              <w:bottom w:val="single" w:sz="6" w:space="0" w:color="auto"/>
              <w:right w:val="single" w:sz="6" w:space="0" w:color="auto"/>
            </w:tcBorders>
            <w:shd w:val="clear" w:color="auto" w:fill="auto"/>
          </w:tcPr>
          <w:p w:rsidR="00BE1C6E" w:rsidRPr="00BD333B" w:rsidRDefault="00E663BD" w:rsidP="00CD33F2">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starAnswer</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BE1C6E" w:rsidRPr="00BD333B" w:rsidRDefault="00BE1C6E" w:rsidP="00CD33F2">
            <w:pPr>
              <w:widowControl/>
              <w:spacing w:line="336" w:lineRule="atLeast"/>
              <w:jc w:val="center"/>
              <w:rPr>
                <w:rFonts w:ascii="Helvetica" w:hAnsi="Helvetica" w:cs="Helvetica"/>
                <w:bCs/>
                <w:color w:val="333333"/>
                <w:kern w:val="0"/>
                <w:sz w:val="21"/>
                <w:szCs w:val="21"/>
              </w:rPr>
            </w:pPr>
            <w:r w:rsidRPr="00BD333B">
              <w:rPr>
                <w:rFonts w:ascii="Helvetica" w:hAnsi="Helvetica" w:cs="Helvetica" w:hint="eastAsia"/>
                <w:bCs/>
                <w:color w:val="333333"/>
                <w:kern w:val="0"/>
                <w:sz w:val="21"/>
                <w:szCs w:val="21"/>
              </w:rPr>
              <w:t>S</w:t>
            </w:r>
            <w:r w:rsidRPr="00BD333B">
              <w:rPr>
                <w:rFonts w:ascii="Helvetica" w:hAnsi="Helvetica" w:cs="Helvetic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BE1C6E" w:rsidRPr="00BD333B" w:rsidRDefault="00A422F0" w:rsidP="00CD33F2">
            <w:pPr>
              <w:widowControl/>
              <w:spacing w:line="336" w:lineRule="atLeast"/>
              <w:jc w:val="left"/>
              <w:rPr>
                <w:rFonts w:ascii="Helvetica" w:hAnsi="Helvetica" w:cs="Helvetica"/>
                <w:bCs/>
                <w:color w:val="333333"/>
                <w:kern w:val="0"/>
                <w:sz w:val="21"/>
                <w:szCs w:val="21"/>
              </w:rPr>
            </w:pPr>
            <w:r>
              <w:rPr>
                <w:rFonts w:ascii="Helvetica" w:hAnsi="Helvetica" w:cs="Helvetica"/>
                <w:bCs/>
                <w:color w:val="333333"/>
                <w:kern w:val="0"/>
                <w:sz w:val="21"/>
                <w:szCs w:val="21"/>
              </w:rPr>
              <w:t>问题答案</w:t>
            </w:r>
          </w:p>
        </w:tc>
      </w:tr>
    </w:tbl>
    <w:p w:rsidR="005C1C97" w:rsidRDefault="005C1C97" w:rsidP="005C1C97">
      <w:pPr>
        <w:pStyle w:val="30"/>
      </w:pPr>
      <w:r>
        <w:rPr>
          <w:rFonts w:hint="eastAsia"/>
        </w:rPr>
        <w:t>1</w:t>
      </w:r>
      <w:r>
        <w:t xml:space="preserve">7.7 </w:t>
      </w:r>
      <w:r>
        <w:rPr>
          <w:rFonts w:hint="eastAsia"/>
        </w:rPr>
        <w:t>星级</w:t>
      </w:r>
      <w:r>
        <w:t>服务</w:t>
      </w:r>
      <w:r>
        <w:rPr>
          <w:rFonts w:hint="eastAsia"/>
        </w:rPr>
        <w:t>背景</w:t>
      </w:r>
      <w:r>
        <w:t>图运营</w:t>
      </w:r>
      <w:r>
        <w:rPr>
          <w:rFonts w:hint="eastAsia"/>
        </w:rPr>
        <w:t>接口</w:t>
      </w:r>
    </w:p>
    <w:p w:rsidR="005C1C97" w:rsidRPr="008A14C8" w:rsidRDefault="005C1C97" w:rsidP="00AB1598">
      <w:pPr>
        <w:tabs>
          <w:tab w:val="left" w:pos="5685"/>
        </w:tabs>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r w:rsidR="00AB1598">
        <w:rPr>
          <w:rFonts w:asciiTheme="minorHAnsi" w:eastAsiaTheme="minorEastAsia" w:hAnsiTheme="minorHAnsi" w:cstheme="minorBidi"/>
          <w:b/>
          <w:sz w:val="21"/>
          <w:szCs w:val="22"/>
        </w:rPr>
        <w:tab/>
      </w:r>
    </w:p>
    <w:p w:rsidR="005C1C97" w:rsidRDefault="005C1C97" w:rsidP="005C1C97">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w:t>
      </w:r>
      <w:r w:rsidR="007C6D12">
        <w:rPr>
          <w:rFonts w:ascii="Helvetica" w:hAnsi="Helvetica" w:cs="Helvetica" w:hint="eastAsia"/>
          <w:bCs/>
          <w:color w:val="333333"/>
          <w:kern w:val="0"/>
          <w:sz w:val="21"/>
          <w:szCs w:val="21"/>
        </w:rPr>
        <w:t>省份</w:t>
      </w:r>
      <w:r w:rsidR="007C6D12">
        <w:rPr>
          <w:rFonts w:ascii="Helvetica" w:hAnsi="Helvetica" w:cs="Helvetica"/>
          <w:bCs/>
          <w:color w:val="333333"/>
          <w:kern w:val="0"/>
          <w:sz w:val="21"/>
          <w:szCs w:val="21"/>
        </w:rPr>
        <w:t>和</w:t>
      </w:r>
      <w:r w:rsidR="007C6D12">
        <w:rPr>
          <w:rFonts w:ascii="Helvetica" w:hAnsi="Helvetica" w:cs="Helvetica" w:hint="eastAsia"/>
          <w:bCs/>
          <w:color w:val="333333"/>
          <w:kern w:val="0"/>
          <w:sz w:val="21"/>
          <w:szCs w:val="21"/>
        </w:rPr>
        <w:t>分类</w:t>
      </w:r>
      <w:r w:rsidR="007C6D12">
        <w:rPr>
          <w:rFonts w:ascii="Helvetica" w:hAnsi="Helvetica" w:cs="Helvetica" w:hint="eastAsia"/>
          <w:bCs/>
          <w:color w:val="333333"/>
          <w:kern w:val="0"/>
          <w:sz w:val="21"/>
          <w:szCs w:val="21"/>
        </w:rPr>
        <w:t>ID</w:t>
      </w:r>
      <w:r w:rsidR="007C6D12">
        <w:rPr>
          <w:rFonts w:ascii="Helvetica" w:hAnsi="Helvetica" w:cs="Helvetica" w:hint="eastAsia"/>
          <w:bCs/>
          <w:color w:val="333333"/>
          <w:kern w:val="0"/>
          <w:sz w:val="21"/>
          <w:szCs w:val="21"/>
        </w:rPr>
        <w:t>获取</w:t>
      </w:r>
      <w:r w:rsidR="007C6D12">
        <w:rPr>
          <w:rFonts w:ascii="Helvetica" w:hAnsi="Helvetica" w:cs="Helvetica"/>
          <w:bCs/>
          <w:color w:val="333333"/>
          <w:kern w:val="0"/>
          <w:sz w:val="21"/>
          <w:szCs w:val="21"/>
        </w:rPr>
        <w:t>不同分类的背景图信息</w:t>
      </w:r>
    </w:p>
    <w:p w:rsidR="005C1C97" w:rsidRPr="008A658A" w:rsidRDefault="005C1C97" w:rsidP="005C1C97">
      <w:pPr>
        <w:rPr>
          <w:rFonts w:ascii="Helvetica" w:hAnsi="Helvetica" w:cs="Helvetica"/>
          <w:b/>
          <w:bCs/>
          <w:color w:val="333333"/>
          <w:kern w:val="0"/>
          <w:sz w:val="21"/>
          <w:szCs w:val="21"/>
        </w:rPr>
      </w:pPr>
      <w:r>
        <w:rPr>
          <w:rFonts w:ascii="Helvetica" w:hAnsi="Helvetica" w:cs="Helvetica" w:hint="eastAsia"/>
          <w:b/>
          <w:bCs/>
          <w:color w:val="333333"/>
          <w:kern w:val="0"/>
          <w:sz w:val="21"/>
          <w:szCs w:val="21"/>
        </w:rPr>
        <w:t>接口逻辑</w:t>
      </w:r>
    </w:p>
    <w:p w:rsidR="005C1C97" w:rsidRPr="006F3356" w:rsidRDefault="007C6D12" w:rsidP="005C1C97">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w:t>
      </w:r>
      <w:r>
        <w:rPr>
          <w:rFonts w:ascii="Helvetica" w:hAnsi="Helvetica" w:cs="Helvetica"/>
          <w:bCs/>
          <w:color w:val="333333"/>
          <w:kern w:val="0"/>
          <w:sz w:val="21"/>
          <w:szCs w:val="21"/>
        </w:rPr>
        <w:t>省份和分类</w:t>
      </w:r>
      <w:r>
        <w:rPr>
          <w:rFonts w:ascii="Helvetica" w:hAnsi="Helvetica" w:cs="Helvetica" w:hint="eastAsia"/>
          <w:bCs/>
          <w:color w:val="333333"/>
          <w:kern w:val="0"/>
          <w:sz w:val="21"/>
          <w:szCs w:val="21"/>
        </w:rPr>
        <w:t>ID</w:t>
      </w:r>
      <w:r>
        <w:rPr>
          <w:rFonts w:ascii="Helvetica" w:hAnsi="Helvetica" w:cs="Helvetica" w:hint="eastAsia"/>
          <w:bCs/>
          <w:color w:val="333333"/>
          <w:kern w:val="0"/>
          <w:sz w:val="21"/>
          <w:szCs w:val="21"/>
        </w:rPr>
        <w:t>搜索</w:t>
      </w:r>
      <w:r>
        <w:rPr>
          <w:rFonts w:ascii="Helvetica" w:hAnsi="Helvetica" w:cs="Helvetica"/>
          <w:bCs/>
          <w:color w:val="333333"/>
          <w:kern w:val="0"/>
          <w:sz w:val="21"/>
          <w:szCs w:val="21"/>
        </w:rPr>
        <w:t>当前省当前分类的背景图信息并返回</w:t>
      </w:r>
      <w:r w:rsidR="005C1C97">
        <w:rPr>
          <w:rFonts w:ascii="Helvetica" w:hAnsi="Helvetica" w:cs="Helvetica"/>
          <w:bCs/>
          <w:color w:val="333333"/>
          <w:kern w:val="0"/>
          <w:sz w:val="21"/>
          <w:szCs w:val="21"/>
        </w:rPr>
        <w:t>。</w:t>
      </w:r>
    </w:p>
    <w:p w:rsidR="005C1C97" w:rsidRDefault="005C1C97" w:rsidP="005C1C97">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r w:rsidR="00F81623">
        <w:rPr>
          <w:rFonts w:asciiTheme="minorHAnsi" w:eastAsiaTheme="minorEastAsia" w:hAnsiTheme="minorHAnsi" w:cstheme="minorBidi" w:hint="eastAsia"/>
          <w:b/>
          <w:sz w:val="21"/>
          <w:szCs w:val="22"/>
        </w:rPr>
        <w:t xml:space="preserve"> </w:t>
      </w:r>
    </w:p>
    <w:p w:rsidR="001F0426" w:rsidRPr="001F0426" w:rsidRDefault="00B50774" w:rsidP="001F0426">
      <w:pPr>
        <w:spacing w:line="240" w:lineRule="auto"/>
        <w:rPr>
          <w:rFonts w:asciiTheme="minorHAnsi" w:eastAsiaTheme="minorEastAsia" w:hAnsiTheme="minorHAnsi" w:cstheme="minorBidi"/>
          <w:sz w:val="21"/>
          <w:szCs w:val="22"/>
        </w:rPr>
      </w:pPr>
      <w:hyperlink r:id="rId95" w:history="1">
        <w:r w:rsidR="001F0426" w:rsidRPr="00EC673E">
          <w:rPr>
            <w:rStyle w:val="af0"/>
            <w:rFonts w:asciiTheme="minorHAnsi" w:eastAsiaTheme="minorEastAsia" w:hAnsiTheme="minorHAnsi" w:cstheme="minorBidi"/>
            <w:sz w:val="21"/>
            <w:szCs w:val="22"/>
          </w:rPr>
          <w:t>http://101.95.48.97:8005/public/sjkf/start</w:t>
        </w:r>
        <w:r w:rsidR="001F0426" w:rsidRPr="00EC673E">
          <w:rPr>
            <w:rStyle w:val="af0"/>
            <w:rFonts w:asciiTheme="minorHAnsi" w:eastAsiaTheme="minorEastAsia" w:hAnsiTheme="minorHAnsi" w:cstheme="minorBidi" w:hint="eastAsia"/>
            <w:sz w:val="21"/>
            <w:szCs w:val="22"/>
          </w:rPr>
          <w:t>serviceimage</w:t>
        </w:r>
        <w:r w:rsidR="001F0426" w:rsidRPr="00EC673E">
          <w:rPr>
            <w:rStyle w:val="af0"/>
            <w:rFonts w:asciiTheme="minorHAnsi" w:eastAsiaTheme="minorEastAsia" w:hAnsiTheme="minorHAnsi" w:cstheme="minorBidi"/>
            <w:sz w:val="21"/>
            <w:szCs w:val="22"/>
          </w:rPr>
          <w:t>/</w:t>
        </w:r>
        <w:r w:rsidR="001F0426" w:rsidRPr="00EC673E">
          <w:rPr>
            <w:rStyle w:val="af0"/>
            <w:rFonts w:asciiTheme="minorHAnsi" w:eastAsiaTheme="minorEastAsia" w:hAnsiTheme="minorHAnsi" w:cstheme="minorBidi" w:hint="eastAsia"/>
            <w:sz w:val="21"/>
            <w:szCs w:val="22"/>
          </w:rPr>
          <w:t>imageByProvinceStype</w:t>
        </w:r>
        <w:r w:rsidR="001F0426" w:rsidRPr="00EC673E">
          <w:rPr>
            <w:rStyle w:val="af0"/>
            <w:rFonts w:asciiTheme="minorHAnsi" w:eastAsiaTheme="minorEastAsia" w:hAnsiTheme="minorHAnsi" w:cstheme="minorBidi"/>
            <w:sz w:val="21"/>
            <w:szCs w:val="22"/>
          </w:rPr>
          <w:t>.jspx</w:t>
        </w:r>
      </w:hyperlink>
    </w:p>
    <w:p w:rsidR="005C1C97" w:rsidRPr="004B044D" w:rsidRDefault="005C1C97" w:rsidP="005C1C97">
      <w:pPr>
        <w:spacing w:line="240" w:lineRule="auto"/>
        <w:rPr>
          <w:rFonts w:asciiTheme="minorHAnsi" w:eastAsiaTheme="minorEastAsia" w:hAnsiTheme="minorHAnsi" w:cstheme="minorBidi"/>
          <w:b/>
          <w:sz w:val="21"/>
          <w:szCs w:val="22"/>
        </w:rPr>
      </w:pPr>
      <w:r w:rsidRPr="004B044D">
        <w:rPr>
          <w:rFonts w:asciiTheme="minorHAnsi" w:eastAsiaTheme="minorEastAsia" w:hAnsiTheme="minorHAnsi" w:cstheme="minorBidi"/>
          <w:b/>
          <w:sz w:val="21"/>
          <w:szCs w:val="22"/>
        </w:rPr>
        <w:t>请求参数</w:t>
      </w:r>
    </w:p>
    <w:tbl>
      <w:tblPr>
        <w:tblpPr w:leftFromText="180" w:rightFromText="180" w:topFromText="100" w:bottomFromText="100" w:vertAnchor="text" w:horzAnchor="page" w:tblpX="1764" w:tblpY="394"/>
        <w:tblOverlap w:val="neve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3"/>
        <w:gridCol w:w="1249"/>
        <w:gridCol w:w="1101"/>
        <w:gridCol w:w="3969"/>
      </w:tblGrid>
      <w:tr w:rsidR="005C1C97" w:rsidRPr="00277567" w:rsidTr="004B7CCD">
        <w:tc>
          <w:tcPr>
            <w:tcW w:w="2153" w:type="dxa"/>
            <w:tcBorders>
              <w:top w:val="single" w:sz="6" w:space="0" w:color="auto"/>
              <w:left w:val="single" w:sz="6" w:space="0" w:color="auto"/>
              <w:bottom w:val="single" w:sz="6" w:space="0" w:color="auto"/>
              <w:right w:val="single" w:sz="6" w:space="0" w:color="auto"/>
            </w:tcBorders>
            <w:shd w:val="clear" w:color="auto" w:fill="BFBFBF"/>
            <w:hideMark/>
          </w:tcPr>
          <w:p w:rsidR="005C1C97" w:rsidRPr="00277567" w:rsidRDefault="005C1C97" w:rsidP="004B7CCD">
            <w:pPr>
              <w:widowControl/>
              <w:spacing w:line="336" w:lineRule="atLeast"/>
              <w:jc w:val="center"/>
              <w:rPr>
                <w:rFonts w:ascii="Helvetica" w:hAnsi="Helvetica" w:cs="Helvetica"/>
                <w:b/>
                <w:bCs/>
                <w:color w:val="333333"/>
                <w:kern w:val="0"/>
                <w:sz w:val="21"/>
                <w:szCs w:val="21"/>
              </w:rPr>
            </w:pPr>
            <w:r w:rsidRPr="00277567">
              <w:rPr>
                <w:rFonts w:ascii="Helvetica" w:hAnsi="Helvetica" w:cs="Helvetica"/>
                <w:b/>
                <w:bCs/>
                <w:color w:val="333333"/>
                <w:kern w:val="0"/>
                <w:sz w:val="21"/>
                <w:szCs w:val="21"/>
              </w:rPr>
              <w:t>Key</w:t>
            </w:r>
          </w:p>
        </w:tc>
        <w:tc>
          <w:tcPr>
            <w:tcW w:w="1249" w:type="dxa"/>
            <w:tcBorders>
              <w:top w:val="single" w:sz="6" w:space="0" w:color="auto"/>
              <w:left w:val="single" w:sz="6" w:space="0" w:color="auto"/>
              <w:bottom w:val="single" w:sz="6" w:space="0" w:color="auto"/>
              <w:right w:val="single" w:sz="6" w:space="0" w:color="auto"/>
            </w:tcBorders>
            <w:shd w:val="clear" w:color="auto" w:fill="BFBFBF"/>
            <w:hideMark/>
          </w:tcPr>
          <w:p w:rsidR="005C1C97" w:rsidRPr="00277567" w:rsidRDefault="005C1C97" w:rsidP="004B7CCD">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类型</w:t>
            </w:r>
          </w:p>
        </w:tc>
        <w:tc>
          <w:tcPr>
            <w:tcW w:w="1101" w:type="dxa"/>
            <w:tcBorders>
              <w:top w:val="single" w:sz="6" w:space="0" w:color="auto"/>
              <w:left w:val="single" w:sz="6" w:space="0" w:color="auto"/>
              <w:bottom w:val="single" w:sz="6" w:space="0" w:color="auto"/>
              <w:right w:val="single" w:sz="6" w:space="0" w:color="auto"/>
            </w:tcBorders>
            <w:shd w:val="clear" w:color="auto" w:fill="BFBFBF"/>
            <w:hideMark/>
          </w:tcPr>
          <w:p w:rsidR="005C1C97" w:rsidRPr="00277567" w:rsidRDefault="005C1C97" w:rsidP="004B7CCD">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必须</w:t>
            </w:r>
          </w:p>
        </w:tc>
        <w:tc>
          <w:tcPr>
            <w:tcW w:w="3969" w:type="dxa"/>
            <w:tcBorders>
              <w:top w:val="single" w:sz="6" w:space="0" w:color="auto"/>
              <w:left w:val="single" w:sz="6" w:space="0" w:color="auto"/>
              <w:bottom w:val="single" w:sz="6" w:space="0" w:color="auto"/>
              <w:right w:val="single" w:sz="6" w:space="0" w:color="auto"/>
            </w:tcBorders>
            <w:shd w:val="clear" w:color="auto" w:fill="BFBFBF"/>
            <w:hideMark/>
          </w:tcPr>
          <w:p w:rsidR="005C1C97" w:rsidRPr="00277567" w:rsidRDefault="005C1C97" w:rsidP="004B7CCD">
            <w:pPr>
              <w:widowControl/>
              <w:spacing w:line="336" w:lineRule="atLeast"/>
              <w:jc w:val="center"/>
              <w:rPr>
                <w:rFonts w:ascii="Helvetica" w:hAnsi="Helvetica" w:cs="Helvetica"/>
                <w:b/>
                <w:bCs/>
                <w:color w:val="333333"/>
                <w:kern w:val="0"/>
                <w:sz w:val="21"/>
                <w:szCs w:val="21"/>
              </w:rPr>
            </w:pPr>
            <w:r w:rsidRPr="00277567">
              <w:rPr>
                <w:rFonts w:ascii="Helvetica" w:hAnsi="Helvetica" w:cs="Helvetica" w:hint="eastAsia"/>
                <w:b/>
                <w:bCs/>
                <w:color w:val="333333"/>
                <w:kern w:val="0"/>
                <w:sz w:val="21"/>
                <w:szCs w:val="21"/>
              </w:rPr>
              <w:t>注释</w:t>
            </w:r>
          </w:p>
        </w:tc>
      </w:tr>
      <w:tr w:rsidR="005C1C97" w:rsidRPr="005617A4" w:rsidTr="004B7CCD">
        <w:tc>
          <w:tcPr>
            <w:tcW w:w="2153" w:type="dxa"/>
            <w:tcBorders>
              <w:top w:val="single" w:sz="6" w:space="0" w:color="auto"/>
              <w:left w:val="single" w:sz="6" w:space="0" w:color="auto"/>
              <w:bottom w:val="single" w:sz="6" w:space="0" w:color="auto"/>
              <w:right w:val="single" w:sz="6" w:space="0" w:color="auto"/>
            </w:tcBorders>
            <w:shd w:val="clear" w:color="auto" w:fill="F2F2F2"/>
          </w:tcPr>
          <w:p w:rsidR="005C1C97" w:rsidRPr="00B13F89" w:rsidRDefault="00AC611E" w:rsidP="004B7CCD">
            <w:pPr>
              <w:widowControl/>
              <w:spacing w:line="336" w:lineRule="atLeast"/>
              <w:jc w:val="center"/>
              <w:rPr>
                <w:rFonts w:ascii="Helvetica" w:hAnsi="Helvetica" w:cs="Helvetica"/>
                <w:bCs/>
                <w:color w:val="333333"/>
                <w:kern w:val="0"/>
                <w:sz w:val="21"/>
                <w:szCs w:val="21"/>
              </w:rPr>
            </w:pPr>
            <w:r w:rsidRPr="00AC611E">
              <w:rPr>
                <w:rFonts w:ascii="Helvetica" w:hAnsi="Helvetica" w:cs="Helvetica"/>
                <w:bCs/>
                <w:color w:val="333333"/>
                <w:kern w:val="0"/>
                <w:sz w:val="21"/>
                <w:szCs w:val="21"/>
              </w:rPr>
              <w:t>province</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5C1C97" w:rsidRPr="00B13F89" w:rsidRDefault="005C1C97" w:rsidP="004B7CCD">
            <w:pPr>
              <w:widowControl/>
              <w:spacing w:line="336" w:lineRule="atLeast"/>
              <w:jc w:val="center"/>
              <w:rPr>
                <w:rFonts w:ascii="Helvetica" w:hAnsi="Helvetica" w:cs="Helvetica"/>
                <w:bCs/>
                <w:color w:val="333333"/>
                <w:kern w:val="0"/>
                <w:sz w:val="21"/>
                <w:szCs w:val="21"/>
              </w:rPr>
            </w:pPr>
            <w:r w:rsidRPr="00B13F89">
              <w:rPr>
                <w:rFonts w:ascii="Helvetica" w:hAnsi="Helvetica" w:cs="Helvetica"/>
                <w:bCs/>
                <w:color w:val="333333"/>
                <w:kern w:val="0"/>
                <w:sz w:val="21"/>
                <w:szCs w:val="21"/>
              </w:rPr>
              <w:t>String</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5C1C97" w:rsidRPr="00B13F89" w:rsidRDefault="005C1C97" w:rsidP="004B7CCD">
            <w:pPr>
              <w:widowControl/>
              <w:spacing w:line="336" w:lineRule="atLeast"/>
              <w:jc w:val="center"/>
              <w:rPr>
                <w:rFonts w:ascii="Helvetica" w:hAnsi="Helvetica" w:cs="Helvetica"/>
                <w:bCs/>
                <w:color w:val="333333"/>
                <w:kern w:val="0"/>
                <w:sz w:val="21"/>
                <w:szCs w:val="21"/>
              </w:rPr>
            </w:pPr>
            <w:r w:rsidRPr="00B13F89">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5C1C97" w:rsidRPr="00B13F89" w:rsidRDefault="00AC611E" w:rsidP="004B7CCD">
            <w:pPr>
              <w:widowControl/>
              <w:spacing w:line="336" w:lineRule="atLeast"/>
              <w:rPr>
                <w:rFonts w:ascii="Helvetica" w:hAnsi="Helvetica" w:cs="Helvetica"/>
                <w:bCs/>
                <w:color w:val="333333"/>
                <w:kern w:val="0"/>
                <w:sz w:val="21"/>
                <w:szCs w:val="21"/>
              </w:rPr>
            </w:pPr>
            <w:r>
              <w:rPr>
                <w:rFonts w:ascii="Helvetica" w:hAnsi="Helvetica" w:cs="Helvetica" w:hint="eastAsia"/>
                <w:bCs/>
                <w:color w:val="333333"/>
                <w:kern w:val="0"/>
                <w:sz w:val="21"/>
                <w:szCs w:val="21"/>
              </w:rPr>
              <w:t>用户</w:t>
            </w:r>
            <w:r>
              <w:rPr>
                <w:rFonts w:ascii="Helvetica" w:hAnsi="Helvetica" w:cs="Helvetica"/>
                <w:bCs/>
                <w:color w:val="333333"/>
                <w:kern w:val="0"/>
                <w:sz w:val="21"/>
                <w:szCs w:val="21"/>
              </w:rPr>
              <w:t>的归属省</w:t>
            </w:r>
          </w:p>
        </w:tc>
      </w:tr>
      <w:tr w:rsidR="00350945" w:rsidRPr="005617A4" w:rsidTr="004B7CCD">
        <w:tc>
          <w:tcPr>
            <w:tcW w:w="2153" w:type="dxa"/>
            <w:tcBorders>
              <w:top w:val="single" w:sz="6" w:space="0" w:color="auto"/>
              <w:left w:val="single" w:sz="6" w:space="0" w:color="auto"/>
              <w:bottom w:val="single" w:sz="6" w:space="0" w:color="auto"/>
              <w:right w:val="single" w:sz="6" w:space="0" w:color="auto"/>
            </w:tcBorders>
            <w:shd w:val="clear" w:color="auto" w:fill="F2F2F2"/>
          </w:tcPr>
          <w:p w:rsidR="00350945" w:rsidRPr="00B13F89" w:rsidRDefault="000B2C3C" w:rsidP="004B7CCD">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s</w:t>
            </w:r>
            <w:r w:rsidR="00350945">
              <w:rPr>
                <w:rFonts w:ascii="Helvetica" w:hAnsi="Helvetica" w:cs="Helvetica" w:hint="eastAsia"/>
                <w:bCs/>
                <w:color w:val="333333"/>
                <w:kern w:val="0"/>
                <w:sz w:val="21"/>
                <w:szCs w:val="21"/>
              </w:rPr>
              <w:t>typeID</w:t>
            </w:r>
          </w:p>
        </w:tc>
        <w:tc>
          <w:tcPr>
            <w:tcW w:w="1249" w:type="dxa"/>
            <w:tcBorders>
              <w:top w:val="single" w:sz="6" w:space="0" w:color="auto"/>
              <w:left w:val="single" w:sz="6" w:space="0" w:color="auto"/>
              <w:bottom w:val="single" w:sz="6" w:space="0" w:color="auto"/>
              <w:right w:val="single" w:sz="6" w:space="0" w:color="auto"/>
            </w:tcBorders>
            <w:shd w:val="clear" w:color="auto" w:fill="auto"/>
          </w:tcPr>
          <w:p w:rsidR="00350945" w:rsidRPr="00B13F89" w:rsidRDefault="004B2383" w:rsidP="004B7CCD">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Integer</w:t>
            </w:r>
          </w:p>
        </w:tc>
        <w:tc>
          <w:tcPr>
            <w:tcW w:w="1101" w:type="dxa"/>
            <w:tcBorders>
              <w:top w:val="single" w:sz="6" w:space="0" w:color="auto"/>
              <w:left w:val="single" w:sz="6" w:space="0" w:color="auto"/>
              <w:bottom w:val="single" w:sz="6" w:space="0" w:color="auto"/>
              <w:right w:val="single" w:sz="6" w:space="0" w:color="auto"/>
            </w:tcBorders>
            <w:shd w:val="clear" w:color="auto" w:fill="auto"/>
          </w:tcPr>
          <w:p w:rsidR="00350945" w:rsidRPr="00B13F89" w:rsidRDefault="00350945" w:rsidP="004B7CCD">
            <w:pPr>
              <w:widowControl/>
              <w:spacing w:line="336" w:lineRule="atLeast"/>
              <w:jc w:val="center"/>
              <w:rPr>
                <w:rFonts w:ascii="Helvetica" w:hAnsi="Helvetica" w:cs="Helvetica"/>
                <w:bCs/>
                <w:color w:val="333333"/>
                <w:kern w:val="0"/>
                <w:sz w:val="21"/>
                <w:szCs w:val="21"/>
              </w:rPr>
            </w:pPr>
            <w:r>
              <w:rPr>
                <w:rFonts w:ascii="Helvetica" w:hAnsi="Helvetica" w:cs="Helvetica" w:hint="eastAsia"/>
                <w:bCs/>
                <w:color w:val="333333"/>
                <w:kern w:val="0"/>
                <w:sz w:val="21"/>
                <w:szCs w:val="21"/>
              </w:rPr>
              <w:t>是</w:t>
            </w:r>
          </w:p>
        </w:tc>
        <w:tc>
          <w:tcPr>
            <w:tcW w:w="3969" w:type="dxa"/>
            <w:tcBorders>
              <w:top w:val="single" w:sz="6" w:space="0" w:color="auto"/>
              <w:left w:val="single" w:sz="6" w:space="0" w:color="auto"/>
              <w:bottom w:val="single" w:sz="6" w:space="0" w:color="auto"/>
              <w:right w:val="single" w:sz="6" w:space="0" w:color="auto"/>
            </w:tcBorders>
            <w:shd w:val="clear" w:color="auto" w:fill="auto"/>
          </w:tcPr>
          <w:p w:rsidR="00350945" w:rsidRDefault="00350945" w:rsidP="004B7CCD">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图片</w:t>
            </w:r>
            <w:r>
              <w:rPr>
                <w:rFonts w:ascii="Helvetica" w:hAnsi="Helvetica" w:cs="Helvetica"/>
                <w:bCs/>
                <w:color w:val="333333"/>
                <w:kern w:val="0"/>
                <w:sz w:val="21"/>
                <w:szCs w:val="21"/>
              </w:rPr>
              <w:t>类型</w:t>
            </w:r>
            <w:r>
              <w:rPr>
                <w:rFonts w:ascii="Helvetica" w:hAnsi="Helvetica" w:cs="Helvetica" w:hint="eastAsia"/>
                <w:bCs/>
                <w:color w:val="333333"/>
                <w:kern w:val="0"/>
                <w:sz w:val="21"/>
                <w:szCs w:val="21"/>
              </w:rPr>
              <w:t>ID</w:t>
            </w:r>
          </w:p>
          <w:p w:rsidR="00350945" w:rsidRDefault="00046179" w:rsidP="004B7CCD">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1:</w:t>
            </w:r>
            <w:r w:rsidRPr="00046179">
              <w:rPr>
                <w:rFonts w:ascii="Helvetica" w:hAnsi="Helvetica" w:cs="Helvetica" w:hint="eastAsia"/>
                <w:bCs/>
                <w:color w:val="333333"/>
                <w:kern w:val="0"/>
                <w:sz w:val="21"/>
                <w:szCs w:val="21"/>
              </w:rPr>
              <w:t>勋章墙背景</w:t>
            </w:r>
            <w:r w:rsidR="00DB167E">
              <w:rPr>
                <w:rFonts w:ascii="Helvetica" w:hAnsi="Helvetica" w:cs="Helvetica" w:hint="eastAsia"/>
                <w:bCs/>
                <w:color w:val="333333"/>
                <w:kern w:val="0"/>
                <w:sz w:val="21"/>
                <w:szCs w:val="21"/>
              </w:rPr>
              <w:t xml:space="preserve"> </w:t>
            </w:r>
            <w:r>
              <w:rPr>
                <w:rFonts w:ascii="Helvetica" w:hAnsi="Helvetica" w:cs="Helvetica" w:hint="eastAsia"/>
                <w:bCs/>
                <w:color w:val="333333"/>
                <w:kern w:val="0"/>
                <w:sz w:val="21"/>
                <w:szCs w:val="21"/>
              </w:rPr>
              <w:t>2:</w:t>
            </w:r>
            <w:r w:rsidRPr="00046179">
              <w:rPr>
                <w:rFonts w:ascii="Helvetica" w:hAnsi="Helvetica" w:cs="Helvetica" w:hint="eastAsia"/>
                <w:bCs/>
                <w:color w:val="333333"/>
                <w:kern w:val="0"/>
                <w:sz w:val="21"/>
                <w:szCs w:val="21"/>
              </w:rPr>
              <w:t>全视图背景</w:t>
            </w:r>
          </w:p>
          <w:p w:rsidR="00046179" w:rsidRPr="00B13F89" w:rsidRDefault="00046179" w:rsidP="00DB167E">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3:</w:t>
            </w:r>
            <w:r w:rsidRPr="00046179">
              <w:rPr>
                <w:rFonts w:ascii="Helvetica" w:hAnsi="Helvetica" w:cs="Helvetica" w:hint="eastAsia"/>
                <w:bCs/>
                <w:color w:val="333333"/>
                <w:kern w:val="0"/>
                <w:sz w:val="21"/>
                <w:szCs w:val="21"/>
              </w:rPr>
              <w:t>行权页背景</w:t>
            </w:r>
            <w:r w:rsidR="00DB167E">
              <w:rPr>
                <w:rFonts w:ascii="Helvetica" w:hAnsi="Helvetica" w:cs="Helvetica" w:hint="eastAsia"/>
                <w:bCs/>
                <w:color w:val="333333"/>
                <w:kern w:val="0"/>
                <w:sz w:val="21"/>
                <w:szCs w:val="21"/>
              </w:rPr>
              <w:t xml:space="preserve"> </w:t>
            </w:r>
          </w:p>
        </w:tc>
      </w:tr>
    </w:tbl>
    <w:p w:rsidR="005C1C97" w:rsidRPr="00A81FB9" w:rsidRDefault="005C1C97" w:rsidP="005C1C97">
      <w:pPr>
        <w:widowControl/>
        <w:spacing w:line="336" w:lineRule="atLeast"/>
        <w:rPr>
          <w:rFonts w:ascii="Helvetica" w:hAnsi="Helvetica" w:cs="Helvetica"/>
          <w:bCs/>
          <w:color w:val="333333"/>
          <w:kern w:val="0"/>
          <w:sz w:val="21"/>
          <w:szCs w:val="21"/>
        </w:rPr>
      </w:pPr>
      <w:r w:rsidRPr="00A81FB9">
        <w:rPr>
          <w:rFonts w:ascii="Helvetica" w:hAnsi="Helvetica" w:cs="Helvetica"/>
          <w:bCs/>
          <w:color w:val="333333"/>
          <w:kern w:val="0"/>
          <w:sz w:val="21"/>
          <w:szCs w:val="21"/>
        </w:rPr>
        <w:t>响应报文</w:t>
      </w:r>
    </w:p>
    <w:tbl>
      <w:tblPr>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6"/>
        <w:gridCol w:w="1696"/>
        <w:gridCol w:w="4780"/>
      </w:tblGrid>
      <w:tr w:rsidR="005C1C97" w:rsidRPr="00454DCD" w:rsidTr="004B7CCD">
        <w:tc>
          <w:tcPr>
            <w:tcW w:w="1996" w:type="dxa"/>
            <w:tcBorders>
              <w:top w:val="single" w:sz="6" w:space="0" w:color="auto"/>
              <w:left w:val="single" w:sz="6" w:space="0" w:color="auto"/>
              <w:bottom w:val="single" w:sz="6" w:space="0" w:color="auto"/>
              <w:right w:val="single" w:sz="6" w:space="0" w:color="auto"/>
            </w:tcBorders>
            <w:shd w:val="clear" w:color="auto" w:fill="BFBFBF"/>
            <w:hideMark/>
          </w:tcPr>
          <w:p w:rsidR="005C1C97" w:rsidRPr="00454DCD" w:rsidRDefault="005C1C97" w:rsidP="004B7C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b/>
                <w:bCs/>
                <w:color w:val="333333"/>
                <w:kern w:val="0"/>
                <w:sz w:val="21"/>
                <w:szCs w:val="21"/>
              </w:rPr>
              <w:t>Key</w:t>
            </w:r>
          </w:p>
        </w:tc>
        <w:tc>
          <w:tcPr>
            <w:tcW w:w="1696" w:type="dxa"/>
            <w:tcBorders>
              <w:top w:val="single" w:sz="6" w:space="0" w:color="auto"/>
              <w:left w:val="single" w:sz="6" w:space="0" w:color="auto"/>
              <w:bottom w:val="single" w:sz="6" w:space="0" w:color="auto"/>
              <w:right w:val="single" w:sz="6" w:space="0" w:color="auto"/>
            </w:tcBorders>
            <w:shd w:val="clear" w:color="auto" w:fill="BFBFBF"/>
            <w:hideMark/>
          </w:tcPr>
          <w:p w:rsidR="005C1C97" w:rsidRPr="00454DCD" w:rsidRDefault="005C1C97" w:rsidP="004B7C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类型</w:t>
            </w:r>
          </w:p>
        </w:tc>
        <w:tc>
          <w:tcPr>
            <w:tcW w:w="4780" w:type="dxa"/>
            <w:tcBorders>
              <w:top w:val="single" w:sz="6" w:space="0" w:color="auto"/>
              <w:left w:val="single" w:sz="6" w:space="0" w:color="auto"/>
              <w:bottom w:val="single" w:sz="6" w:space="0" w:color="auto"/>
              <w:right w:val="single" w:sz="6" w:space="0" w:color="auto"/>
            </w:tcBorders>
            <w:shd w:val="clear" w:color="auto" w:fill="BFBFBF"/>
            <w:hideMark/>
          </w:tcPr>
          <w:p w:rsidR="005C1C97" w:rsidRPr="00454DCD" w:rsidRDefault="005C1C97" w:rsidP="004B7CCD">
            <w:pPr>
              <w:widowControl/>
              <w:spacing w:line="336" w:lineRule="atLeast"/>
              <w:jc w:val="center"/>
              <w:rPr>
                <w:rFonts w:ascii="Helvetica" w:hAnsi="Helvetica" w:cs="Helvetica"/>
                <w:b/>
                <w:bCs/>
                <w:color w:val="333333"/>
                <w:kern w:val="0"/>
                <w:sz w:val="21"/>
                <w:szCs w:val="21"/>
              </w:rPr>
            </w:pPr>
            <w:r w:rsidRPr="00454DCD">
              <w:rPr>
                <w:rFonts w:ascii="Helvetica" w:hAnsi="Helvetica" w:cs="Helvetica" w:hint="eastAsia"/>
                <w:b/>
                <w:bCs/>
                <w:color w:val="333333"/>
                <w:kern w:val="0"/>
                <w:sz w:val="21"/>
                <w:szCs w:val="21"/>
              </w:rPr>
              <w:t>注释</w:t>
            </w:r>
          </w:p>
        </w:tc>
      </w:tr>
      <w:tr w:rsidR="005C1C97" w:rsidRPr="00454DCD" w:rsidTr="004B7CCD">
        <w:tc>
          <w:tcPr>
            <w:tcW w:w="1996"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5C1C97" w:rsidP="004B7C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C</w:t>
            </w:r>
            <w:r w:rsidRPr="00194243">
              <w:rPr>
                <w:rFonts w:ascii="Helvetica" w:hAnsi="Helvetica" w:cs="Helvetica" w:hint="eastAsia"/>
                <w:bCs/>
                <w:color w:val="333333"/>
                <w:kern w:val="0"/>
                <w:sz w:val="21"/>
                <w:szCs w:val="21"/>
              </w:rPr>
              <w:t>ode</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5C1C97" w:rsidP="004B7C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5C1C97" w:rsidRDefault="005C1C97" w:rsidP="004B7CCD">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响应编码</w:t>
            </w:r>
          </w:p>
          <w:p w:rsidR="005C1C97" w:rsidRPr="00194243" w:rsidRDefault="005C1C97" w:rsidP="001517D3">
            <w:pPr>
              <w:widowControl/>
              <w:spacing w:line="336" w:lineRule="atLeast"/>
              <w:jc w:val="left"/>
              <w:rPr>
                <w:rFonts w:ascii="Helvetica" w:hAnsi="Helvetica" w:cs="Helvetica"/>
                <w:bCs/>
                <w:color w:val="333333"/>
                <w:kern w:val="0"/>
                <w:sz w:val="21"/>
                <w:szCs w:val="21"/>
              </w:rPr>
            </w:pPr>
            <w:r w:rsidRPr="00561014">
              <w:rPr>
                <w:rFonts w:ascii="Helvetica" w:hAnsi="Helvetica" w:cs="Helvetica"/>
                <w:bCs/>
                <w:color w:val="333333"/>
                <w:kern w:val="0"/>
                <w:sz w:val="21"/>
                <w:szCs w:val="21"/>
              </w:rPr>
              <w:t>200</w:t>
            </w:r>
            <w:r>
              <w:rPr>
                <w:rFonts w:ascii="Helvetica" w:hAnsi="Helvetica" w:cs="Helvetica"/>
                <w:bCs/>
                <w:color w:val="333333"/>
                <w:kern w:val="0"/>
                <w:sz w:val="21"/>
                <w:szCs w:val="21"/>
              </w:rPr>
              <w:t>-</w:t>
            </w:r>
            <w:r>
              <w:rPr>
                <w:rFonts w:ascii="Helvetica" w:hAnsi="Helvetica" w:cs="Helvetica"/>
                <w:bCs/>
                <w:color w:val="333333"/>
                <w:kern w:val="0"/>
                <w:sz w:val="21"/>
                <w:szCs w:val="21"/>
              </w:rPr>
              <w:t>正常</w:t>
            </w:r>
            <w:r>
              <w:rPr>
                <w:rFonts w:ascii="Helvetica" w:hAnsi="Helvetica" w:cs="Helvetica" w:hint="eastAsia"/>
                <w:bCs/>
                <w:color w:val="333333"/>
                <w:kern w:val="0"/>
                <w:sz w:val="21"/>
                <w:szCs w:val="21"/>
              </w:rPr>
              <w:t xml:space="preserve"> 404</w:t>
            </w:r>
            <w:r>
              <w:rPr>
                <w:rFonts w:ascii="Helvetica" w:hAnsi="Helvetica" w:cs="Helvetica"/>
                <w:bCs/>
                <w:color w:val="333333"/>
                <w:kern w:val="0"/>
                <w:sz w:val="21"/>
                <w:szCs w:val="21"/>
              </w:rPr>
              <w:t>-</w:t>
            </w:r>
            <w:r>
              <w:rPr>
                <w:rFonts w:ascii="Helvetica" w:hAnsi="Helvetica" w:cs="Helvetica"/>
                <w:bCs/>
                <w:color w:val="333333"/>
                <w:kern w:val="0"/>
                <w:sz w:val="21"/>
                <w:szCs w:val="21"/>
              </w:rPr>
              <w:t>无数据</w:t>
            </w:r>
            <w:r>
              <w:rPr>
                <w:rFonts w:ascii="Helvetica" w:hAnsi="Helvetica" w:cs="Helvetica" w:hint="eastAsia"/>
                <w:bCs/>
                <w:color w:val="333333"/>
                <w:kern w:val="0"/>
                <w:sz w:val="21"/>
                <w:szCs w:val="21"/>
              </w:rPr>
              <w:t xml:space="preserve"> </w:t>
            </w:r>
            <w:r w:rsidRPr="00561014">
              <w:rPr>
                <w:rFonts w:ascii="Helvetica" w:hAnsi="Helvetica" w:cs="Helvetica"/>
                <w:bCs/>
                <w:color w:val="333333"/>
                <w:kern w:val="0"/>
                <w:sz w:val="21"/>
                <w:szCs w:val="21"/>
              </w:rPr>
              <w:t>1001</w:t>
            </w:r>
            <w:r>
              <w:rPr>
                <w:rFonts w:ascii="Helvetica" w:hAnsi="Helvetica" w:cs="Helvetica"/>
                <w:bCs/>
                <w:color w:val="333333"/>
                <w:kern w:val="0"/>
                <w:sz w:val="21"/>
                <w:szCs w:val="21"/>
              </w:rPr>
              <w:t>-</w:t>
            </w:r>
            <w:r>
              <w:rPr>
                <w:rFonts w:ascii="Helvetica" w:hAnsi="Helvetica" w:cs="Helvetica"/>
                <w:bCs/>
                <w:color w:val="333333"/>
                <w:kern w:val="0"/>
                <w:sz w:val="21"/>
                <w:szCs w:val="21"/>
              </w:rPr>
              <w:t>参数异常</w:t>
            </w:r>
          </w:p>
        </w:tc>
      </w:tr>
      <w:tr w:rsidR="005C1C97" w:rsidRPr="00454DCD" w:rsidTr="004B7CCD">
        <w:tc>
          <w:tcPr>
            <w:tcW w:w="1996"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5C1C97" w:rsidP="004B7C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res</w:t>
            </w:r>
            <w:r>
              <w:rPr>
                <w:rFonts w:ascii="Helvetica" w:hAnsi="Helvetica" w:cs="Helvetica" w:hint="eastAsia"/>
                <w:bCs/>
                <w:color w:val="333333"/>
                <w:kern w:val="0"/>
                <w:sz w:val="21"/>
                <w:szCs w:val="21"/>
              </w:rPr>
              <w:t>D</w:t>
            </w:r>
            <w:r w:rsidRPr="00194243">
              <w:rPr>
                <w:rFonts w:ascii="Helvetica" w:hAnsi="Helvetica" w:cs="Helvetica" w:hint="eastAsia"/>
                <w:bCs/>
                <w:color w:val="333333"/>
                <w:kern w:val="0"/>
                <w:sz w:val="21"/>
                <w:szCs w:val="21"/>
              </w:rPr>
              <w:t>esc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5C1C97" w:rsidP="004B7CCD">
            <w:pPr>
              <w:widowControl/>
              <w:spacing w:line="336" w:lineRule="atLeast"/>
              <w:jc w:val="center"/>
              <w:rPr>
                <w:rFonts w:ascii="Helvetica" w:hAnsi="Helvetica" w:cs="Helvetica"/>
                <w:bCs/>
                <w:color w:val="333333"/>
                <w:kern w:val="0"/>
                <w:sz w:val="21"/>
                <w:szCs w:val="21"/>
              </w:rPr>
            </w:pPr>
            <w:r w:rsidRPr="00194243">
              <w:rPr>
                <w:rFonts w:ascii="Helvetica" w:hAnsi="Helvetica" w:cs="Helvetica"/>
                <w:bCs/>
                <w:color w:val="333333"/>
                <w:kern w:val="0"/>
                <w:sz w:val="21"/>
                <w:szCs w:val="21"/>
              </w:rPr>
              <w:t>S</w:t>
            </w:r>
            <w:r w:rsidRPr="00194243">
              <w:rPr>
                <w:rFonts w:ascii="Helvetica" w:hAnsi="Helvetica" w:cs="Helvetica" w:hint="eastAsia"/>
                <w:bCs/>
                <w:color w:val="333333"/>
                <w:kern w:val="0"/>
                <w:sz w:val="21"/>
                <w:szCs w:val="21"/>
              </w:rPr>
              <w:t>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5C1C97" w:rsidP="004B7CCD">
            <w:pPr>
              <w:widowControl/>
              <w:spacing w:line="336" w:lineRule="atLeast"/>
              <w:jc w:val="left"/>
              <w:rPr>
                <w:rFonts w:ascii="Helvetica" w:hAnsi="Helvetica" w:cs="Helvetica"/>
                <w:bCs/>
                <w:color w:val="333333"/>
                <w:kern w:val="0"/>
                <w:sz w:val="21"/>
                <w:szCs w:val="21"/>
              </w:rPr>
            </w:pPr>
            <w:r w:rsidRPr="00194243">
              <w:rPr>
                <w:rFonts w:ascii="Helvetica" w:hAnsi="Helvetica" w:cs="Helvetica" w:hint="eastAsia"/>
                <w:bCs/>
                <w:color w:val="333333"/>
                <w:kern w:val="0"/>
                <w:sz w:val="21"/>
                <w:szCs w:val="21"/>
              </w:rPr>
              <w:t>响应描述</w:t>
            </w:r>
          </w:p>
        </w:tc>
      </w:tr>
      <w:tr w:rsidR="005C1C97" w:rsidRPr="00454DCD" w:rsidTr="004B7CCD">
        <w:tc>
          <w:tcPr>
            <w:tcW w:w="1996"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9869DB" w:rsidP="004B7CCD">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backImgUrl</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9869DB" w:rsidP="009869DB">
            <w:pPr>
              <w:widowControl/>
              <w:spacing w:line="336" w:lineRule="atLeast"/>
              <w:rPr>
                <w:rFonts w:ascii="Helvetica" w:hAnsi="Helvetica" w:cs="Helvetica"/>
                <w:bCs/>
                <w:color w:val="333333"/>
                <w:kern w:val="0"/>
                <w:sz w:val="21"/>
                <w:szCs w:val="21"/>
              </w:rPr>
            </w:pPr>
            <w:r>
              <w:rPr>
                <w:rFonts w:ascii="Helvetica" w:hAnsi="Helvetica" w:cs="Helvetica"/>
                <w:bCs/>
                <w:color w:val="333333"/>
                <w:kern w:val="0"/>
                <w:sz w:val="21"/>
                <w:szCs w:val="21"/>
              </w:rPr>
              <w:t xml:space="preserve">    </w:t>
            </w:r>
            <w:r w:rsidR="00CC7A33">
              <w:rPr>
                <w:rFonts w:ascii="Helvetica" w:hAnsi="Helvetica" w:cs="Helvetica"/>
                <w:bCs/>
                <w:color w:val="333333"/>
                <w:kern w:val="0"/>
                <w:sz w:val="21"/>
                <w:szCs w:val="21"/>
              </w:rPr>
              <w:t>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5C1C97" w:rsidRPr="00194243" w:rsidRDefault="00CC7A33" w:rsidP="004B7CCD">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背景图</w:t>
            </w:r>
            <w:r>
              <w:rPr>
                <w:rFonts w:ascii="Helvetica" w:hAnsi="Helvetica" w:cs="Helvetica" w:hint="eastAsia"/>
                <w:bCs/>
                <w:color w:val="333333"/>
                <w:kern w:val="0"/>
                <w:sz w:val="21"/>
                <w:szCs w:val="21"/>
              </w:rPr>
              <w:t>URL</w:t>
            </w:r>
            <w:r>
              <w:rPr>
                <w:rFonts w:ascii="Helvetica" w:hAnsi="Helvetica" w:cs="Helvetica" w:hint="eastAsia"/>
                <w:bCs/>
                <w:color w:val="333333"/>
                <w:kern w:val="0"/>
                <w:sz w:val="21"/>
                <w:szCs w:val="21"/>
              </w:rPr>
              <w:t>地址</w:t>
            </w:r>
            <w:r w:rsidR="005966D3">
              <w:rPr>
                <w:rFonts w:ascii="Helvetica" w:hAnsi="Helvetica" w:cs="Helvetica" w:hint="eastAsia"/>
                <w:bCs/>
                <w:color w:val="333333"/>
                <w:kern w:val="0"/>
                <w:sz w:val="21"/>
                <w:szCs w:val="21"/>
              </w:rPr>
              <w:t>(</w:t>
            </w:r>
            <w:r w:rsidR="005966D3">
              <w:rPr>
                <w:rFonts w:ascii="Helvetica" w:hAnsi="Helvetica" w:cs="Helvetica"/>
                <w:bCs/>
                <w:color w:val="333333"/>
                <w:kern w:val="0"/>
                <w:sz w:val="21"/>
                <w:szCs w:val="21"/>
              </w:rPr>
              <w:t>app</w:t>
            </w:r>
            <w:r w:rsidR="005966D3">
              <w:rPr>
                <w:rFonts w:ascii="Helvetica" w:hAnsi="Helvetica" w:cs="Helvetica" w:hint="eastAsia"/>
                <w:bCs/>
                <w:color w:val="333333"/>
                <w:kern w:val="0"/>
                <w:sz w:val="21"/>
                <w:szCs w:val="21"/>
              </w:rPr>
              <w:t>)</w:t>
            </w:r>
          </w:p>
        </w:tc>
      </w:tr>
      <w:tr w:rsidR="005966D3" w:rsidRPr="00454DCD" w:rsidTr="004B7CCD">
        <w:tc>
          <w:tcPr>
            <w:tcW w:w="1996" w:type="dxa"/>
            <w:tcBorders>
              <w:top w:val="single" w:sz="6" w:space="0" w:color="auto"/>
              <w:left w:val="single" w:sz="6" w:space="0" w:color="auto"/>
              <w:bottom w:val="single" w:sz="6" w:space="0" w:color="auto"/>
              <w:right w:val="single" w:sz="6" w:space="0" w:color="auto"/>
            </w:tcBorders>
            <w:shd w:val="clear" w:color="auto" w:fill="auto"/>
          </w:tcPr>
          <w:p w:rsidR="005966D3" w:rsidRPr="00194243" w:rsidRDefault="005966D3" w:rsidP="005966D3">
            <w:pPr>
              <w:widowControl/>
              <w:spacing w:line="336" w:lineRule="atLeast"/>
              <w:jc w:val="center"/>
              <w:rPr>
                <w:rFonts w:ascii="Helvetica" w:hAnsi="Helvetica" w:cs="Helvetica"/>
                <w:bCs/>
                <w:color w:val="333333"/>
                <w:kern w:val="0"/>
                <w:sz w:val="21"/>
                <w:szCs w:val="21"/>
              </w:rPr>
            </w:pPr>
            <w:r>
              <w:rPr>
                <w:rFonts w:ascii="Helvetica" w:hAnsi="Helvetica" w:cs="Helvetica"/>
                <w:bCs/>
                <w:color w:val="333333"/>
                <w:kern w:val="0"/>
                <w:sz w:val="21"/>
                <w:szCs w:val="21"/>
              </w:rPr>
              <w:t>backImgUrlPC</w:t>
            </w:r>
          </w:p>
        </w:tc>
        <w:tc>
          <w:tcPr>
            <w:tcW w:w="1696" w:type="dxa"/>
            <w:tcBorders>
              <w:top w:val="single" w:sz="6" w:space="0" w:color="auto"/>
              <w:left w:val="single" w:sz="6" w:space="0" w:color="auto"/>
              <w:bottom w:val="single" w:sz="6" w:space="0" w:color="auto"/>
              <w:right w:val="single" w:sz="6" w:space="0" w:color="auto"/>
            </w:tcBorders>
            <w:shd w:val="clear" w:color="auto" w:fill="auto"/>
          </w:tcPr>
          <w:p w:rsidR="005966D3" w:rsidRPr="00194243" w:rsidRDefault="005966D3" w:rsidP="005966D3">
            <w:pPr>
              <w:widowControl/>
              <w:spacing w:line="336" w:lineRule="atLeast"/>
              <w:rPr>
                <w:rFonts w:ascii="Helvetica" w:hAnsi="Helvetica" w:cs="Helvetica"/>
                <w:bCs/>
                <w:color w:val="333333"/>
                <w:kern w:val="0"/>
                <w:sz w:val="21"/>
                <w:szCs w:val="21"/>
              </w:rPr>
            </w:pPr>
            <w:r>
              <w:rPr>
                <w:rFonts w:ascii="Helvetica" w:hAnsi="Helvetica" w:cs="Helvetica"/>
                <w:bCs/>
                <w:color w:val="333333"/>
                <w:kern w:val="0"/>
                <w:sz w:val="21"/>
                <w:szCs w:val="21"/>
              </w:rPr>
              <w:t xml:space="preserve">    String</w:t>
            </w:r>
          </w:p>
        </w:tc>
        <w:tc>
          <w:tcPr>
            <w:tcW w:w="4780" w:type="dxa"/>
            <w:tcBorders>
              <w:top w:val="single" w:sz="6" w:space="0" w:color="auto"/>
              <w:left w:val="single" w:sz="6" w:space="0" w:color="auto"/>
              <w:bottom w:val="single" w:sz="6" w:space="0" w:color="auto"/>
              <w:right w:val="single" w:sz="6" w:space="0" w:color="auto"/>
            </w:tcBorders>
            <w:shd w:val="clear" w:color="auto" w:fill="auto"/>
          </w:tcPr>
          <w:p w:rsidR="005966D3" w:rsidRPr="00194243" w:rsidRDefault="005966D3" w:rsidP="005966D3">
            <w:pPr>
              <w:widowControl/>
              <w:spacing w:line="336" w:lineRule="atLeast"/>
              <w:jc w:val="left"/>
              <w:rPr>
                <w:rFonts w:ascii="Helvetica" w:hAnsi="Helvetica" w:cs="Helvetica"/>
                <w:bCs/>
                <w:color w:val="333333"/>
                <w:kern w:val="0"/>
                <w:sz w:val="21"/>
                <w:szCs w:val="21"/>
              </w:rPr>
            </w:pPr>
            <w:r>
              <w:rPr>
                <w:rFonts w:ascii="Helvetica" w:hAnsi="Helvetica" w:cs="Helvetica" w:hint="eastAsia"/>
                <w:bCs/>
                <w:color w:val="333333"/>
                <w:kern w:val="0"/>
                <w:sz w:val="21"/>
                <w:szCs w:val="21"/>
              </w:rPr>
              <w:t>背景图</w:t>
            </w:r>
            <w:r>
              <w:rPr>
                <w:rFonts w:ascii="Helvetica" w:hAnsi="Helvetica" w:cs="Helvetica" w:hint="eastAsia"/>
                <w:bCs/>
                <w:color w:val="333333"/>
                <w:kern w:val="0"/>
                <w:sz w:val="21"/>
                <w:szCs w:val="21"/>
              </w:rPr>
              <w:t>URL</w:t>
            </w:r>
            <w:r>
              <w:rPr>
                <w:rFonts w:ascii="Helvetica" w:hAnsi="Helvetica" w:cs="Helvetica" w:hint="eastAsia"/>
                <w:bCs/>
                <w:color w:val="333333"/>
                <w:kern w:val="0"/>
                <w:sz w:val="21"/>
                <w:szCs w:val="21"/>
              </w:rPr>
              <w:t>地址</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PC</w:t>
            </w:r>
            <w:r>
              <w:rPr>
                <w:rFonts w:ascii="Helvetica" w:hAnsi="Helvetica" w:cs="Helvetica" w:hint="eastAsia"/>
                <w:bCs/>
                <w:color w:val="333333"/>
                <w:kern w:val="0"/>
                <w:sz w:val="21"/>
                <w:szCs w:val="21"/>
              </w:rPr>
              <w:t>)</w:t>
            </w:r>
          </w:p>
        </w:tc>
      </w:tr>
    </w:tbl>
    <w:p w:rsidR="00CA37DC" w:rsidRPr="00A36253" w:rsidRDefault="00CA37DC" w:rsidP="00CA37DC"/>
    <w:p w:rsidR="00F7551C" w:rsidRDefault="00F7551C" w:rsidP="00F7551C">
      <w:pPr>
        <w:pStyle w:val="2"/>
        <w:numPr>
          <w:ilvl w:val="0"/>
          <w:numId w:val="1"/>
        </w:numPr>
      </w:pPr>
      <w:r>
        <w:rPr>
          <w:rFonts w:hint="eastAsia"/>
        </w:rPr>
        <w:t>宽带报障</w:t>
      </w:r>
      <w:r>
        <w:t>入库</w:t>
      </w:r>
    </w:p>
    <w:p w:rsidR="001C5934" w:rsidRDefault="001C5934" w:rsidP="001C5934">
      <w:pPr>
        <w:pStyle w:val="30"/>
      </w:pPr>
      <w:r>
        <w:rPr>
          <w:rFonts w:hint="eastAsia"/>
        </w:rPr>
        <w:t>1</w:t>
      </w:r>
      <w:r>
        <w:t xml:space="preserve">8.1 </w:t>
      </w:r>
      <w:r w:rsidR="00DE7E12">
        <w:rPr>
          <w:rFonts w:hint="eastAsia"/>
        </w:rPr>
        <w:t>宽带</w:t>
      </w:r>
      <w:r w:rsidR="00DE7E12">
        <w:t>报障入库</w:t>
      </w:r>
      <w:r w:rsidR="00DA1DF7">
        <w:rPr>
          <w:rFonts w:hint="eastAsia"/>
        </w:rPr>
        <w:t>显示</w:t>
      </w:r>
      <w:r w:rsidR="003D18A6">
        <w:rPr>
          <w:rFonts w:hint="eastAsia"/>
        </w:rPr>
        <w:t>(</w:t>
      </w:r>
      <w:r w:rsidR="003D18A6">
        <w:t>JSP</w:t>
      </w:r>
      <w:r w:rsidR="00DA1DF7">
        <w:rPr>
          <w:rFonts w:hint="eastAsia"/>
        </w:rPr>
        <w:t>页面</w:t>
      </w:r>
      <w:r w:rsidR="00DA1DF7">
        <w:rPr>
          <w:rFonts w:hint="eastAsia"/>
        </w:rPr>
        <w:t>)</w:t>
      </w:r>
    </w:p>
    <w:p w:rsidR="000D09BE" w:rsidRPr="008A14C8" w:rsidRDefault="000D09BE" w:rsidP="000D09BE">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接口描述</w:t>
      </w:r>
    </w:p>
    <w:p w:rsidR="000D09BE" w:rsidRPr="006F3356" w:rsidRDefault="000D09BE" w:rsidP="000D09BE">
      <w:pPr>
        <w:rPr>
          <w:rFonts w:ascii="Helvetica" w:hAnsi="Helvetica" w:cs="Helvetica"/>
          <w:bCs/>
          <w:color w:val="333333"/>
          <w:kern w:val="0"/>
          <w:sz w:val="21"/>
          <w:szCs w:val="21"/>
        </w:rPr>
      </w:pPr>
      <w:r>
        <w:rPr>
          <w:rFonts w:ascii="Helvetica" w:hAnsi="Helvetica" w:cs="Helvetica" w:hint="eastAsia"/>
          <w:bCs/>
          <w:color w:val="333333"/>
          <w:kern w:val="0"/>
          <w:sz w:val="21"/>
          <w:szCs w:val="21"/>
        </w:rPr>
        <w:t>根据用户</w:t>
      </w:r>
      <w:r>
        <w:rPr>
          <w:rFonts w:ascii="Helvetica" w:hAnsi="Helvetica" w:cs="Helvetica"/>
          <w:bCs/>
          <w:color w:val="333333"/>
          <w:kern w:val="0"/>
          <w:sz w:val="21"/>
          <w:szCs w:val="21"/>
        </w:rPr>
        <w:t>省份</w:t>
      </w:r>
      <w:r>
        <w:rPr>
          <w:rFonts w:ascii="Helvetica" w:hAnsi="Helvetica" w:cs="Helvetica" w:hint="eastAsia"/>
          <w:bCs/>
          <w:color w:val="333333"/>
          <w:kern w:val="0"/>
          <w:sz w:val="21"/>
          <w:szCs w:val="21"/>
        </w:rPr>
        <w:t>、</w:t>
      </w:r>
      <w:r>
        <w:rPr>
          <w:rFonts w:ascii="Helvetica" w:hAnsi="Helvetica" w:cs="Helvetica"/>
          <w:bCs/>
          <w:color w:val="333333"/>
          <w:kern w:val="0"/>
          <w:sz w:val="21"/>
          <w:szCs w:val="21"/>
        </w:rPr>
        <w:t>页面</w:t>
      </w:r>
      <w:r>
        <w:rPr>
          <w:rFonts w:ascii="Helvetica" w:hAnsi="Helvetica" w:cs="Helvetica"/>
          <w:bCs/>
          <w:color w:val="333333"/>
          <w:kern w:val="0"/>
          <w:sz w:val="21"/>
          <w:szCs w:val="21"/>
        </w:rPr>
        <w:t>pageID</w:t>
      </w:r>
      <w:r>
        <w:rPr>
          <w:rFonts w:ascii="Helvetica" w:hAnsi="Helvetica" w:cs="Helvetica" w:hint="eastAsia"/>
          <w:bCs/>
          <w:color w:val="333333"/>
          <w:kern w:val="0"/>
          <w:sz w:val="21"/>
          <w:szCs w:val="21"/>
        </w:rPr>
        <w:t>、</w:t>
      </w:r>
      <w:r w:rsidR="00607FE9">
        <w:rPr>
          <w:rFonts w:ascii="Helvetica" w:hAnsi="Helvetica" w:cs="Helvetica" w:hint="eastAsia"/>
          <w:bCs/>
          <w:color w:val="333333"/>
          <w:kern w:val="0"/>
          <w:sz w:val="21"/>
          <w:szCs w:val="21"/>
        </w:rPr>
        <w:t>渠道</w:t>
      </w:r>
      <w:r w:rsidR="00607FE9">
        <w:rPr>
          <w:rFonts w:ascii="Helvetica" w:hAnsi="Helvetica" w:cs="Helvetica"/>
          <w:bCs/>
          <w:color w:val="333333"/>
          <w:kern w:val="0"/>
          <w:sz w:val="21"/>
          <w:szCs w:val="21"/>
        </w:rPr>
        <w:t>ID</w:t>
      </w:r>
      <w:r w:rsidR="0002002D">
        <w:rPr>
          <w:rFonts w:ascii="Helvetica" w:hAnsi="Helvetica" w:cs="Helvetica" w:hint="eastAsia"/>
          <w:bCs/>
          <w:color w:val="333333"/>
          <w:kern w:val="0"/>
          <w:sz w:val="21"/>
          <w:szCs w:val="21"/>
        </w:rPr>
        <w:t>、</w:t>
      </w:r>
      <w:r w:rsidR="0002002D">
        <w:rPr>
          <w:rFonts w:ascii="Helvetica" w:hAnsi="Helvetica" w:cs="Helvetica"/>
          <w:bCs/>
          <w:color w:val="333333"/>
          <w:kern w:val="0"/>
          <w:sz w:val="21"/>
          <w:szCs w:val="21"/>
        </w:rPr>
        <w:t>宽带账号、功能</w:t>
      </w:r>
      <w:r w:rsidR="0002002D">
        <w:rPr>
          <w:rFonts w:ascii="Helvetica" w:hAnsi="Helvetica" w:cs="Helvetica"/>
          <w:bCs/>
          <w:color w:val="333333"/>
          <w:kern w:val="0"/>
          <w:sz w:val="21"/>
          <w:szCs w:val="21"/>
        </w:rPr>
        <w:t>ID</w:t>
      </w:r>
      <w:r w:rsidR="0002002D">
        <w:rPr>
          <w:rFonts w:ascii="Helvetica" w:hAnsi="Helvetica" w:cs="Helvetica" w:hint="eastAsia"/>
          <w:bCs/>
          <w:color w:val="333333"/>
          <w:kern w:val="0"/>
          <w:sz w:val="21"/>
          <w:szCs w:val="21"/>
        </w:rPr>
        <w:t>、</w:t>
      </w:r>
      <w:r w:rsidR="0002002D">
        <w:rPr>
          <w:rFonts w:ascii="Helvetica" w:hAnsi="Helvetica" w:cs="Helvetica"/>
          <w:bCs/>
          <w:color w:val="333333"/>
          <w:kern w:val="0"/>
          <w:sz w:val="21"/>
          <w:szCs w:val="21"/>
        </w:rPr>
        <w:t>校验信息</w:t>
      </w:r>
      <w:r w:rsidR="0002002D" w:rsidRPr="0002002D">
        <w:rPr>
          <w:rFonts w:ascii="Helvetica" w:hAnsi="Helvetica" w:cs="Helvetica" w:hint="eastAsia"/>
          <w:bCs/>
          <w:color w:val="333333"/>
          <w:kern w:val="0"/>
          <w:sz w:val="21"/>
          <w:szCs w:val="21"/>
        </w:rPr>
        <w:t>采集各省宽带服务线上平台的用户访问轨迹</w:t>
      </w:r>
      <w:r w:rsidR="0002002D">
        <w:rPr>
          <w:rFonts w:ascii="Helvetica" w:hAnsi="Helvetica" w:cs="Helvetica" w:hint="eastAsia"/>
          <w:bCs/>
          <w:color w:val="333333"/>
          <w:kern w:val="0"/>
          <w:sz w:val="21"/>
          <w:szCs w:val="21"/>
        </w:rPr>
        <w:t>并</w:t>
      </w:r>
      <w:r w:rsidR="0002002D">
        <w:rPr>
          <w:rFonts w:ascii="Helvetica" w:hAnsi="Helvetica" w:cs="Helvetica"/>
          <w:bCs/>
          <w:color w:val="333333"/>
          <w:kern w:val="0"/>
          <w:sz w:val="21"/>
          <w:szCs w:val="21"/>
        </w:rPr>
        <w:t>返回宽带报障内嵌页面</w:t>
      </w:r>
    </w:p>
    <w:p w:rsidR="003F247B" w:rsidRPr="003F247B" w:rsidRDefault="000D09BE" w:rsidP="000D09BE">
      <w:pPr>
        <w:spacing w:line="360" w:lineRule="auto"/>
        <w:rPr>
          <w:rFonts w:asciiTheme="minorHAnsi" w:eastAsiaTheme="minorEastAsia" w:hAnsiTheme="minorHAnsi" w:cstheme="minorBidi"/>
          <w:b/>
          <w:sz w:val="21"/>
          <w:szCs w:val="22"/>
        </w:rPr>
      </w:pPr>
      <w:r w:rsidRPr="008A14C8">
        <w:rPr>
          <w:rFonts w:asciiTheme="minorHAnsi" w:eastAsiaTheme="minorEastAsia" w:hAnsiTheme="minorHAnsi" w:cstheme="minorBidi" w:hint="eastAsia"/>
          <w:b/>
          <w:sz w:val="21"/>
          <w:szCs w:val="22"/>
        </w:rPr>
        <w:t>请求地址</w:t>
      </w:r>
    </w:p>
    <w:p w:rsidR="000D09BE" w:rsidRPr="00BE4D2D" w:rsidRDefault="00607FE9" w:rsidP="000D09BE">
      <w:pPr>
        <w:spacing w:line="240" w:lineRule="auto"/>
        <w:rPr>
          <w:rFonts w:asciiTheme="minorHAnsi" w:eastAsiaTheme="minorEastAsia" w:hAnsiTheme="minorHAnsi" w:cstheme="minorHAnsi"/>
          <w:sz w:val="21"/>
          <w:szCs w:val="21"/>
        </w:rPr>
      </w:pPr>
      <w:r w:rsidRPr="00BE4D2D">
        <w:rPr>
          <w:rFonts w:asciiTheme="minorHAnsi" w:hAnsiTheme="minorHAnsi" w:cstheme="minorHAnsi"/>
          <w:sz w:val="21"/>
          <w:szCs w:val="21"/>
        </w:rPr>
        <w:t>http://101.95.48.97:8005/public/sjkf/kuandaiwarn/getKuanDaiWarn.jspx</w:t>
      </w:r>
    </w:p>
    <w:p w:rsidR="001C5934" w:rsidRDefault="000D09BE" w:rsidP="000D09BE">
      <w:pPr>
        <w:rPr>
          <w:rFonts w:asciiTheme="minorHAnsi" w:eastAsiaTheme="minorEastAsia" w:hAnsiTheme="minorHAnsi" w:cstheme="minorBidi"/>
          <w:b/>
          <w:sz w:val="21"/>
          <w:szCs w:val="22"/>
        </w:rPr>
      </w:pPr>
      <w:r w:rsidRPr="00CB0D1A">
        <w:rPr>
          <w:rFonts w:asciiTheme="minorHAnsi" w:eastAsiaTheme="minorEastAsia" w:hAnsiTheme="minorHAnsi" w:cstheme="minorBidi"/>
          <w:b/>
          <w:sz w:val="21"/>
          <w:szCs w:val="22"/>
        </w:rPr>
        <w:t>请求参数</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72386C" w:rsidTr="00CD33F2">
        <w:tc>
          <w:tcPr>
            <w:tcW w:w="1843" w:type="dxa"/>
            <w:shd w:val="clear" w:color="auto" w:fill="BFBFBF"/>
          </w:tcPr>
          <w:p w:rsidR="0072386C" w:rsidRDefault="0072386C" w:rsidP="00CD33F2">
            <w:pPr>
              <w:rPr>
                <w:b/>
              </w:rPr>
            </w:pPr>
            <w:r>
              <w:rPr>
                <w:b/>
              </w:rPr>
              <w:t>Key</w:t>
            </w:r>
          </w:p>
        </w:tc>
        <w:tc>
          <w:tcPr>
            <w:tcW w:w="1559" w:type="dxa"/>
            <w:shd w:val="clear" w:color="auto" w:fill="BFBFBF"/>
          </w:tcPr>
          <w:p w:rsidR="0072386C" w:rsidRDefault="0072386C" w:rsidP="00CD33F2">
            <w:pPr>
              <w:rPr>
                <w:b/>
              </w:rPr>
            </w:pPr>
            <w:r>
              <w:rPr>
                <w:b/>
              </w:rPr>
              <w:t>类型</w:t>
            </w:r>
          </w:p>
        </w:tc>
        <w:tc>
          <w:tcPr>
            <w:tcW w:w="709" w:type="dxa"/>
            <w:shd w:val="clear" w:color="auto" w:fill="BFBFBF"/>
          </w:tcPr>
          <w:p w:rsidR="0072386C" w:rsidRDefault="0072386C" w:rsidP="00CD33F2">
            <w:pPr>
              <w:rPr>
                <w:b/>
              </w:rPr>
            </w:pPr>
            <w:r>
              <w:rPr>
                <w:b/>
              </w:rPr>
              <w:t>必须</w:t>
            </w:r>
          </w:p>
        </w:tc>
        <w:tc>
          <w:tcPr>
            <w:tcW w:w="4111" w:type="dxa"/>
            <w:shd w:val="clear" w:color="auto" w:fill="BFBFBF"/>
          </w:tcPr>
          <w:p w:rsidR="0072386C" w:rsidRDefault="0072386C" w:rsidP="00CD33F2">
            <w:pPr>
              <w:rPr>
                <w:b/>
              </w:rPr>
            </w:pPr>
            <w:r>
              <w:rPr>
                <w:b/>
              </w:rPr>
              <w:t>注释</w:t>
            </w:r>
          </w:p>
        </w:tc>
      </w:tr>
      <w:tr w:rsidR="0072386C" w:rsidTr="00CD33F2">
        <w:tc>
          <w:tcPr>
            <w:tcW w:w="1843" w:type="dxa"/>
            <w:shd w:val="clear" w:color="auto" w:fill="F2F2F2"/>
          </w:tcPr>
          <w:p w:rsidR="0072386C" w:rsidRDefault="0072386C" w:rsidP="00CD33F2">
            <w:pPr>
              <w:widowControl/>
              <w:spacing w:line="240" w:lineRule="auto"/>
              <w:jc w:val="left"/>
            </w:pPr>
            <w:r w:rsidRPr="00545E86">
              <w:t>ReqParam</w:t>
            </w:r>
          </w:p>
        </w:tc>
        <w:tc>
          <w:tcPr>
            <w:tcW w:w="1559" w:type="dxa"/>
          </w:tcPr>
          <w:p w:rsidR="0072386C" w:rsidRDefault="0072386C" w:rsidP="00CD33F2">
            <w:r>
              <w:t>J</w:t>
            </w:r>
            <w:r>
              <w:rPr>
                <w:rFonts w:hint="eastAsia"/>
              </w:rPr>
              <w:t>son</w:t>
            </w:r>
          </w:p>
        </w:tc>
        <w:tc>
          <w:tcPr>
            <w:tcW w:w="709" w:type="dxa"/>
          </w:tcPr>
          <w:p w:rsidR="0072386C" w:rsidRDefault="0072386C" w:rsidP="00CD33F2">
            <w:r>
              <w:rPr>
                <w:rFonts w:hint="eastAsia"/>
              </w:rPr>
              <w:t>是</w:t>
            </w:r>
          </w:p>
        </w:tc>
        <w:tc>
          <w:tcPr>
            <w:tcW w:w="4111" w:type="dxa"/>
          </w:tcPr>
          <w:p w:rsidR="0072386C" w:rsidRDefault="0072386C" w:rsidP="00CD33F2">
            <w:r>
              <w:t>J</w:t>
            </w:r>
            <w:r>
              <w:rPr>
                <w:rFonts w:hint="eastAsia"/>
              </w:rPr>
              <w:t>son</w:t>
            </w:r>
            <w:r>
              <w:rPr>
                <w:rFonts w:hint="eastAsia"/>
              </w:rPr>
              <w:t>数据格式参数列表</w:t>
            </w:r>
          </w:p>
        </w:tc>
      </w:tr>
    </w:tbl>
    <w:p w:rsidR="0072386C" w:rsidRDefault="0072386C" w:rsidP="000D09BE">
      <w:pPr>
        <w:rPr>
          <w:rFonts w:asciiTheme="minorHAnsi" w:eastAsiaTheme="minorEastAsia" w:hAnsiTheme="minorHAnsi" w:cstheme="minorBidi"/>
          <w:b/>
          <w:sz w:val="21"/>
          <w:szCs w:val="22"/>
        </w:rPr>
      </w:pPr>
    </w:p>
    <w:p w:rsidR="0072386C" w:rsidRPr="00D92129" w:rsidRDefault="0072386C" w:rsidP="000D09BE">
      <w:pPr>
        <w:rPr>
          <w:rFonts w:ascii="HelveticaNeueLT Pro 55 Roman" w:hAnsi="HelveticaNeueLT Pro 55 Roman"/>
          <w:sz w:val="21"/>
          <w:szCs w:val="21"/>
        </w:rPr>
      </w:pPr>
      <w:r w:rsidRPr="00D92129">
        <w:rPr>
          <w:rFonts w:ascii="HelveticaNeueLT Pro 55 Roman" w:hAnsi="HelveticaNeueLT Pro 55 Roman"/>
          <w:sz w:val="21"/>
          <w:szCs w:val="21"/>
        </w:rPr>
        <w:t>ReqParam</w:t>
      </w:r>
      <w:r w:rsidRPr="00D92129">
        <w:rPr>
          <w:rFonts w:ascii="HelveticaNeueLT Pro 55 Roman" w:hAnsi="HelveticaNeueLT Pro 55 Roman"/>
          <w:sz w:val="21"/>
          <w:szCs w:val="21"/>
        </w:rPr>
        <w:t>参数中各参数说明：</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1559"/>
        <w:gridCol w:w="709"/>
        <w:gridCol w:w="4111"/>
      </w:tblGrid>
      <w:tr w:rsidR="00DA6DDA" w:rsidTr="00CD33F2">
        <w:tc>
          <w:tcPr>
            <w:tcW w:w="1843" w:type="dxa"/>
            <w:shd w:val="clear" w:color="auto" w:fill="BFBFBF"/>
          </w:tcPr>
          <w:p w:rsidR="00DA6DDA" w:rsidRDefault="00DA6DDA" w:rsidP="00CD33F2">
            <w:pPr>
              <w:rPr>
                <w:b/>
              </w:rPr>
            </w:pPr>
            <w:r>
              <w:rPr>
                <w:b/>
              </w:rPr>
              <w:t>Key</w:t>
            </w:r>
          </w:p>
        </w:tc>
        <w:tc>
          <w:tcPr>
            <w:tcW w:w="1559" w:type="dxa"/>
            <w:shd w:val="clear" w:color="auto" w:fill="BFBFBF"/>
          </w:tcPr>
          <w:p w:rsidR="00DA6DDA" w:rsidRDefault="00DA6DDA" w:rsidP="00CD33F2">
            <w:pPr>
              <w:rPr>
                <w:b/>
              </w:rPr>
            </w:pPr>
            <w:r>
              <w:rPr>
                <w:b/>
              </w:rPr>
              <w:t>类型</w:t>
            </w:r>
          </w:p>
        </w:tc>
        <w:tc>
          <w:tcPr>
            <w:tcW w:w="709" w:type="dxa"/>
            <w:shd w:val="clear" w:color="auto" w:fill="BFBFBF"/>
          </w:tcPr>
          <w:p w:rsidR="00DA6DDA" w:rsidRDefault="00DA6DDA" w:rsidP="00CD33F2">
            <w:pPr>
              <w:rPr>
                <w:b/>
              </w:rPr>
            </w:pPr>
            <w:r>
              <w:rPr>
                <w:b/>
              </w:rPr>
              <w:t>必须</w:t>
            </w:r>
          </w:p>
        </w:tc>
        <w:tc>
          <w:tcPr>
            <w:tcW w:w="4111" w:type="dxa"/>
            <w:shd w:val="clear" w:color="auto" w:fill="BFBFBF"/>
          </w:tcPr>
          <w:p w:rsidR="00DA6DDA" w:rsidRDefault="00DA6DDA" w:rsidP="00CD33F2">
            <w:pPr>
              <w:rPr>
                <w:b/>
              </w:rPr>
            </w:pPr>
            <w:r>
              <w:rPr>
                <w:b/>
              </w:rPr>
              <w:t>注释</w:t>
            </w:r>
          </w:p>
        </w:tc>
      </w:tr>
      <w:tr w:rsidR="00DA6DDA" w:rsidTr="00CD33F2">
        <w:tc>
          <w:tcPr>
            <w:tcW w:w="1843" w:type="dxa"/>
            <w:shd w:val="clear" w:color="auto" w:fill="F2F2F2"/>
          </w:tcPr>
          <w:p w:rsidR="00DA6DDA" w:rsidRDefault="00ED6592" w:rsidP="00CD33F2">
            <w:pPr>
              <w:widowControl/>
              <w:spacing w:line="240" w:lineRule="auto"/>
              <w:jc w:val="left"/>
            </w:pPr>
            <w:r>
              <w:t>prov</w:t>
            </w:r>
          </w:p>
        </w:tc>
        <w:tc>
          <w:tcPr>
            <w:tcW w:w="1559" w:type="dxa"/>
          </w:tcPr>
          <w:p w:rsidR="00DA6DDA" w:rsidRDefault="00DA6DDA" w:rsidP="00CD33F2">
            <w:r>
              <w:rPr>
                <w:rFonts w:hint="eastAsia"/>
              </w:rPr>
              <w:t>String</w:t>
            </w:r>
          </w:p>
        </w:tc>
        <w:tc>
          <w:tcPr>
            <w:tcW w:w="709" w:type="dxa"/>
          </w:tcPr>
          <w:p w:rsidR="00DA6DDA" w:rsidRDefault="00DA6DDA" w:rsidP="00CD33F2">
            <w:r>
              <w:rPr>
                <w:rFonts w:hint="eastAsia"/>
              </w:rPr>
              <w:t>是</w:t>
            </w:r>
          </w:p>
        </w:tc>
        <w:tc>
          <w:tcPr>
            <w:tcW w:w="4111" w:type="dxa"/>
          </w:tcPr>
          <w:p w:rsidR="00DA6DDA" w:rsidRDefault="00ED6592" w:rsidP="00CD33F2">
            <w:r>
              <w:rPr>
                <w:rFonts w:hint="eastAsia"/>
              </w:rPr>
              <w:t>省份</w:t>
            </w:r>
          </w:p>
        </w:tc>
      </w:tr>
      <w:tr w:rsidR="00DA6DDA" w:rsidTr="00CD33F2">
        <w:tc>
          <w:tcPr>
            <w:tcW w:w="1843" w:type="dxa"/>
            <w:shd w:val="clear" w:color="auto" w:fill="F2F2F2"/>
          </w:tcPr>
          <w:p w:rsidR="00DA6DDA" w:rsidRDefault="00ED6592" w:rsidP="00CD33F2">
            <w:pPr>
              <w:rPr>
                <w:color w:val="000000"/>
              </w:rPr>
            </w:pPr>
            <w:r w:rsidRPr="00ED6592">
              <w:t>channelID</w:t>
            </w:r>
          </w:p>
        </w:tc>
        <w:tc>
          <w:tcPr>
            <w:tcW w:w="1559" w:type="dxa"/>
          </w:tcPr>
          <w:p w:rsidR="00DA6DDA" w:rsidRDefault="00DA6DDA" w:rsidP="00CD33F2">
            <w:pPr>
              <w:rPr>
                <w:color w:val="000000"/>
              </w:rPr>
            </w:pPr>
            <w:r>
              <w:rPr>
                <w:rFonts w:hint="eastAsia"/>
                <w:color w:val="000000"/>
              </w:rPr>
              <w:t>String</w:t>
            </w:r>
          </w:p>
        </w:tc>
        <w:tc>
          <w:tcPr>
            <w:tcW w:w="709" w:type="dxa"/>
          </w:tcPr>
          <w:p w:rsidR="00DA6DDA" w:rsidRPr="00153C8F" w:rsidRDefault="009B2AEC" w:rsidP="00CD33F2">
            <w:pPr>
              <w:rPr>
                <w:color w:val="000000"/>
              </w:rPr>
            </w:pPr>
            <w:r>
              <w:rPr>
                <w:rFonts w:hint="eastAsia"/>
                <w:color w:val="000000"/>
              </w:rPr>
              <w:t>是</w:t>
            </w:r>
          </w:p>
        </w:tc>
        <w:tc>
          <w:tcPr>
            <w:tcW w:w="4111" w:type="dxa"/>
          </w:tcPr>
          <w:p w:rsidR="00DA6DDA" w:rsidRDefault="00ED6592" w:rsidP="00CD33F2">
            <w:pPr>
              <w:rPr>
                <w:color w:val="000000"/>
              </w:rPr>
            </w:pPr>
            <w:r>
              <w:rPr>
                <w:rFonts w:hint="eastAsia"/>
                <w:color w:val="000000"/>
              </w:rPr>
              <w:t>渠道</w:t>
            </w:r>
            <w:r>
              <w:rPr>
                <w:rFonts w:hint="eastAsia"/>
                <w:color w:val="000000"/>
              </w:rPr>
              <w:t>ID</w:t>
            </w:r>
          </w:p>
        </w:tc>
      </w:tr>
      <w:tr w:rsidR="00DA6DDA" w:rsidTr="00CD33F2">
        <w:tc>
          <w:tcPr>
            <w:tcW w:w="1843" w:type="dxa"/>
            <w:shd w:val="clear" w:color="auto" w:fill="F2F2F2"/>
          </w:tcPr>
          <w:p w:rsidR="00DA6DDA" w:rsidRDefault="00ED6592" w:rsidP="00CD33F2">
            <w:pPr>
              <w:rPr>
                <w:color w:val="000000"/>
              </w:rPr>
            </w:pPr>
            <w:r>
              <w:t>netAccount</w:t>
            </w:r>
          </w:p>
        </w:tc>
        <w:tc>
          <w:tcPr>
            <w:tcW w:w="1559" w:type="dxa"/>
          </w:tcPr>
          <w:p w:rsidR="00DA6DDA" w:rsidRDefault="00DA6DDA" w:rsidP="00CD33F2">
            <w:pPr>
              <w:rPr>
                <w:color w:val="000000"/>
              </w:rPr>
            </w:pPr>
            <w:r>
              <w:rPr>
                <w:rFonts w:hint="eastAsia"/>
                <w:color w:val="000000"/>
              </w:rPr>
              <w:t>String</w:t>
            </w:r>
          </w:p>
        </w:tc>
        <w:tc>
          <w:tcPr>
            <w:tcW w:w="709" w:type="dxa"/>
          </w:tcPr>
          <w:p w:rsidR="00DA6DDA" w:rsidRDefault="009B2AEC" w:rsidP="00CD33F2">
            <w:pPr>
              <w:rPr>
                <w:color w:val="000000"/>
              </w:rPr>
            </w:pPr>
            <w:r>
              <w:rPr>
                <w:rFonts w:hint="eastAsia"/>
                <w:color w:val="000000"/>
              </w:rPr>
              <w:t>是</w:t>
            </w:r>
          </w:p>
        </w:tc>
        <w:tc>
          <w:tcPr>
            <w:tcW w:w="4111" w:type="dxa"/>
          </w:tcPr>
          <w:p w:rsidR="00DA6DDA" w:rsidRDefault="00ED6592" w:rsidP="00CD33F2">
            <w:pPr>
              <w:rPr>
                <w:color w:val="000000"/>
              </w:rPr>
            </w:pPr>
            <w:r>
              <w:rPr>
                <w:rFonts w:hint="eastAsia"/>
                <w:color w:val="000000"/>
              </w:rPr>
              <w:t>宽带账号</w:t>
            </w:r>
          </w:p>
        </w:tc>
      </w:tr>
      <w:tr w:rsidR="00DA6DDA" w:rsidTr="00CD33F2">
        <w:tc>
          <w:tcPr>
            <w:tcW w:w="1843" w:type="dxa"/>
            <w:shd w:val="clear" w:color="auto" w:fill="F2F2F2"/>
          </w:tcPr>
          <w:p w:rsidR="00DA6DDA" w:rsidRDefault="008860B4" w:rsidP="00CD33F2">
            <w:pPr>
              <w:rPr>
                <w:color w:val="000000"/>
              </w:rPr>
            </w:pPr>
            <w:r>
              <w:lastRenderedPageBreak/>
              <w:t>moduleID</w:t>
            </w:r>
          </w:p>
        </w:tc>
        <w:tc>
          <w:tcPr>
            <w:tcW w:w="1559" w:type="dxa"/>
          </w:tcPr>
          <w:p w:rsidR="00DA6DDA" w:rsidRDefault="00DA6DDA" w:rsidP="00CD33F2">
            <w:pPr>
              <w:rPr>
                <w:color w:val="000000"/>
              </w:rPr>
            </w:pPr>
            <w:r>
              <w:rPr>
                <w:rFonts w:hint="eastAsia"/>
                <w:color w:val="000000"/>
              </w:rPr>
              <w:t>String</w:t>
            </w:r>
          </w:p>
        </w:tc>
        <w:tc>
          <w:tcPr>
            <w:tcW w:w="709" w:type="dxa"/>
          </w:tcPr>
          <w:p w:rsidR="00DA6DDA" w:rsidRDefault="009B2AEC" w:rsidP="00CD33F2">
            <w:pPr>
              <w:rPr>
                <w:color w:val="000000"/>
              </w:rPr>
            </w:pPr>
            <w:r>
              <w:rPr>
                <w:rFonts w:hint="eastAsia"/>
                <w:color w:val="000000"/>
              </w:rPr>
              <w:t>是</w:t>
            </w:r>
          </w:p>
        </w:tc>
        <w:tc>
          <w:tcPr>
            <w:tcW w:w="4111" w:type="dxa"/>
          </w:tcPr>
          <w:p w:rsidR="00DA6DDA" w:rsidRDefault="008860B4" w:rsidP="00CD33F2">
            <w:pPr>
              <w:rPr>
                <w:color w:val="000000"/>
              </w:rPr>
            </w:pPr>
            <w:r>
              <w:rPr>
                <w:rFonts w:hint="eastAsia"/>
                <w:color w:val="000000"/>
              </w:rPr>
              <w:t>功能</w:t>
            </w:r>
            <w:r>
              <w:rPr>
                <w:rFonts w:hint="eastAsia"/>
                <w:color w:val="000000"/>
              </w:rPr>
              <w:t>ID</w:t>
            </w:r>
          </w:p>
        </w:tc>
      </w:tr>
      <w:tr w:rsidR="00DA6DDA" w:rsidTr="00CD33F2">
        <w:tc>
          <w:tcPr>
            <w:tcW w:w="1843" w:type="dxa"/>
            <w:shd w:val="clear" w:color="auto" w:fill="F2F2F2"/>
          </w:tcPr>
          <w:p w:rsidR="00DA6DDA" w:rsidRDefault="008860B4" w:rsidP="00CD33F2">
            <w:pPr>
              <w:rPr>
                <w:color w:val="000000"/>
              </w:rPr>
            </w:pPr>
            <w:r>
              <w:t>pageID</w:t>
            </w:r>
          </w:p>
        </w:tc>
        <w:tc>
          <w:tcPr>
            <w:tcW w:w="1559" w:type="dxa"/>
          </w:tcPr>
          <w:p w:rsidR="00DA6DDA" w:rsidRDefault="00DA6DDA" w:rsidP="00CD33F2">
            <w:pPr>
              <w:rPr>
                <w:color w:val="000000"/>
              </w:rPr>
            </w:pPr>
            <w:r>
              <w:rPr>
                <w:rFonts w:hint="eastAsia"/>
                <w:color w:val="000000"/>
              </w:rPr>
              <w:t>String</w:t>
            </w:r>
          </w:p>
        </w:tc>
        <w:tc>
          <w:tcPr>
            <w:tcW w:w="709" w:type="dxa"/>
          </w:tcPr>
          <w:p w:rsidR="00DA6DDA" w:rsidRDefault="00DA6DDA" w:rsidP="00CD33F2">
            <w:pPr>
              <w:rPr>
                <w:color w:val="000000"/>
              </w:rPr>
            </w:pPr>
            <w:r>
              <w:rPr>
                <w:rFonts w:hint="eastAsia"/>
                <w:color w:val="000000"/>
              </w:rPr>
              <w:t>是</w:t>
            </w:r>
          </w:p>
        </w:tc>
        <w:tc>
          <w:tcPr>
            <w:tcW w:w="4111" w:type="dxa"/>
          </w:tcPr>
          <w:p w:rsidR="00DA6DDA" w:rsidRDefault="008860B4" w:rsidP="00CD33F2">
            <w:pPr>
              <w:rPr>
                <w:color w:val="000000"/>
              </w:rPr>
            </w:pPr>
            <w:r>
              <w:rPr>
                <w:rFonts w:hint="eastAsia"/>
                <w:color w:val="000000"/>
              </w:rPr>
              <w:t>页面</w:t>
            </w:r>
            <w:r>
              <w:rPr>
                <w:rFonts w:hint="eastAsia"/>
                <w:color w:val="000000"/>
              </w:rPr>
              <w:t>ID</w:t>
            </w:r>
          </w:p>
        </w:tc>
      </w:tr>
      <w:tr w:rsidR="00DA6DDA" w:rsidTr="00CD33F2">
        <w:tc>
          <w:tcPr>
            <w:tcW w:w="1843" w:type="dxa"/>
            <w:shd w:val="clear" w:color="auto" w:fill="F2F2F2"/>
          </w:tcPr>
          <w:p w:rsidR="00DA6DDA" w:rsidRDefault="008860B4" w:rsidP="00CD33F2">
            <w:r>
              <w:t>sign</w:t>
            </w:r>
          </w:p>
        </w:tc>
        <w:tc>
          <w:tcPr>
            <w:tcW w:w="1559" w:type="dxa"/>
          </w:tcPr>
          <w:p w:rsidR="00DA6DDA" w:rsidRDefault="00DA6DDA" w:rsidP="00CD33F2">
            <w:pPr>
              <w:rPr>
                <w:color w:val="000000"/>
              </w:rPr>
            </w:pPr>
            <w:r>
              <w:rPr>
                <w:rFonts w:hint="eastAsia"/>
                <w:color w:val="000000"/>
              </w:rPr>
              <w:t>String</w:t>
            </w:r>
          </w:p>
        </w:tc>
        <w:tc>
          <w:tcPr>
            <w:tcW w:w="709" w:type="dxa"/>
          </w:tcPr>
          <w:p w:rsidR="00DA6DDA" w:rsidRDefault="009B2AEC" w:rsidP="00CD33F2">
            <w:pPr>
              <w:rPr>
                <w:color w:val="000000"/>
              </w:rPr>
            </w:pPr>
            <w:r>
              <w:rPr>
                <w:rFonts w:hint="eastAsia"/>
                <w:color w:val="000000"/>
              </w:rPr>
              <w:t>是</w:t>
            </w:r>
          </w:p>
        </w:tc>
        <w:tc>
          <w:tcPr>
            <w:tcW w:w="4111" w:type="dxa"/>
          </w:tcPr>
          <w:p w:rsidR="00DA6DDA" w:rsidRDefault="008860B4" w:rsidP="00CD33F2">
            <w:pPr>
              <w:rPr>
                <w:color w:val="000000"/>
              </w:rPr>
            </w:pPr>
            <w:r>
              <w:rPr>
                <w:rFonts w:hint="eastAsia"/>
                <w:color w:val="000000"/>
              </w:rPr>
              <w:t>校验信息</w:t>
            </w:r>
          </w:p>
        </w:tc>
      </w:tr>
    </w:tbl>
    <w:p w:rsidR="00DA6DDA" w:rsidRDefault="00DA6DDA" w:rsidP="000D09BE"/>
    <w:p w:rsidR="009F2BFF" w:rsidRDefault="009F2BFF" w:rsidP="000D09BE"/>
    <w:p w:rsidR="009F2BFF" w:rsidRDefault="009F2BFF" w:rsidP="000D09BE"/>
    <w:p w:rsidR="009F2BFF" w:rsidRDefault="009F2BFF" w:rsidP="000D09BE"/>
    <w:p w:rsidR="009F2BFF" w:rsidRDefault="009F2BFF" w:rsidP="000D09BE"/>
    <w:p w:rsidR="009F2BFF" w:rsidRDefault="009F2BFF" w:rsidP="000D09BE"/>
    <w:p w:rsidR="009F2BFF" w:rsidRDefault="009F2BFF" w:rsidP="000D09BE"/>
    <w:p w:rsidR="009F2BFF" w:rsidRDefault="009F2BFF" w:rsidP="000D09BE"/>
    <w:p w:rsidR="009F2BFF" w:rsidRDefault="009F2BFF" w:rsidP="000D09BE"/>
    <w:p w:rsidR="009F2BFF" w:rsidRPr="001C5934" w:rsidRDefault="009F2BFF" w:rsidP="000D09BE"/>
    <w:p w:rsidR="009C3CD2" w:rsidRDefault="009C3CD2" w:rsidP="009C3CD2">
      <w:pPr>
        <w:pStyle w:val="10"/>
        <w:tabs>
          <w:tab w:val="left" w:pos="432"/>
        </w:tabs>
        <w:ind w:firstLine="0"/>
        <w:rPr>
          <w:b w:val="0"/>
        </w:rPr>
      </w:pPr>
      <w:r>
        <w:rPr>
          <w:rFonts w:hAnsi="宋体"/>
          <w:b w:val="0"/>
        </w:rPr>
        <w:t>编码定义</w:t>
      </w:r>
    </w:p>
    <w:p w:rsidR="009C3CD2" w:rsidRDefault="009C3CD2" w:rsidP="009C3CD2">
      <w:r>
        <w:rPr>
          <w:rFonts w:hAnsi="宋体"/>
        </w:rPr>
        <w:t>返回码定义：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1"/>
        <w:gridCol w:w="1204"/>
        <w:gridCol w:w="4195"/>
      </w:tblGrid>
      <w:tr w:rsidR="009C3CD2" w:rsidTr="00B41790">
        <w:trPr>
          <w:trHeight w:val="377"/>
        </w:trPr>
        <w:tc>
          <w:tcPr>
            <w:tcW w:w="2521" w:type="dxa"/>
            <w:shd w:val="clear" w:color="auto" w:fill="D9D9D9"/>
          </w:tcPr>
          <w:p w:rsidR="009C3CD2" w:rsidRDefault="009C3CD2" w:rsidP="00B41790">
            <w:pPr>
              <w:rPr>
                <w:bCs/>
                <w:szCs w:val="21"/>
              </w:rPr>
            </w:pPr>
            <w:r>
              <w:rPr>
                <w:rFonts w:hAnsi="宋体"/>
                <w:bCs/>
                <w:szCs w:val="21"/>
              </w:rPr>
              <w:t>类别</w:t>
            </w:r>
          </w:p>
        </w:tc>
        <w:tc>
          <w:tcPr>
            <w:tcW w:w="1204" w:type="dxa"/>
            <w:shd w:val="clear" w:color="auto" w:fill="D9D9D9"/>
          </w:tcPr>
          <w:p w:rsidR="009C3CD2" w:rsidRDefault="009C3CD2" w:rsidP="00B41790">
            <w:pPr>
              <w:rPr>
                <w:bCs/>
                <w:szCs w:val="21"/>
              </w:rPr>
            </w:pPr>
            <w:r>
              <w:rPr>
                <w:rFonts w:hAnsi="宋体"/>
                <w:bCs/>
                <w:szCs w:val="21"/>
              </w:rPr>
              <w:t>结果码</w:t>
            </w:r>
          </w:p>
        </w:tc>
        <w:tc>
          <w:tcPr>
            <w:tcW w:w="4195" w:type="dxa"/>
            <w:shd w:val="clear" w:color="auto" w:fill="D9D9D9"/>
          </w:tcPr>
          <w:p w:rsidR="009C3CD2" w:rsidRDefault="009C3CD2" w:rsidP="00B41790">
            <w:pPr>
              <w:rPr>
                <w:bCs/>
                <w:szCs w:val="21"/>
              </w:rPr>
            </w:pPr>
            <w:r>
              <w:rPr>
                <w:rFonts w:hAnsi="宋体"/>
                <w:bCs/>
                <w:szCs w:val="21"/>
              </w:rPr>
              <w:t>描述</w:t>
            </w:r>
          </w:p>
        </w:tc>
      </w:tr>
      <w:tr w:rsidR="009C3CD2" w:rsidTr="00B41790">
        <w:trPr>
          <w:trHeight w:val="377"/>
        </w:trPr>
        <w:tc>
          <w:tcPr>
            <w:tcW w:w="2521" w:type="dxa"/>
          </w:tcPr>
          <w:p w:rsidR="009C3CD2" w:rsidRDefault="009C3CD2" w:rsidP="00B41790">
            <w:pPr>
              <w:rPr>
                <w:sz w:val="20"/>
                <w:szCs w:val="18"/>
              </w:rPr>
            </w:pPr>
            <w:r>
              <w:rPr>
                <w:sz w:val="20"/>
                <w:szCs w:val="18"/>
              </w:rPr>
              <w:t>Success</w:t>
            </w:r>
          </w:p>
        </w:tc>
        <w:tc>
          <w:tcPr>
            <w:tcW w:w="1204" w:type="dxa"/>
          </w:tcPr>
          <w:p w:rsidR="009C3CD2" w:rsidRDefault="009C3CD2" w:rsidP="00B41790">
            <w:pPr>
              <w:rPr>
                <w:color w:val="FF0000"/>
                <w:sz w:val="20"/>
                <w:szCs w:val="18"/>
              </w:rPr>
            </w:pPr>
            <w:r>
              <w:rPr>
                <w:color w:val="FF0000"/>
                <w:sz w:val="20"/>
                <w:szCs w:val="18"/>
              </w:rPr>
              <w:t>200</w:t>
            </w:r>
          </w:p>
        </w:tc>
        <w:tc>
          <w:tcPr>
            <w:tcW w:w="4195" w:type="dxa"/>
          </w:tcPr>
          <w:p w:rsidR="009C3CD2" w:rsidRDefault="009C3CD2" w:rsidP="00B41790">
            <w:pPr>
              <w:rPr>
                <w:color w:val="FF0000"/>
                <w:sz w:val="20"/>
                <w:szCs w:val="18"/>
              </w:rPr>
            </w:pPr>
            <w:r>
              <w:rPr>
                <w:rFonts w:hAnsi="宋体"/>
                <w:color w:val="FF0000"/>
                <w:sz w:val="20"/>
                <w:szCs w:val="18"/>
              </w:rPr>
              <w:t>成功</w:t>
            </w:r>
          </w:p>
        </w:tc>
      </w:tr>
      <w:tr w:rsidR="009C3CD2" w:rsidTr="00B41790">
        <w:trPr>
          <w:cantSplit/>
          <w:trHeight w:val="377"/>
        </w:trPr>
        <w:tc>
          <w:tcPr>
            <w:tcW w:w="2521" w:type="dxa"/>
            <w:vMerge w:val="restart"/>
          </w:tcPr>
          <w:p w:rsidR="009C3CD2" w:rsidRDefault="009C3CD2" w:rsidP="00B41790">
            <w:pPr>
              <w:rPr>
                <w:sz w:val="20"/>
                <w:szCs w:val="18"/>
              </w:rPr>
            </w:pPr>
            <w:r>
              <w:rPr>
                <w:sz w:val="20"/>
                <w:szCs w:val="18"/>
              </w:rPr>
              <w:t>Client Update Tactics</w:t>
            </w:r>
          </w:p>
          <w:p w:rsidR="009C3CD2" w:rsidRDefault="009C3CD2" w:rsidP="00B41790">
            <w:pPr>
              <w:rPr>
                <w:sz w:val="20"/>
                <w:szCs w:val="18"/>
              </w:rPr>
            </w:pPr>
            <w:r>
              <w:rPr>
                <w:rFonts w:hAnsi="宋体"/>
                <w:sz w:val="20"/>
                <w:szCs w:val="18"/>
              </w:rPr>
              <w:t>客户端更新</w:t>
            </w:r>
          </w:p>
        </w:tc>
        <w:tc>
          <w:tcPr>
            <w:tcW w:w="1204" w:type="dxa"/>
          </w:tcPr>
          <w:p w:rsidR="009C3CD2" w:rsidRDefault="009C3CD2" w:rsidP="00B41790">
            <w:pPr>
              <w:rPr>
                <w:sz w:val="20"/>
                <w:szCs w:val="18"/>
              </w:rPr>
            </w:pPr>
            <w:r>
              <w:rPr>
                <w:sz w:val="20"/>
                <w:szCs w:val="18"/>
              </w:rPr>
              <w:t>300</w:t>
            </w:r>
          </w:p>
        </w:tc>
        <w:tc>
          <w:tcPr>
            <w:tcW w:w="4195" w:type="dxa"/>
          </w:tcPr>
          <w:p w:rsidR="009C3CD2" w:rsidRDefault="009C3CD2" w:rsidP="00B41790">
            <w:pPr>
              <w:rPr>
                <w:sz w:val="20"/>
                <w:szCs w:val="18"/>
              </w:rPr>
            </w:pPr>
            <w:r>
              <w:rPr>
                <w:rFonts w:hAnsi="宋体"/>
                <w:sz w:val="20"/>
                <w:szCs w:val="18"/>
              </w:rPr>
              <w:t>无更新</w:t>
            </w:r>
          </w:p>
        </w:tc>
      </w:tr>
      <w:tr w:rsidR="009C3CD2" w:rsidTr="00B41790">
        <w:trPr>
          <w:cantSplit/>
          <w:trHeight w:val="377"/>
        </w:trPr>
        <w:tc>
          <w:tcPr>
            <w:tcW w:w="2521" w:type="dxa"/>
            <w:vMerge/>
          </w:tcPr>
          <w:p w:rsidR="009C3CD2" w:rsidRDefault="009C3CD2" w:rsidP="00B41790">
            <w:pPr>
              <w:rPr>
                <w:sz w:val="20"/>
                <w:szCs w:val="18"/>
              </w:rPr>
            </w:pPr>
          </w:p>
        </w:tc>
        <w:tc>
          <w:tcPr>
            <w:tcW w:w="1204" w:type="dxa"/>
          </w:tcPr>
          <w:p w:rsidR="009C3CD2" w:rsidRDefault="009C3CD2" w:rsidP="00B41790">
            <w:pPr>
              <w:rPr>
                <w:sz w:val="20"/>
                <w:szCs w:val="18"/>
              </w:rPr>
            </w:pPr>
            <w:r>
              <w:rPr>
                <w:sz w:val="20"/>
                <w:szCs w:val="18"/>
              </w:rPr>
              <w:t>301</w:t>
            </w:r>
          </w:p>
        </w:tc>
        <w:tc>
          <w:tcPr>
            <w:tcW w:w="4195" w:type="dxa"/>
          </w:tcPr>
          <w:p w:rsidR="009C3CD2" w:rsidRDefault="009C3CD2" w:rsidP="00B41790">
            <w:pPr>
              <w:rPr>
                <w:sz w:val="20"/>
                <w:szCs w:val="18"/>
              </w:rPr>
            </w:pPr>
            <w:r>
              <w:rPr>
                <w:rFonts w:hAnsi="宋体"/>
                <w:sz w:val="20"/>
                <w:szCs w:val="18"/>
              </w:rPr>
              <w:t>有更新，更新策略为可选更新</w:t>
            </w:r>
          </w:p>
        </w:tc>
      </w:tr>
      <w:tr w:rsidR="009C3CD2" w:rsidTr="00B41790">
        <w:trPr>
          <w:cantSplit/>
          <w:trHeight w:val="377"/>
        </w:trPr>
        <w:tc>
          <w:tcPr>
            <w:tcW w:w="2521" w:type="dxa"/>
            <w:vMerge/>
          </w:tcPr>
          <w:p w:rsidR="009C3CD2" w:rsidRDefault="009C3CD2" w:rsidP="00B41790">
            <w:pPr>
              <w:rPr>
                <w:sz w:val="20"/>
                <w:szCs w:val="18"/>
              </w:rPr>
            </w:pPr>
          </w:p>
        </w:tc>
        <w:tc>
          <w:tcPr>
            <w:tcW w:w="1204" w:type="dxa"/>
          </w:tcPr>
          <w:p w:rsidR="009C3CD2" w:rsidRDefault="009C3CD2" w:rsidP="00B41790">
            <w:pPr>
              <w:rPr>
                <w:sz w:val="20"/>
                <w:szCs w:val="18"/>
              </w:rPr>
            </w:pPr>
            <w:r>
              <w:rPr>
                <w:sz w:val="20"/>
                <w:szCs w:val="18"/>
              </w:rPr>
              <w:t>302</w:t>
            </w:r>
          </w:p>
        </w:tc>
        <w:tc>
          <w:tcPr>
            <w:tcW w:w="4195" w:type="dxa"/>
          </w:tcPr>
          <w:p w:rsidR="009C3CD2" w:rsidRDefault="009C3CD2" w:rsidP="00B41790">
            <w:pPr>
              <w:rPr>
                <w:sz w:val="20"/>
                <w:szCs w:val="18"/>
              </w:rPr>
            </w:pPr>
            <w:r>
              <w:rPr>
                <w:rFonts w:hAnsi="宋体"/>
                <w:sz w:val="20"/>
                <w:szCs w:val="18"/>
              </w:rPr>
              <w:t>有更新，更新策略为强制更新</w:t>
            </w:r>
          </w:p>
        </w:tc>
      </w:tr>
      <w:tr w:rsidR="009C3CD2" w:rsidTr="00B41790">
        <w:trPr>
          <w:cantSplit/>
          <w:trHeight w:val="377"/>
        </w:trPr>
        <w:tc>
          <w:tcPr>
            <w:tcW w:w="2521" w:type="dxa"/>
            <w:vMerge w:val="restart"/>
          </w:tcPr>
          <w:p w:rsidR="009C3CD2" w:rsidRDefault="009C3CD2" w:rsidP="00B41790">
            <w:pPr>
              <w:rPr>
                <w:sz w:val="20"/>
                <w:szCs w:val="18"/>
              </w:rPr>
            </w:pPr>
            <w:r>
              <w:rPr>
                <w:sz w:val="20"/>
                <w:szCs w:val="18"/>
              </w:rPr>
              <w:t>System error</w:t>
            </w:r>
          </w:p>
          <w:p w:rsidR="009C3CD2" w:rsidRDefault="009C3CD2" w:rsidP="00B41790">
            <w:pPr>
              <w:rPr>
                <w:sz w:val="20"/>
                <w:szCs w:val="18"/>
              </w:rPr>
            </w:pPr>
            <w:r>
              <w:rPr>
                <w:rFonts w:hAnsi="宋体"/>
                <w:sz w:val="20"/>
                <w:szCs w:val="18"/>
              </w:rPr>
              <w:t>系统错误</w:t>
            </w:r>
          </w:p>
        </w:tc>
        <w:tc>
          <w:tcPr>
            <w:tcW w:w="1204" w:type="dxa"/>
          </w:tcPr>
          <w:p w:rsidR="009C3CD2" w:rsidRDefault="009C3CD2" w:rsidP="00B41790">
            <w:pPr>
              <w:rPr>
                <w:color w:val="FF0000"/>
                <w:sz w:val="20"/>
                <w:szCs w:val="18"/>
              </w:rPr>
            </w:pPr>
            <w:r>
              <w:rPr>
                <w:color w:val="FF0000"/>
                <w:sz w:val="20"/>
                <w:szCs w:val="18"/>
              </w:rPr>
              <w:t>1000</w:t>
            </w:r>
          </w:p>
        </w:tc>
        <w:tc>
          <w:tcPr>
            <w:tcW w:w="4195" w:type="dxa"/>
          </w:tcPr>
          <w:p w:rsidR="009C3CD2" w:rsidRDefault="009C3CD2" w:rsidP="00B41790">
            <w:pPr>
              <w:rPr>
                <w:color w:val="FF0000"/>
                <w:sz w:val="20"/>
                <w:szCs w:val="18"/>
              </w:rPr>
            </w:pPr>
            <w:r>
              <w:rPr>
                <w:color w:val="FF0000"/>
                <w:sz w:val="20"/>
                <w:szCs w:val="18"/>
              </w:rPr>
              <w:t xml:space="preserve">System internal error </w:t>
            </w:r>
          </w:p>
          <w:p w:rsidR="009C3CD2" w:rsidRDefault="009C3CD2" w:rsidP="00B41790">
            <w:pPr>
              <w:rPr>
                <w:color w:val="FF0000"/>
                <w:sz w:val="20"/>
                <w:szCs w:val="18"/>
              </w:rPr>
            </w:pPr>
            <w:r>
              <w:rPr>
                <w:rFonts w:hAnsi="宋体"/>
                <w:color w:val="FF0000"/>
                <w:sz w:val="20"/>
                <w:szCs w:val="18"/>
              </w:rPr>
              <w:t>系统内部错误</w:t>
            </w:r>
          </w:p>
        </w:tc>
      </w:tr>
      <w:tr w:rsidR="009C3CD2" w:rsidTr="00B41790">
        <w:trPr>
          <w:cantSplit/>
          <w:trHeight w:val="377"/>
        </w:trPr>
        <w:tc>
          <w:tcPr>
            <w:tcW w:w="2521" w:type="dxa"/>
            <w:vMerge/>
          </w:tcPr>
          <w:p w:rsidR="009C3CD2" w:rsidRDefault="009C3CD2" w:rsidP="00B41790">
            <w:pPr>
              <w:rPr>
                <w:sz w:val="20"/>
                <w:szCs w:val="18"/>
              </w:rPr>
            </w:pPr>
          </w:p>
        </w:tc>
        <w:tc>
          <w:tcPr>
            <w:tcW w:w="1204" w:type="dxa"/>
          </w:tcPr>
          <w:p w:rsidR="009C3CD2" w:rsidRDefault="009C3CD2" w:rsidP="00B41790">
            <w:pPr>
              <w:rPr>
                <w:sz w:val="20"/>
                <w:szCs w:val="18"/>
              </w:rPr>
            </w:pPr>
            <w:r>
              <w:rPr>
                <w:sz w:val="20"/>
                <w:szCs w:val="18"/>
              </w:rPr>
              <w:t>1001</w:t>
            </w:r>
          </w:p>
        </w:tc>
        <w:tc>
          <w:tcPr>
            <w:tcW w:w="4195" w:type="dxa"/>
          </w:tcPr>
          <w:p w:rsidR="009C3CD2" w:rsidRDefault="009C3CD2" w:rsidP="00B41790">
            <w:pPr>
              <w:rPr>
                <w:sz w:val="20"/>
                <w:szCs w:val="18"/>
              </w:rPr>
            </w:pPr>
            <w:r>
              <w:rPr>
                <w:sz w:val="20"/>
                <w:szCs w:val="18"/>
              </w:rPr>
              <w:t>Database error(Database connection broken</w:t>
            </w:r>
            <w:r w:rsidR="00CC2423">
              <w:rPr>
                <w:sz w:val="20"/>
                <w:szCs w:val="18"/>
              </w:rPr>
              <w:t>&amp;</w:t>
            </w:r>
            <w:r>
              <w:rPr>
                <w:sz w:val="20"/>
                <w:szCs w:val="18"/>
              </w:rPr>
              <w:t xml:space="preserve"> SQL syntax invalId)</w:t>
            </w:r>
          </w:p>
          <w:p w:rsidR="009C3CD2" w:rsidRDefault="009C3CD2" w:rsidP="00B41790">
            <w:pPr>
              <w:rPr>
                <w:sz w:val="20"/>
                <w:szCs w:val="18"/>
              </w:rPr>
            </w:pPr>
            <w:r>
              <w:rPr>
                <w:rFonts w:hAnsi="宋体"/>
                <w:sz w:val="20"/>
                <w:szCs w:val="18"/>
              </w:rPr>
              <w:t>数据库错误</w:t>
            </w:r>
          </w:p>
        </w:tc>
      </w:tr>
      <w:tr w:rsidR="009C3CD2" w:rsidTr="00B41790">
        <w:trPr>
          <w:cantSplit/>
          <w:trHeight w:val="377"/>
        </w:trPr>
        <w:tc>
          <w:tcPr>
            <w:tcW w:w="2521" w:type="dxa"/>
            <w:vMerge/>
          </w:tcPr>
          <w:p w:rsidR="009C3CD2" w:rsidRDefault="009C3CD2" w:rsidP="00B41790">
            <w:pPr>
              <w:rPr>
                <w:sz w:val="20"/>
                <w:szCs w:val="18"/>
              </w:rPr>
            </w:pPr>
          </w:p>
        </w:tc>
        <w:tc>
          <w:tcPr>
            <w:tcW w:w="1204" w:type="dxa"/>
          </w:tcPr>
          <w:p w:rsidR="009C3CD2" w:rsidRDefault="009C3CD2" w:rsidP="00B41790">
            <w:pPr>
              <w:rPr>
                <w:sz w:val="20"/>
                <w:szCs w:val="18"/>
              </w:rPr>
            </w:pPr>
            <w:r>
              <w:rPr>
                <w:sz w:val="20"/>
                <w:szCs w:val="18"/>
              </w:rPr>
              <w:t>1002</w:t>
            </w:r>
          </w:p>
        </w:tc>
        <w:tc>
          <w:tcPr>
            <w:tcW w:w="4195" w:type="dxa"/>
          </w:tcPr>
          <w:p w:rsidR="009C3CD2" w:rsidRDefault="009C3CD2" w:rsidP="00B41790">
            <w:pPr>
              <w:rPr>
                <w:sz w:val="20"/>
                <w:szCs w:val="18"/>
              </w:rPr>
            </w:pPr>
            <w:r>
              <w:rPr>
                <w:sz w:val="20"/>
                <w:szCs w:val="18"/>
              </w:rPr>
              <w:t>Network connection is abnormal</w:t>
            </w:r>
          </w:p>
          <w:p w:rsidR="009C3CD2" w:rsidRDefault="009C3CD2" w:rsidP="00B41790">
            <w:pPr>
              <w:rPr>
                <w:sz w:val="20"/>
                <w:szCs w:val="18"/>
              </w:rPr>
            </w:pPr>
            <w:r>
              <w:rPr>
                <w:rFonts w:hAnsi="宋体"/>
                <w:sz w:val="20"/>
                <w:szCs w:val="18"/>
              </w:rPr>
              <w:t>网络链接异常</w:t>
            </w:r>
          </w:p>
        </w:tc>
      </w:tr>
      <w:tr w:rsidR="009C3CD2" w:rsidTr="00B41790">
        <w:trPr>
          <w:cantSplit/>
          <w:trHeight w:val="377"/>
        </w:trPr>
        <w:tc>
          <w:tcPr>
            <w:tcW w:w="2521" w:type="dxa"/>
            <w:vMerge/>
          </w:tcPr>
          <w:p w:rsidR="009C3CD2" w:rsidRDefault="009C3CD2" w:rsidP="00B41790">
            <w:pPr>
              <w:rPr>
                <w:sz w:val="20"/>
                <w:szCs w:val="18"/>
              </w:rPr>
            </w:pPr>
          </w:p>
        </w:tc>
        <w:tc>
          <w:tcPr>
            <w:tcW w:w="1204" w:type="dxa"/>
          </w:tcPr>
          <w:p w:rsidR="009C3CD2" w:rsidRDefault="009C3CD2" w:rsidP="00B41790">
            <w:pPr>
              <w:rPr>
                <w:sz w:val="20"/>
                <w:szCs w:val="18"/>
              </w:rPr>
            </w:pPr>
            <w:r>
              <w:rPr>
                <w:sz w:val="20"/>
                <w:szCs w:val="18"/>
              </w:rPr>
              <w:t>1003</w:t>
            </w:r>
          </w:p>
        </w:tc>
        <w:tc>
          <w:tcPr>
            <w:tcW w:w="4195" w:type="dxa"/>
          </w:tcPr>
          <w:p w:rsidR="009C3CD2" w:rsidRDefault="009C3CD2" w:rsidP="00B41790">
            <w:pPr>
              <w:rPr>
                <w:sz w:val="20"/>
                <w:szCs w:val="18"/>
              </w:rPr>
            </w:pPr>
            <w:r>
              <w:rPr>
                <w:sz w:val="20"/>
                <w:szCs w:val="18"/>
              </w:rPr>
              <w:t>Network error</w:t>
            </w:r>
          </w:p>
          <w:p w:rsidR="009C3CD2" w:rsidRDefault="009C3CD2" w:rsidP="00B41790">
            <w:pPr>
              <w:rPr>
                <w:sz w:val="20"/>
                <w:szCs w:val="18"/>
              </w:rPr>
            </w:pPr>
            <w:r>
              <w:rPr>
                <w:rFonts w:hAnsi="宋体"/>
                <w:sz w:val="20"/>
                <w:szCs w:val="18"/>
              </w:rPr>
              <w:t>网络故障</w:t>
            </w:r>
          </w:p>
        </w:tc>
      </w:tr>
    </w:tbl>
    <w:p w:rsidR="00086378" w:rsidRPr="00086378" w:rsidRDefault="00086378" w:rsidP="00086378"/>
    <w:sectPr w:rsidR="00086378" w:rsidRPr="00086378" w:rsidSect="0053621E">
      <w:headerReference w:type="default" r:id="rId96"/>
      <w:foot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774" w:rsidRDefault="00B50774" w:rsidP="007B0D7A">
      <w:pPr>
        <w:spacing w:line="240" w:lineRule="auto"/>
      </w:pPr>
      <w:r>
        <w:separator/>
      </w:r>
    </w:p>
  </w:endnote>
  <w:endnote w:type="continuationSeparator" w:id="0">
    <w:p w:rsidR="00B50774" w:rsidRDefault="00B50774" w:rsidP="007B0D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HelveticaNeueLT Pro 55 Roman">
    <w:altName w:val="Arial"/>
    <w:panose1 w:val="00000000000000000000"/>
    <w:charset w:val="00"/>
    <w:family w:val="swiss"/>
    <w:notTrueType/>
    <w:pitch w:val="variable"/>
    <w:sig w:usb0="00000001" w:usb1="5000205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18691"/>
      <w:docPartObj>
        <w:docPartGallery w:val="Page Numbers (Bottom of Page)"/>
        <w:docPartUnique/>
      </w:docPartObj>
    </w:sdtPr>
    <w:sdtEndPr/>
    <w:sdtContent>
      <w:sdt>
        <w:sdtPr>
          <w:id w:val="98381352"/>
          <w:docPartObj>
            <w:docPartGallery w:val="Page Numbers (Top of Page)"/>
            <w:docPartUnique/>
          </w:docPartObj>
        </w:sdtPr>
        <w:sdtEndPr/>
        <w:sdtContent>
          <w:p w:rsidR="004B7CCD" w:rsidRDefault="004B7CCD">
            <w:pPr>
              <w:pStyle w:val="a5"/>
            </w:pPr>
            <w:r>
              <w:rPr>
                <w:b/>
                <w:sz w:val="24"/>
                <w:szCs w:val="24"/>
              </w:rPr>
              <w:fldChar w:fldCharType="begin"/>
            </w:r>
            <w:r>
              <w:rPr>
                <w:b/>
              </w:rPr>
              <w:instrText>PAGE</w:instrText>
            </w:r>
            <w:r>
              <w:rPr>
                <w:b/>
                <w:sz w:val="24"/>
                <w:szCs w:val="24"/>
              </w:rPr>
              <w:fldChar w:fldCharType="separate"/>
            </w:r>
            <w:r w:rsidR="006B1D97">
              <w:rPr>
                <w:b/>
                <w:noProof/>
              </w:rPr>
              <w:t>30</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6B1D97">
              <w:rPr>
                <w:b/>
                <w:noProof/>
              </w:rPr>
              <w:t>112</w:t>
            </w:r>
            <w:r>
              <w:rPr>
                <w:b/>
                <w:sz w:val="24"/>
                <w:szCs w:val="24"/>
              </w:rPr>
              <w:fldChar w:fldCharType="end"/>
            </w:r>
          </w:p>
        </w:sdtContent>
      </w:sdt>
    </w:sdtContent>
  </w:sdt>
  <w:p w:rsidR="004B7CCD" w:rsidRDefault="004B7CC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774" w:rsidRDefault="00B50774" w:rsidP="007B0D7A">
      <w:pPr>
        <w:spacing w:line="240" w:lineRule="auto"/>
      </w:pPr>
      <w:r>
        <w:separator/>
      </w:r>
    </w:p>
  </w:footnote>
  <w:footnote w:type="continuationSeparator" w:id="0">
    <w:p w:rsidR="00B50774" w:rsidRDefault="00B50774" w:rsidP="007B0D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CD" w:rsidRDefault="004B7CCD">
    <w:pPr>
      <w:pStyle w:val="a4"/>
    </w:pPr>
    <w:r>
      <w:rPr>
        <w:rFonts w:hint="eastAsia"/>
      </w:rPr>
      <w:t>中国电信天翼客服产品接口规范</w:t>
    </w:r>
    <w:r>
      <w:ptab w:relativeTo="margin" w:alignment="center" w:leader="none"/>
    </w:r>
    <w:r>
      <w:ptab w:relativeTo="margin" w:alignment="right" w:leader="none"/>
    </w:r>
    <w:r>
      <w:rPr>
        <w:rFonts w:hint="eastAsia"/>
      </w:rPr>
      <w:t>内容平台分册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1D"/>
    <w:multiLevelType w:val="multilevel"/>
    <w:tmpl w:val="0000001D"/>
    <w:lvl w:ilvl="0">
      <w:start w:val="1"/>
      <w:numFmt w:val="decimal"/>
      <w:lvlText w:val="%1"/>
      <w:lvlJc w:val="left"/>
      <w:pPr>
        <w:ind w:left="432" w:hanging="432"/>
      </w:pPr>
      <w:rPr>
        <w:rFonts w:hint="default"/>
      </w:rPr>
    </w:lvl>
    <w:lvl w:ilvl="1">
      <w:start w:val="1"/>
      <w:numFmt w:val="decimal"/>
      <w:pStyle w:val="2New"/>
      <w:lvlText w:val="%1.%2"/>
      <w:lvlJc w:val="left"/>
      <w:pPr>
        <w:ind w:left="860" w:hanging="576"/>
      </w:pPr>
      <w:rPr>
        <w:rFonts w:hint="default"/>
      </w:rPr>
    </w:lvl>
    <w:lvl w:ilvl="2">
      <w:start w:val="1"/>
      <w:numFmt w:val="decimal"/>
      <w:pStyle w:val="3New"/>
      <w:lvlText w:val="%1.%2.%3"/>
      <w:lvlJc w:val="left"/>
      <w:pPr>
        <w:ind w:left="720" w:hanging="720"/>
      </w:pPr>
      <w:rPr>
        <w:rFonts w:hint="default"/>
      </w:rPr>
    </w:lvl>
    <w:lvl w:ilvl="3">
      <w:start w:val="1"/>
      <w:numFmt w:val="decimal"/>
      <w:pStyle w:val="4New"/>
      <w:lvlText w:val="%1.%2.%3.%4"/>
      <w:lvlJc w:val="left"/>
      <w:pPr>
        <w:ind w:left="1290"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0000020"/>
    <w:multiLevelType w:val="multilevel"/>
    <w:tmpl w:val="00000020"/>
    <w:lvl w:ilvl="0">
      <w:start w:val="1"/>
      <w:numFmt w:val="decimal"/>
      <w:lvlText w:val="%1."/>
      <w:lvlJc w:val="left"/>
      <w:pPr>
        <w:tabs>
          <w:tab w:val="num" w:pos="425"/>
        </w:tabs>
        <w:ind w:left="425" w:hanging="425"/>
      </w:pPr>
      <w:rPr>
        <w:rFonts w:ascii="Arial" w:eastAsia="黑体" w:hAnsi="Arial" w:cs="Arial" w:hint="default"/>
        <w:sz w:val="21"/>
      </w:rPr>
    </w:lvl>
    <w:lvl w:ilvl="1">
      <w:start w:val="1"/>
      <w:numFmt w:val="decimal"/>
      <w:lvlText w:val="%1.%2."/>
      <w:lvlJc w:val="left"/>
      <w:pPr>
        <w:tabs>
          <w:tab w:val="num" w:pos="747"/>
        </w:tabs>
        <w:ind w:left="747" w:hanging="567"/>
      </w:pPr>
      <w:rPr>
        <w:rFonts w:ascii="Arial" w:hAnsi="Arial" w:cs="Arial" w:hint="default"/>
      </w:rPr>
    </w:lvl>
    <w:lvl w:ilvl="2">
      <w:start w:val="1"/>
      <w:numFmt w:val="decimal"/>
      <w:pStyle w:val="QB3"/>
      <w:lvlText w:val="%1.%2.%3."/>
      <w:lvlJc w:val="left"/>
      <w:pPr>
        <w:tabs>
          <w:tab w:val="num" w:pos="709"/>
        </w:tabs>
        <w:ind w:left="709" w:hanging="709"/>
      </w:pPr>
      <w:rPr>
        <w:rFonts w:ascii="Arial" w:hAnsi="Arial" w:cs="Arial" w:hint="default"/>
      </w:rPr>
    </w:lvl>
    <w:lvl w:ilvl="3">
      <w:start w:val="1"/>
      <w:numFmt w:val="decimal"/>
      <w:pStyle w:val="QB4"/>
      <w:lvlText w:val="%1.%2.%3.%4."/>
      <w:lvlJc w:val="left"/>
      <w:pPr>
        <w:tabs>
          <w:tab w:val="num" w:pos="1031"/>
        </w:tabs>
        <w:ind w:left="1031" w:hanging="851"/>
      </w:pPr>
      <w:rPr>
        <w:rFonts w:hint="eastAsia"/>
      </w:rPr>
    </w:lvl>
    <w:lvl w:ilvl="4">
      <w:start w:val="1"/>
      <w:numFmt w:val="decimal"/>
      <w:pStyle w:val="QB5"/>
      <w:lvlText w:val="%1.%2.%3.%4.%5."/>
      <w:lvlJc w:val="left"/>
      <w:pPr>
        <w:tabs>
          <w:tab w:val="num" w:pos="992"/>
        </w:tabs>
        <w:ind w:left="992" w:hanging="992"/>
      </w:pPr>
      <w:rPr>
        <w:rFonts w:hint="eastAsia"/>
      </w:rPr>
    </w:lvl>
    <w:lvl w:ilvl="5">
      <w:start w:val="1"/>
      <w:numFmt w:val="decimal"/>
      <w:pStyle w:val="QB6"/>
      <w:lvlText w:val="%1.%2.%3.%4.%5.%6."/>
      <w:lvlJc w:val="left"/>
      <w:pPr>
        <w:tabs>
          <w:tab w:val="num" w:pos="1134"/>
        </w:tabs>
        <w:ind w:left="1134" w:hanging="1134"/>
      </w:pPr>
      <w:rPr>
        <w:rFonts w:hint="eastAsia"/>
      </w:rPr>
    </w:lvl>
    <w:lvl w:ilvl="6">
      <w:start w:val="1"/>
      <w:numFmt w:val="decimal"/>
      <w:lvlRestart w:val="1"/>
      <w:pStyle w:val="QB"/>
      <w:suff w:val="space"/>
      <w:lvlText w:val="图%1.%7"/>
      <w:lvlJc w:val="left"/>
      <w:pPr>
        <w:ind w:left="4336" w:hanging="1276"/>
      </w:pPr>
      <w:rPr>
        <w:rFonts w:ascii="黑体" w:eastAsia="黑体"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em w:val="none"/>
      </w:rPr>
    </w:lvl>
    <w:lvl w:ilvl="7">
      <w:start w:val="1"/>
      <w:numFmt w:val="decimal"/>
      <w:lvlRestart w:val="1"/>
      <w:pStyle w:val="QB0"/>
      <w:suff w:val="space"/>
      <w:lvlText w:val="表%1-%8"/>
      <w:lvlJc w:val="left"/>
      <w:pPr>
        <w:ind w:left="1276" w:hanging="1276"/>
      </w:pPr>
      <w:rPr>
        <w:rFonts w:ascii="Times New Roman" w:hAnsi="Times New Roman" w:cs="Times New Roman" w:hint="default"/>
      </w:rPr>
    </w:lvl>
    <w:lvl w:ilvl="8">
      <w:start w:val="1"/>
      <w:numFmt w:val="decimal"/>
      <w:lvlText w:val="%1.%2.%3.%4.%5.%6.%7.%8.%9."/>
      <w:lvlJc w:val="left"/>
      <w:pPr>
        <w:tabs>
          <w:tab w:val="num" w:pos="1559"/>
        </w:tabs>
        <w:ind w:left="1559" w:hanging="1559"/>
      </w:pPr>
      <w:rPr>
        <w:rFonts w:hint="eastAsia"/>
      </w:rPr>
    </w:lvl>
  </w:abstractNum>
  <w:abstractNum w:abstractNumId="3">
    <w:nsid w:val="00000036"/>
    <w:multiLevelType w:val="multilevel"/>
    <w:tmpl w:val="00000036"/>
    <w:lvl w:ilvl="0">
      <w:start w:val="1"/>
      <w:numFmt w:val="decimal"/>
      <w:pStyle w:val="MMTopic1"/>
      <w:lvlText w:val="%1."/>
      <w:lvlJc w:val="left"/>
      <w:pPr>
        <w:ind w:left="780" w:hanging="360"/>
      </w:pPr>
      <w:rPr>
        <w:rFonts w:hint="default"/>
      </w:rPr>
    </w:lvl>
    <w:lvl w:ilvl="1">
      <w:start w:val="1"/>
      <w:numFmt w:val="lowerLetter"/>
      <w:pStyle w:val="MMTopic2"/>
      <w:lvlText w:val="%2)"/>
      <w:lvlJc w:val="left"/>
      <w:pPr>
        <w:ind w:left="1260" w:hanging="420"/>
      </w:pPr>
    </w:lvl>
    <w:lvl w:ilvl="2">
      <w:start w:val="1"/>
      <w:numFmt w:val="lowerRoman"/>
      <w:pStyle w:val="MMTopic3"/>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000003D"/>
    <w:multiLevelType w:val="multilevel"/>
    <w:tmpl w:val="0000003D"/>
    <w:lvl w:ilvl="0">
      <w:start w:val="1"/>
      <w:numFmt w:val="decimal"/>
      <w:pStyle w:val="a"/>
      <w:lvlText w:val="%1)"/>
      <w:lvlJc w:val="left"/>
      <w:pPr>
        <w:tabs>
          <w:tab w:val="num" w:pos="840"/>
        </w:tabs>
        <w:ind w:left="840" w:hanging="42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5A"/>
    <w:multiLevelType w:val="multilevel"/>
    <w:tmpl w:val="0000005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MMTopic4"/>
      <w:suff w:val="space"/>
      <w:lvlText w:val="%1.%2.%3.%4"/>
      <w:lvlJc w:val="left"/>
      <w:pPr>
        <w:ind w:left="0" w:firstLine="0"/>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0000005E"/>
    <w:multiLevelType w:val="multilevel"/>
    <w:tmpl w:val="0000005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MMTopic4New"/>
      <w:suff w:val="space"/>
      <w:lvlText w:val="%1.%2.%3.%4"/>
      <w:lvlJc w:val="left"/>
      <w:pPr>
        <w:ind w:left="0" w:firstLine="0"/>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nsid w:val="0042018F"/>
    <w:multiLevelType w:val="hybridMultilevel"/>
    <w:tmpl w:val="5E287BA2"/>
    <w:lvl w:ilvl="0" w:tplc="68784E38">
      <w:start w:val="1"/>
      <w:numFmt w:val="decimal"/>
      <w:lvlText w:val="9.%1."/>
      <w:lvlJc w:val="left"/>
      <w:pPr>
        <w:ind w:left="420" w:hanging="420"/>
      </w:pPr>
      <w:rPr>
        <w:rFonts w:hint="eastAsia"/>
      </w:rPr>
    </w:lvl>
    <w:lvl w:ilvl="1" w:tplc="31D2CFAE" w:tentative="1">
      <w:start w:val="1"/>
      <w:numFmt w:val="lowerLetter"/>
      <w:lvlText w:val="%2)"/>
      <w:lvlJc w:val="left"/>
      <w:pPr>
        <w:ind w:left="840" w:hanging="420"/>
      </w:pPr>
    </w:lvl>
    <w:lvl w:ilvl="2" w:tplc="FFB676F0" w:tentative="1">
      <w:start w:val="1"/>
      <w:numFmt w:val="lowerRoman"/>
      <w:lvlText w:val="%3."/>
      <w:lvlJc w:val="right"/>
      <w:pPr>
        <w:ind w:left="1260" w:hanging="420"/>
      </w:pPr>
    </w:lvl>
    <w:lvl w:ilvl="3" w:tplc="57F4816E" w:tentative="1">
      <w:start w:val="1"/>
      <w:numFmt w:val="decimal"/>
      <w:lvlText w:val="%4."/>
      <w:lvlJc w:val="left"/>
      <w:pPr>
        <w:ind w:left="1680" w:hanging="420"/>
      </w:pPr>
    </w:lvl>
    <w:lvl w:ilvl="4" w:tplc="EBBAC2A2" w:tentative="1">
      <w:start w:val="1"/>
      <w:numFmt w:val="lowerLetter"/>
      <w:lvlText w:val="%5)"/>
      <w:lvlJc w:val="left"/>
      <w:pPr>
        <w:ind w:left="2100" w:hanging="420"/>
      </w:pPr>
    </w:lvl>
    <w:lvl w:ilvl="5" w:tplc="49B2AE48" w:tentative="1">
      <w:start w:val="1"/>
      <w:numFmt w:val="lowerRoman"/>
      <w:lvlText w:val="%6."/>
      <w:lvlJc w:val="right"/>
      <w:pPr>
        <w:ind w:left="2520" w:hanging="420"/>
      </w:pPr>
    </w:lvl>
    <w:lvl w:ilvl="6" w:tplc="83C0C58C" w:tentative="1">
      <w:start w:val="1"/>
      <w:numFmt w:val="decimal"/>
      <w:lvlText w:val="%7."/>
      <w:lvlJc w:val="left"/>
      <w:pPr>
        <w:ind w:left="2940" w:hanging="420"/>
      </w:pPr>
    </w:lvl>
    <w:lvl w:ilvl="7" w:tplc="146CB4C8" w:tentative="1">
      <w:start w:val="1"/>
      <w:numFmt w:val="lowerLetter"/>
      <w:lvlText w:val="%8)"/>
      <w:lvlJc w:val="left"/>
      <w:pPr>
        <w:ind w:left="3360" w:hanging="420"/>
      </w:pPr>
    </w:lvl>
    <w:lvl w:ilvl="8" w:tplc="DD88517A" w:tentative="1">
      <w:start w:val="1"/>
      <w:numFmt w:val="lowerRoman"/>
      <w:lvlText w:val="%9."/>
      <w:lvlJc w:val="right"/>
      <w:pPr>
        <w:ind w:left="3780" w:hanging="420"/>
      </w:pPr>
    </w:lvl>
  </w:abstractNum>
  <w:abstractNum w:abstractNumId="8">
    <w:nsid w:val="059D763D"/>
    <w:multiLevelType w:val="multilevel"/>
    <w:tmpl w:val="B04835DA"/>
    <w:styleLink w:val="Arial"/>
    <w:lvl w:ilvl="0">
      <w:start w:val="1"/>
      <w:numFmt w:val="bullet"/>
      <w:lvlText w:val=""/>
      <w:lvlJc w:val="left"/>
      <w:pPr>
        <w:tabs>
          <w:tab w:val="num" w:pos="360"/>
        </w:tabs>
        <w:ind w:left="360" w:hanging="360"/>
      </w:pPr>
      <w:rPr>
        <w:rFonts w:ascii="Symbol" w:hAnsi="Symbol" w:hint="default"/>
        <w:color w:val="auto"/>
      </w:rPr>
    </w:lvl>
    <w:lvl w:ilvl="1">
      <w:start w:val="4"/>
      <w:numFmt w:val="decimal"/>
      <w:isLgl/>
      <w:lvlText w:val="%1.%2"/>
      <w:lvlJc w:val="left"/>
      <w:pPr>
        <w:tabs>
          <w:tab w:val="num" w:pos="825"/>
        </w:tabs>
        <w:ind w:left="825" w:hanging="615"/>
      </w:pPr>
      <w:rPr>
        <w:rFonts w:ascii="Arial" w:eastAsia="宋体" w:hAnsi="Arial"/>
        <w:b/>
        <w:bCs/>
        <w:kern w:val="2"/>
        <w:sz w:val="32"/>
      </w:rPr>
    </w:lvl>
    <w:lvl w:ilvl="2">
      <w:start w:val="1"/>
      <w:numFmt w:val="decimal"/>
      <w:isLgl/>
      <w:lvlText w:val="%1.%2.%3"/>
      <w:lvlJc w:val="left"/>
      <w:pPr>
        <w:tabs>
          <w:tab w:val="num" w:pos="1140"/>
        </w:tabs>
        <w:ind w:left="1140" w:hanging="720"/>
      </w:pPr>
      <w:rPr>
        <w:rFonts w:hint="default"/>
      </w:rPr>
    </w:lvl>
    <w:lvl w:ilvl="3">
      <w:start w:val="1"/>
      <w:numFmt w:val="decimal"/>
      <w:isLgl/>
      <w:lvlText w:val="%1.%2.%3.%4"/>
      <w:lvlJc w:val="left"/>
      <w:pPr>
        <w:tabs>
          <w:tab w:val="num" w:pos="1350"/>
        </w:tabs>
        <w:ind w:left="1350" w:hanging="720"/>
      </w:pPr>
      <w:rPr>
        <w:rFonts w:hint="default"/>
      </w:rPr>
    </w:lvl>
    <w:lvl w:ilvl="4">
      <w:start w:val="1"/>
      <w:numFmt w:val="decimal"/>
      <w:isLgl/>
      <w:lvlText w:val="%1.%2.%3.%4.%5"/>
      <w:lvlJc w:val="left"/>
      <w:pPr>
        <w:tabs>
          <w:tab w:val="num" w:pos="1920"/>
        </w:tabs>
        <w:ind w:left="1920" w:hanging="1080"/>
      </w:pPr>
      <w:rPr>
        <w:rFonts w:hint="default"/>
      </w:rPr>
    </w:lvl>
    <w:lvl w:ilvl="5">
      <w:start w:val="1"/>
      <w:numFmt w:val="decimal"/>
      <w:isLgl/>
      <w:lvlText w:val="%1.%2.%3.%4.%5.%6"/>
      <w:lvlJc w:val="left"/>
      <w:pPr>
        <w:tabs>
          <w:tab w:val="num" w:pos="2130"/>
        </w:tabs>
        <w:ind w:left="2130" w:hanging="1080"/>
      </w:pPr>
      <w:rPr>
        <w:rFonts w:hint="default"/>
      </w:rPr>
    </w:lvl>
    <w:lvl w:ilvl="6">
      <w:start w:val="1"/>
      <w:numFmt w:val="decimal"/>
      <w:isLgl/>
      <w:lvlText w:val="%1.%2.%3.%4.%5.%6.%7"/>
      <w:lvlJc w:val="left"/>
      <w:pPr>
        <w:tabs>
          <w:tab w:val="num" w:pos="2340"/>
        </w:tabs>
        <w:ind w:left="2340" w:hanging="1080"/>
      </w:pPr>
      <w:rPr>
        <w:rFonts w:hint="default"/>
      </w:rPr>
    </w:lvl>
    <w:lvl w:ilvl="7">
      <w:start w:val="1"/>
      <w:numFmt w:val="decimal"/>
      <w:isLgl/>
      <w:lvlText w:val="%1.%2.%3.%4.%5.%6.%7.%8"/>
      <w:lvlJc w:val="left"/>
      <w:pPr>
        <w:tabs>
          <w:tab w:val="num" w:pos="2910"/>
        </w:tabs>
        <w:ind w:left="2910" w:hanging="1440"/>
      </w:pPr>
      <w:rPr>
        <w:rFonts w:hint="default"/>
      </w:rPr>
    </w:lvl>
    <w:lvl w:ilvl="8">
      <w:start w:val="1"/>
      <w:numFmt w:val="decimal"/>
      <w:isLgl/>
      <w:lvlText w:val="%1.%2.%3.%4.%5.%6.%7.%8.%9"/>
      <w:lvlJc w:val="left"/>
      <w:pPr>
        <w:tabs>
          <w:tab w:val="num" w:pos="3120"/>
        </w:tabs>
        <w:ind w:left="3120" w:hanging="1440"/>
      </w:pPr>
      <w:rPr>
        <w:rFonts w:hint="default"/>
      </w:rPr>
    </w:lvl>
  </w:abstractNum>
  <w:abstractNum w:abstractNumId="9">
    <w:nsid w:val="11A22404"/>
    <w:multiLevelType w:val="hybridMultilevel"/>
    <w:tmpl w:val="9B86CAB0"/>
    <w:lvl w:ilvl="0" w:tplc="0409000F">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9D26C0"/>
    <w:multiLevelType w:val="hybridMultilevel"/>
    <w:tmpl w:val="7B1EA662"/>
    <w:lvl w:ilvl="0" w:tplc="0409000F">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C9675A"/>
    <w:multiLevelType w:val="hybridMultilevel"/>
    <w:tmpl w:val="B23C4DBA"/>
    <w:lvl w:ilvl="0" w:tplc="0409000F">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255A23"/>
    <w:multiLevelType w:val="multilevel"/>
    <w:tmpl w:val="F62EDCA4"/>
    <w:styleLink w:val="111111"/>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3">
    <w:nsid w:val="1DF625C7"/>
    <w:multiLevelType w:val="hybridMultilevel"/>
    <w:tmpl w:val="F724CB9C"/>
    <w:lvl w:ilvl="0" w:tplc="C86A347C">
      <w:start w:val="1"/>
      <w:numFmt w:val="decimal"/>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294A49"/>
    <w:multiLevelType w:val="multilevel"/>
    <w:tmpl w:val="25294A49"/>
    <w:lvl w:ilvl="0" w:tentative="1">
      <w:start w:val="1"/>
      <w:numFmt w:val="bullet"/>
      <w:pStyle w:val="3"/>
      <w:lvlText w:val=""/>
      <w:lvlJc w:val="left"/>
      <w:pPr>
        <w:tabs>
          <w:tab w:val="left" w:pos="1260"/>
        </w:tabs>
        <w:ind w:left="1260" w:hanging="420"/>
      </w:pPr>
      <w:rPr>
        <w:rFonts w:ascii="Wingdings" w:hAnsi="Wingdings" w:hint="default"/>
      </w:rPr>
    </w:lvl>
    <w:lvl w:ilvl="1" w:tentative="1">
      <w:start w:val="1"/>
      <w:numFmt w:val="bullet"/>
      <w:lvlText w:val=""/>
      <w:lvlJc w:val="left"/>
      <w:pPr>
        <w:tabs>
          <w:tab w:val="left" w:pos="1680"/>
        </w:tabs>
        <w:ind w:left="1680" w:hanging="420"/>
      </w:pPr>
      <w:rPr>
        <w:rFonts w:ascii="Wingdings" w:hAnsi="Wingdings" w:hint="default"/>
      </w:rPr>
    </w:lvl>
    <w:lvl w:ilvl="2" w:tentative="1">
      <w:start w:val="1"/>
      <w:numFmt w:val="bullet"/>
      <w:lvlText w:val=""/>
      <w:lvlJc w:val="left"/>
      <w:pPr>
        <w:tabs>
          <w:tab w:val="left" w:pos="2100"/>
        </w:tabs>
        <w:ind w:left="2100" w:hanging="420"/>
      </w:pPr>
      <w:rPr>
        <w:rFonts w:ascii="Wingdings" w:hAnsi="Wingdings" w:hint="default"/>
      </w:rPr>
    </w:lvl>
    <w:lvl w:ilvl="3" w:tentative="1">
      <w:start w:val="1"/>
      <w:numFmt w:val="bullet"/>
      <w:lvlText w:val=""/>
      <w:lvlJc w:val="left"/>
      <w:pPr>
        <w:tabs>
          <w:tab w:val="left" w:pos="2520"/>
        </w:tabs>
        <w:ind w:left="2520" w:hanging="420"/>
      </w:pPr>
      <w:rPr>
        <w:rFonts w:ascii="Wingdings" w:hAnsi="Wingdings" w:hint="default"/>
      </w:rPr>
    </w:lvl>
    <w:lvl w:ilvl="4" w:tentative="1">
      <w:start w:val="1"/>
      <w:numFmt w:val="bullet"/>
      <w:lvlText w:val=""/>
      <w:lvlJc w:val="left"/>
      <w:pPr>
        <w:tabs>
          <w:tab w:val="left" w:pos="2940"/>
        </w:tabs>
        <w:ind w:left="2940" w:hanging="420"/>
      </w:pPr>
      <w:rPr>
        <w:rFonts w:ascii="Wingdings" w:hAnsi="Wingdings" w:hint="default"/>
      </w:rPr>
    </w:lvl>
    <w:lvl w:ilvl="5" w:tentative="1">
      <w:start w:val="1"/>
      <w:numFmt w:val="bullet"/>
      <w:lvlText w:val=""/>
      <w:lvlJc w:val="left"/>
      <w:pPr>
        <w:tabs>
          <w:tab w:val="left" w:pos="3360"/>
        </w:tabs>
        <w:ind w:left="3360" w:hanging="420"/>
      </w:pPr>
      <w:rPr>
        <w:rFonts w:ascii="Wingdings" w:hAnsi="Wingdings" w:hint="default"/>
      </w:rPr>
    </w:lvl>
    <w:lvl w:ilvl="6" w:tentative="1">
      <w:start w:val="1"/>
      <w:numFmt w:val="bullet"/>
      <w:lvlText w:val=""/>
      <w:lvlJc w:val="left"/>
      <w:pPr>
        <w:tabs>
          <w:tab w:val="left" w:pos="3780"/>
        </w:tabs>
        <w:ind w:left="3780" w:hanging="420"/>
      </w:pPr>
      <w:rPr>
        <w:rFonts w:ascii="Wingdings" w:hAnsi="Wingdings" w:hint="default"/>
      </w:rPr>
    </w:lvl>
    <w:lvl w:ilvl="7" w:tentative="1">
      <w:start w:val="1"/>
      <w:numFmt w:val="bullet"/>
      <w:lvlText w:val=""/>
      <w:lvlJc w:val="left"/>
      <w:pPr>
        <w:tabs>
          <w:tab w:val="left" w:pos="4200"/>
        </w:tabs>
        <w:ind w:left="4200" w:hanging="420"/>
      </w:pPr>
      <w:rPr>
        <w:rFonts w:ascii="Wingdings" w:hAnsi="Wingdings" w:hint="default"/>
      </w:rPr>
    </w:lvl>
    <w:lvl w:ilvl="8" w:tentative="1">
      <w:start w:val="1"/>
      <w:numFmt w:val="bullet"/>
      <w:lvlText w:val=""/>
      <w:lvlJc w:val="left"/>
      <w:pPr>
        <w:tabs>
          <w:tab w:val="left" w:pos="4620"/>
        </w:tabs>
        <w:ind w:left="4620" w:hanging="420"/>
      </w:pPr>
      <w:rPr>
        <w:rFonts w:ascii="Wingdings" w:hAnsi="Wingdings" w:hint="default"/>
      </w:rPr>
    </w:lvl>
  </w:abstractNum>
  <w:abstractNum w:abstractNumId="15">
    <w:nsid w:val="2B727157"/>
    <w:multiLevelType w:val="multilevel"/>
    <w:tmpl w:val="0409001F"/>
    <w:styleLink w:val="1"/>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FC83C21"/>
    <w:multiLevelType w:val="hybridMultilevel"/>
    <w:tmpl w:val="3AF64FC0"/>
    <w:lvl w:ilvl="0" w:tplc="CD02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1437D4"/>
    <w:multiLevelType w:val="hybridMultilevel"/>
    <w:tmpl w:val="CCD46EA4"/>
    <w:lvl w:ilvl="0" w:tplc="04090011">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43877AC"/>
    <w:multiLevelType w:val="hybridMultilevel"/>
    <w:tmpl w:val="BF3E3498"/>
    <w:lvl w:ilvl="0" w:tplc="0409000F">
      <w:start w:val="1"/>
      <w:numFmt w:val="decimal"/>
      <w:lvlText w:val="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F354C5"/>
    <w:multiLevelType w:val="hybridMultilevel"/>
    <w:tmpl w:val="28328298"/>
    <w:lvl w:ilvl="0" w:tplc="0409000F">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4961A7"/>
    <w:multiLevelType w:val="hybridMultilevel"/>
    <w:tmpl w:val="7B1EA662"/>
    <w:lvl w:ilvl="0" w:tplc="0409000F">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83575A"/>
    <w:multiLevelType w:val="hybridMultilevel"/>
    <w:tmpl w:val="A378A9FE"/>
    <w:lvl w:ilvl="0" w:tplc="0409000F">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8E69CA"/>
    <w:multiLevelType w:val="hybridMultilevel"/>
    <w:tmpl w:val="A9AEF9A6"/>
    <w:lvl w:ilvl="0" w:tplc="055E53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DF73E1"/>
    <w:multiLevelType w:val="multilevel"/>
    <w:tmpl w:val="BA200F04"/>
    <w:lvl w:ilvl="0">
      <w:start w:val="1"/>
      <w:numFmt w:val="decimal"/>
      <w:lvlText w:val="%1."/>
      <w:lvlJc w:val="left"/>
      <w:pPr>
        <w:ind w:left="420" w:hanging="420"/>
      </w:pPr>
    </w:lvl>
    <w:lvl w:ilvl="1">
      <w:start w:val="1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529743F2"/>
    <w:multiLevelType w:val="hybridMultilevel"/>
    <w:tmpl w:val="9C62D788"/>
    <w:lvl w:ilvl="0" w:tplc="BBFC3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3AD4EF9"/>
    <w:multiLevelType w:val="hybridMultilevel"/>
    <w:tmpl w:val="59AA6388"/>
    <w:lvl w:ilvl="0" w:tplc="9E42BAA4">
      <w:start w:val="1"/>
      <w:numFmt w:val="decimal"/>
      <w:lvlText w:val="6.%1."/>
      <w:lvlJc w:val="left"/>
      <w:pPr>
        <w:ind w:left="420" w:hanging="420"/>
      </w:pPr>
      <w:rPr>
        <w:rFonts w:hint="eastAsia"/>
      </w:rPr>
    </w:lvl>
    <w:lvl w:ilvl="1" w:tplc="D7880A06" w:tentative="1">
      <w:start w:val="1"/>
      <w:numFmt w:val="lowerLetter"/>
      <w:lvlText w:val="%2)"/>
      <w:lvlJc w:val="left"/>
      <w:pPr>
        <w:ind w:left="840" w:hanging="420"/>
      </w:pPr>
    </w:lvl>
    <w:lvl w:ilvl="2" w:tplc="066CBAEC" w:tentative="1">
      <w:start w:val="1"/>
      <w:numFmt w:val="lowerRoman"/>
      <w:lvlText w:val="%3."/>
      <w:lvlJc w:val="right"/>
      <w:pPr>
        <w:ind w:left="1260" w:hanging="420"/>
      </w:pPr>
    </w:lvl>
    <w:lvl w:ilvl="3" w:tplc="69765E38" w:tentative="1">
      <w:start w:val="1"/>
      <w:numFmt w:val="decimal"/>
      <w:lvlText w:val="%4."/>
      <w:lvlJc w:val="left"/>
      <w:pPr>
        <w:ind w:left="1680" w:hanging="420"/>
      </w:pPr>
    </w:lvl>
    <w:lvl w:ilvl="4" w:tplc="2766B6B0" w:tentative="1">
      <w:start w:val="1"/>
      <w:numFmt w:val="lowerLetter"/>
      <w:lvlText w:val="%5)"/>
      <w:lvlJc w:val="left"/>
      <w:pPr>
        <w:ind w:left="2100" w:hanging="420"/>
      </w:pPr>
    </w:lvl>
    <w:lvl w:ilvl="5" w:tplc="F09C3A22" w:tentative="1">
      <w:start w:val="1"/>
      <w:numFmt w:val="lowerRoman"/>
      <w:lvlText w:val="%6."/>
      <w:lvlJc w:val="right"/>
      <w:pPr>
        <w:ind w:left="2520" w:hanging="420"/>
      </w:pPr>
    </w:lvl>
    <w:lvl w:ilvl="6" w:tplc="9A1215B8" w:tentative="1">
      <w:start w:val="1"/>
      <w:numFmt w:val="decimal"/>
      <w:lvlText w:val="%7."/>
      <w:lvlJc w:val="left"/>
      <w:pPr>
        <w:ind w:left="2940" w:hanging="420"/>
      </w:pPr>
    </w:lvl>
    <w:lvl w:ilvl="7" w:tplc="BBE6096A" w:tentative="1">
      <w:start w:val="1"/>
      <w:numFmt w:val="lowerLetter"/>
      <w:lvlText w:val="%8)"/>
      <w:lvlJc w:val="left"/>
      <w:pPr>
        <w:ind w:left="3360" w:hanging="420"/>
      </w:pPr>
    </w:lvl>
    <w:lvl w:ilvl="8" w:tplc="6EE6F1C0" w:tentative="1">
      <w:start w:val="1"/>
      <w:numFmt w:val="lowerRoman"/>
      <w:lvlText w:val="%9."/>
      <w:lvlJc w:val="right"/>
      <w:pPr>
        <w:ind w:left="3780" w:hanging="420"/>
      </w:pPr>
    </w:lvl>
  </w:abstractNum>
  <w:abstractNum w:abstractNumId="26">
    <w:nsid w:val="54EB71D0"/>
    <w:multiLevelType w:val="hybridMultilevel"/>
    <w:tmpl w:val="BAE8D2A2"/>
    <w:lvl w:ilvl="0" w:tplc="17BE593C">
      <w:start w:val="1"/>
      <w:numFmt w:val="decimal"/>
      <w:lvlText w:val="2.%1."/>
      <w:lvlJc w:val="left"/>
      <w:pPr>
        <w:ind w:left="420" w:hanging="420"/>
      </w:pPr>
      <w:rPr>
        <w:rFonts w:hint="eastAsia"/>
      </w:rPr>
    </w:lvl>
    <w:lvl w:ilvl="1" w:tplc="E2E2AD8C" w:tentative="1">
      <w:start w:val="1"/>
      <w:numFmt w:val="lowerLetter"/>
      <w:lvlText w:val="%2)"/>
      <w:lvlJc w:val="left"/>
      <w:pPr>
        <w:ind w:left="840" w:hanging="420"/>
      </w:pPr>
    </w:lvl>
    <w:lvl w:ilvl="2" w:tplc="4BDEEC22" w:tentative="1">
      <w:start w:val="1"/>
      <w:numFmt w:val="lowerRoman"/>
      <w:lvlText w:val="%3."/>
      <w:lvlJc w:val="right"/>
      <w:pPr>
        <w:ind w:left="1260" w:hanging="420"/>
      </w:pPr>
    </w:lvl>
    <w:lvl w:ilvl="3" w:tplc="8F647640" w:tentative="1">
      <w:start w:val="1"/>
      <w:numFmt w:val="decimal"/>
      <w:lvlText w:val="%4."/>
      <w:lvlJc w:val="left"/>
      <w:pPr>
        <w:ind w:left="1680" w:hanging="420"/>
      </w:pPr>
    </w:lvl>
    <w:lvl w:ilvl="4" w:tplc="E58CF258" w:tentative="1">
      <w:start w:val="1"/>
      <w:numFmt w:val="lowerLetter"/>
      <w:lvlText w:val="%5)"/>
      <w:lvlJc w:val="left"/>
      <w:pPr>
        <w:ind w:left="2100" w:hanging="420"/>
      </w:pPr>
    </w:lvl>
    <w:lvl w:ilvl="5" w:tplc="A0AC8A52" w:tentative="1">
      <w:start w:val="1"/>
      <w:numFmt w:val="lowerRoman"/>
      <w:lvlText w:val="%6."/>
      <w:lvlJc w:val="right"/>
      <w:pPr>
        <w:ind w:left="2520" w:hanging="420"/>
      </w:pPr>
    </w:lvl>
    <w:lvl w:ilvl="6" w:tplc="05B0A376" w:tentative="1">
      <w:start w:val="1"/>
      <w:numFmt w:val="decimal"/>
      <w:lvlText w:val="%7."/>
      <w:lvlJc w:val="left"/>
      <w:pPr>
        <w:ind w:left="2940" w:hanging="420"/>
      </w:pPr>
    </w:lvl>
    <w:lvl w:ilvl="7" w:tplc="569C1D56" w:tentative="1">
      <w:start w:val="1"/>
      <w:numFmt w:val="lowerLetter"/>
      <w:lvlText w:val="%8)"/>
      <w:lvlJc w:val="left"/>
      <w:pPr>
        <w:ind w:left="3360" w:hanging="420"/>
      </w:pPr>
    </w:lvl>
    <w:lvl w:ilvl="8" w:tplc="E56E2ABA" w:tentative="1">
      <w:start w:val="1"/>
      <w:numFmt w:val="lowerRoman"/>
      <w:lvlText w:val="%9."/>
      <w:lvlJc w:val="right"/>
      <w:pPr>
        <w:ind w:left="3780" w:hanging="420"/>
      </w:pPr>
    </w:lvl>
  </w:abstractNum>
  <w:abstractNum w:abstractNumId="27">
    <w:nsid w:val="57261FC4"/>
    <w:multiLevelType w:val="hybridMultilevel"/>
    <w:tmpl w:val="C0D2BDAA"/>
    <w:lvl w:ilvl="0" w:tplc="0409000F">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05276E4"/>
    <w:multiLevelType w:val="hybridMultilevel"/>
    <w:tmpl w:val="DEC832E2"/>
    <w:lvl w:ilvl="0" w:tplc="7430CAE6">
      <w:start w:val="1"/>
      <w:numFmt w:val="decimal"/>
      <w:lvlText w:val="5.%1."/>
      <w:lvlJc w:val="left"/>
      <w:pPr>
        <w:ind w:left="420" w:hanging="420"/>
      </w:pPr>
      <w:rPr>
        <w:rFonts w:hint="eastAsia"/>
      </w:rPr>
    </w:lvl>
    <w:lvl w:ilvl="1" w:tplc="89ECB23C" w:tentative="1">
      <w:start w:val="1"/>
      <w:numFmt w:val="lowerLetter"/>
      <w:lvlText w:val="%2)"/>
      <w:lvlJc w:val="left"/>
      <w:pPr>
        <w:ind w:left="840" w:hanging="420"/>
      </w:pPr>
    </w:lvl>
    <w:lvl w:ilvl="2" w:tplc="2C88EC12" w:tentative="1">
      <w:start w:val="1"/>
      <w:numFmt w:val="lowerRoman"/>
      <w:lvlText w:val="%3."/>
      <w:lvlJc w:val="right"/>
      <w:pPr>
        <w:ind w:left="1260" w:hanging="420"/>
      </w:pPr>
    </w:lvl>
    <w:lvl w:ilvl="3" w:tplc="160071D8" w:tentative="1">
      <w:start w:val="1"/>
      <w:numFmt w:val="decimal"/>
      <w:lvlText w:val="%4."/>
      <w:lvlJc w:val="left"/>
      <w:pPr>
        <w:ind w:left="1680" w:hanging="420"/>
      </w:pPr>
    </w:lvl>
    <w:lvl w:ilvl="4" w:tplc="DD92AAB6" w:tentative="1">
      <w:start w:val="1"/>
      <w:numFmt w:val="lowerLetter"/>
      <w:lvlText w:val="%5)"/>
      <w:lvlJc w:val="left"/>
      <w:pPr>
        <w:ind w:left="2100" w:hanging="420"/>
      </w:pPr>
    </w:lvl>
    <w:lvl w:ilvl="5" w:tplc="97B0BBD8" w:tentative="1">
      <w:start w:val="1"/>
      <w:numFmt w:val="lowerRoman"/>
      <w:lvlText w:val="%6."/>
      <w:lvlJc w:val="right"/>
      <w:pPr>
        <w:ind w:left="2520" w:hanging="420"/>
      </w:pPr>
    </w:lvl>
    <w:lvl w:ilvl="6" w:tplc="E9BA0A0A" w:tentative="1">
      <w:start w:val="1"/>
      <w:numFmt w:val="decimal"/>
      <w:lvlText w:val="%7."/>
      <w:lvlJc w:val="left"/>
      <w:pPr>
        <w:ind w:left="2940" w:hanging="420"/>
      </w:pPr>
    </w:lvl>
    <w:lvl w:ilvl="7" w:tplc="A1944F5A" w:tentative="1">
      <w:start w:val="1"/>
      <w:numFmt w:val="lowerLetter"/>
      <w:lvlText w:val="%8)"/>
      <w:lvlJc w:val="left"/>
      <w:pPr>
        <w:ind w:left="3360" w:hanging="420"/>
      </w:pPr>
    </w:lvl>
    <w:lvl w:ilvl="8" w:tplc="B404A2FA" w:tentative="1">
      <w:start w:val="1"/>
      <w:numFmt w:val="lowerRoman"/>
      <w:lvlText w:val="%9."/>
      <w:lvlJc w:val="right"/>
      <w:pPr>
        <w:ind w:left="3780" w:hanging="420"/>
      </w:pPr>
    </w:lvl>
  </w:abstractNum>
  <w:abstractNum w:abstractNumId="29">
    <w:nsid w:val="628D775E"/>
    <w:multiLevelType w:val="hybridMultilevel"/>
    <w:tmpl w:val="842E7AB6"/>
    <w:lvl w:ilvl="0" w:tplc="1A2C7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931A4"/>
    <w:multiLevelType w:val="hybridMultilevel"/>
    <w:tmpl w:val="80C2151A"/>
    <w:lvl w:ilvl="0" w:tplc="04090009">
      <w:start w:val="1"/>
      <w:numFmt w:val="decimal"/>
      <w:lvlText w:val="11.%1."/>
      <w:lvlJc w:val="left"/>
      <w:pPr>
        <w:ind w:left="420" w:hanging="420"/>
      </w:pPr>
      <w:rPr>
        <w:rFonts w:hint="eastAsia"/>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31">
    <w:nsid w:val="72DA70D8"/>
    <w:multiLevelType w:val="hybridMultilevel"/>
    <w:tmpl w:val="9A82DAA0"/>
    <w:lvl w:ilvl="0" w:tplc="C898E3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31"/>
  </w:num>
  <w:num w:numId="3">
    <w:abstractNumId w:val="26"/>
  </w:num>
  <w:num w:numId="4">
    <w:abstractNumId w:val="0"/>
  </w:num>
  <w:num w:numId="5">
    <w:abstractNumId w:val="10"/>
  </w:num>
  <w:num w:numId="6">
    <w:abstractNumId w:val="21"/>
  </w:num>
  <w:num w:numId="7">
    <w:abstractNumId w:val="28"/>
  </w:num>
  <w:num w:numId="8">
    <w:abstractNumId w:val="25"/>
  </w:num>
  <w:num w:numId="9">
    <w:abstractNumId w:val="27"/>
  </w:num>
  <w:num w:numId="10">
    <w:abstractNumId w:val="9"/>
  </w:num>
  <w:num w:numId="11">
    <w:abstractNumId w:val="7"/>
  </w:num>
  <w:num w:numId="12">
    <w:abstractNumId w:val="18"/>
  </w:num>
  <w:num w:numId="13">
    <w:abstractNumId w:val="30"/>
  </w:num>
  <w:num w:numId="14">
    <w:abstractNumId w:val="17"/>
  </w:num>
  <w:num w:numId="15">
    <w:abstractNumId w:val="11"/>
  </w:num>
  <w:num w:numId="16">
    <w:abstractNumId w:val="3"/>
  </w:num>
  <w:num w:numId="17">
    <w:abstractNumId w:val="2"/>
  </w:num>
  <w:num w:numId="18">
    <w:abstractNumId w:val="1"/>
  </w:num>
  <w:num w:numId="19">
    <w:abstractNumId w:val="6"/>
  </w:num>
  <w:num w:numId="20">
    <w:abstractNumId w:val="5"/>
  </w:num>
  <w:num w:numId="21">
    <w:abstractNumId w:val="4"/>
  </w:num>
  <w:num w:numId="22">
    <w:abstractNumId w:val="12"/>
  </w:num>
  <w:num w:numId="23">
    <w:abstractNumId w:val="14"/>
  </w:num>
  <w:num w:numId="24">
    <w:abstractNumId w:val="8"/>
  </w:num>
  <w:num w:numId="25">
    <w:abstractNumId w:val="15"/>
  </w:num>
  <w:num w:numId="26">
    <w:abstractNumId w:val="19"/>
  </w:num>
  <w:num w:numId="27">
    <w:abstractNumId w:val="13"/>
  </w:num>
  <w:num w:numId="28">
    <w:abstractNumId w:val="24"/>
  </w:num>
  <w:num w:numId="29">
    <w:abstractNumId w:val="20"/>
  </w:num>
  <w:num w:numId="30">
    <w:abstractNumId w:val="16"/>
  </w:num>
  <w:num w:numId="31">
    <w:abstractNumId w:val="22"/>
  </w:num>
  <w:num w:numId="32">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0F62"/>
    <w:rsid w:val="00000411"/>
    <w:rsid w:val="00001362"/>
    <w:rsid w:val="000018D5"/>
    <w:rsid w:val="00004294"/>
    <w:rsid w:val="00007ADD"/>
    <w:rsid w:val="00007FD6"/>
    <w:rsid w:val="000131AC"/>
    <w:rsid w:val="000153F9"/>
    <w:rsid w:val="00015B33"/>
    <w:rsid w:val="00016578"/>
    <w:rsid w:val="00016B4D"/>
    <w:rsid w:val="00016CAC"/>
    <w:rsid w:val="000170D5"/>
    <w:rsid w:val="0002002D"/>
    <w:rsid w:val="000202DD"/>
    <w:rsid w:val="00021441"/>
    <w:rsid w:val="00023722"/>
    <w:rsid w:val="000268CB"/>
    <w:rsid w:val="00033A6C"/>
    <w:rsid w:val="00043D1C"/>
    <w:rsid w:val="00046179"/>
    <w:rsid w:val="00050132"/>
    <w:rsid w:val="00051889"/>
    <w:rsid w:val="00056240"/>
    <w:rsid w:val="00062C50"/>
    <w:rsid w:val="00064E45"/>
    <w:rsid w:val="000654F0"/>
    <w:rsid w:val="000731E1"/>
    <w:rsid w:val="000741CA"/>
    <w:rsid w:val="00076116"/>
    <w:rsid w:val="0007750B"/>
    <w:rsid w:val="00086378"/>
    <w:rsid w:val="00093215"/>
    <w:rsid w:val="0009517D"/>
    <w:rsid w:val="00096837"/>
    <w:rsid w:val="000972D9"/>
    <w:rsid w:val="00097517"/>
    <w:rsid w:val="00097834"/>
    <w:rsid w:val="000A0A30"/>
    <w:rsid w:val="000A0F20"/>
    <w:rsid w:val="000A3564"/>
    <w:rsid w:val="000A616F"/>
    <w:rsid w:val="000A7298"/>
    <w:rsid w:val="000B0E36"/>
    <w:rsid w:val="000B1035"/>
    <w:rsid w:val="000B1338"/>
    <w:rsid w:val="000B215D"/>
    <w:rsid w:val="000B2C3C"/>
    <w:rsid w:val="000B341B"/>
    <w:rsid w:val="000B4DB4"/>
    <w:rsid w:val="000B7CBE"/>
    <w:rsid w:val="000C4E6E"/>
    <w:rsid w:val="000D09BE"/>
    <w:rsid w:val="000D28F8"/>
    <w:rsid w:val="000D2ED1"/>
    <w:rsid w:val="000D4646"/>
    <w:rsid w:val="000D4801"/>
    <w:rsid w:val="000E433E"/>
    <w:rsid w:val="000E4465"/>
    <w:rsid w:val="000E7AD5"/>
    <w:rsid w:val="000F141D"/>
    <w:rsid w:val="000F2804"/>
    <w:rsid w:val="000F53D0"/>
    <w:rsid w:val="001029AC"/>
    <w:rsid w:val="00111F7C"/>
    <w:rsid w:val="001122CE"/>
    <w:rsid w:val="001125DF"/>
    <w:rsid w:val="00112D52"/>
    <w:rsid w:val="00114437"/>
    <w:rsid w:val="00116211"/>
    <w:rsid w:val="001169D2"/>
    <w:rsid w:val="0012149E"/>
    <w:rsid w:val="00123C31"/>
    <w:rsid w:val="00123CC6"/>
    <w:rsid w:val="00126C93"/>
    <w:rsid w:val="0012722C"/>
    <w:rsid w:val="0013399F"/>
    <w:rsid w:val="00134BA3"/>
    <w:rsid w:val="00135271"/>
    <w:rsid w:val="00135B41"/>
    <w:rsid w:val="0013674A"/>
    <w:rsid w:val="00137C08"/>
    <w:rsid w:val="00140099"/>
    <w:rsid w:val="00144B6B"/>
    <w:rsid w:val="00144BD1"/>
    <w:rsid w:val="001517D3"/>
    <w:rsid w:val="001522B0"/>
    <w:rsid w:val="00153AE2"/>
    <w:rsid w:val="00153C8F"/>
    <w:rsid w:val="00154608"/>
    <w:rsid w:val="00157216"/>
    <w:rsid w:val="0015736C"/>
    <w:rsid w:val="001577B6"/>
    <w:rsid w:val="0016202D"/>
    <w:rsid w:val="00163916"/>
    <w:rsid w:val="001641F3"/>
    <w:rsid w:val="00167613"/>
    <w:rsid w:val="00167E9D"/>
    <w:rsid w:val="001706C7"/>
    <w:rsid w:val="00172B40"/>
    <w:rsid w:val="00174215"/>
    <w:rsid w:val="00174791"/>
    <w:rsid w:val="001766AD"/>
    <w:rsid w:val="00176A5E"/>
    <w:rsid w:val="001804F9"/>
    <w:rsid w:val="001806A0"/>
    <w:rsid w:val="001816BF"/>
    <w:rsid w:val="00182A1D"/>
    <w:rsid w:val="0018422E"/>
    <w:rsid w:val="0018570A"/>
    <w:rsid w:val="00186B03"/>
    <w:rsid w:val="00190EDB"/>
    <w:rsid w:val="00191C88"/>
    <w:rsid w:val="00192548"/>
    <w:rsid w:val="00192B4E"/>
    <w:rsid w:val="0019304A"/>
    <w:rsid w:val="00194243"/>
    <w:rsid w:val="001A15EF"/>
    <w:rsid w:val="001A3F56"/>
    <w:rsid w:val="001A50D1"/>
    <w:rsid w:val="001A63D6"/>
    <w:rsid w:val="001A724A"/>
    <w:rsid w:val="001A7D64"/>
    <w:rsid w:val="001B0FCC"/>
    <w:rsid w:val="001B1E84"/>
    <w:rsid w:val="001B376C"/>
    <w:rsid w:val="001B3CC3"/>
    <w:rsid w:val="001B631D"/>
    <w:rsid w:val="001B6606"/>
    <w:rsid w:val="001C0940"/>
    <w:rsid w:val="001C4381"/>
    <w:rsid w:val="001C5934"/>
    <w:rsid w:val="001D0B16"/>
    <w:rsid w:val="001D2E72"/>
    <w:rsid w:val="001D5581"/>
    <w:rsid w:val="001D74B6"/>
    <w:rsid w:val="001E06B4"/>
    <w:rsid w:val="001E0FEC"/>
    <w:rsid w:val="001E47DB"/>
    <w:rsid w:val="001F0042"/>
    <w:rsid w:val="001F02FF"/>
    <w:rsid w:val="001F0426"/>
    <w:rsid w:val="001F35E7"/>
    <w:rsid w:val="001F57C4"/>
    <w:rsid w:val="001F669E"/>
    <w:rsid w:val="001F6A21"/>
    <w:rsid w:val="001F78CF"/>
    <w:rsid w:val="001F79EC"/>
    <w:rsid w:val="001F7A81"/>
    <w:rsid w:val="00201140"/>
    <w:rsid w:val="0020479A"/>
    <w:rsid w:val="002051BC"/>
    <w:rsid w:val="00212B9C"/>
    <w:rsid w:val="0022016B"/>
    <w:rsid w:val="00220C8D"/>
    <w:rsid w:val="0022105E"/>
    <w:rsid w:val="00224EDB"/>
    <w:rsid w:val="00226DA1"/>
    <w:rsid w:val="00230400"/>
    <w:rsid w:val="00232802"/>
    <w:rsid w:val="00235102"/>
    <w:rsid w:val="002371DF"/>
    <w:rsid w:val="00240199"/>
    <w:rsid w:val="002416F7"/>
    <w:rsid w:val="00241F48"/>
    <w:rsid w:val="0024241B"/>
    <w:rsid w:val="002429E8"/>
    <w:rsid w:val="00242D83"/>
    <w:rsid w:val="00247118"/>
    <w:rsid w:val="0025067A"/>
    <w:rsid w:val="00253835"/>
    <w:rsid w:val="00253B26"/>
    <w:rsid w:val="00253B4A"/>
    <w:rsid w:val="00253FE1"/>
    <w:rsid w:val="002548F4"/>
    <w:rsid w:val="002550B1"/>
    <w:rsid w:val="0025635E"/>
    <w:rsid w:val="0025637B"/>
    <w:rsid w:val="00260347"/>
    <w:rsid w:val="00265EE0"/>
    <w:rsid w:val="002700CC"/>
    <w:rsid w:val="00271045"/>
    <w:rsid w:val="00272F78"/>
    <w:rsid w:val="00274961"/>
    <w:rsid w:val="00276B7C"/>
    <w:rsid w:val="00277567"/>
    <w:rsid w:val="00280331"/>
    <w:rsid w:val="00280CB1"/>
    <w:rsid w:val="00294D7D"/>
    <w:rsid w:val="00295890"/>
    <w:rsid w:val="002979D0"/>
    <w:rsid w:val="002A1ED1"/>
    <w:rsid w:val="002B0641"/>
    <w:rsid w:val="002B116C"/>
    <w:rsid w:val="002B1F51"/>
    <w:rsid w:val="002B20AF"/>
    <w:rsid w:val="002B2F7E"/>
    <w:rsid w:val="002B38D8"/>
    <w:rsid w:val="002C04E6"/>
    <w:rsid w:val="002C0D65"/>
    <w:rsid w:val="002C12F4"/>
    <w:rsid w:val="002C1D75"/>
    <w:rsid w:val="002C3329"/>
    <w:rsid w:val="002C620F"/>
    <w:rsid w:val="002C761D"/>
    <w:rsid w:val="002D1B38"/>
    <w:rsid w:val="002D3CE9"/>
    <w:rsid w:val="002D542E"/>
    <w:rsid w:val="002D5C5B"/>
    <w:rsid w:val="002D5D9B"/>
    <w:rsid w:val="002E14E7"/>
    <w:rsid w:val="002E528A"/>
    <w:rsid w:val="002E5A1E"/>
    <w:rsid w:val="002E6EAE"/>
    <w:rsid w:val="002F07C5"/>
    <w:rsid w:val="002F48CA"/>
    <w:rsid w:val="002F49F6"/>
    <w:rsid w:val="002F5F3E"/>
    <w:rsid w:val="00300E58"/>
    <w:rsid w:val="00303EC1"/>
    <w:rsid w:val="00303FB0"/>
    <w:rsid w:val="003064A1"/>
    <w:rsid w:val="00315A66"/>
    <w:rsid w:val="00316439"/>
    <w:rsid w:val="003207B9"/>
    <w:rsid w:val="00321C13"/>
    <w:rsid w:val="00324277"/>
    <w:rsid w:val="0032608B"/>
    <w:rsid w:val="0032713B"/>
    <w:rsid w:val="00330D0E"/>
    <w:rsid w:val="00332B3B"/>
    <w:rsid w:val="00335457"/>
    <w:rsid w:val="0033559C"/>
    <w:rsid w:val="00335EF1"/>
    <w:rsid w:val="00336ED0"/>
    <w:rsid w:val="00341767"/>
    <w:rsid w:val="0034307F"/>
    <w:rsid w:val="003476F6"/>
    <w:rsid w:val="00350576"/>
    <w:rsid w:val="0035065B"/>
    <w:rsid w:val="00350945"/>
    <w:rsid w:val="0035779A"/>
    <w:rsid w:val="003666D9"/>
    <w:rsid w:val="003670FB"/>
    <w:rsid w:val="003704D3"/>
    <w:rsid w:val="00372143"/>
    <w:rsid w:val="00374C5B"/>
    <w:rsid w:val="003751D0"/>
    <w:rsid w:val="00376510"/>
    <w:rsid w:val="0037660D"/>
    <w:rsid w:val="00380B24"/>
    <w:rsid w:val="00382809"/>
    <w:rsid w:val="003837B1"/>
    <w:rsid w:val="0038423A"/>
    <w:rsid w:val="00386274"/>
    <w:rsid w:val="003862CE"/>
    <w:rsid w:val="003866AB"/>
    <w:rsid w:val="003908C7"/>
    <w:rsid w:val="003931AB"/>
    <w:rsid w:val="00394C51"/>
    <w:rsid w:val="00396454"/>
    <w:rsid w:val="00396902"/>
    <w:rsid w:val="003A316A"/>
    <w:rsid w:val="003A3DF4"/>
    <w:rsid w:val="003A6C45"/>
    <w:rsid w:val="003A773B"/>
    <w:rsid w:val="003A79B5"/>
    <w:rsid w:val="003B46E3"/>
    <w:rsid w:val="003B48DA"/>
    <w:rsid w:val="003C0BD3"/>
    <w:rsid w:val="003C0FE5"/>
    <w:rsid w:val="003C28E5"/>
    <w:rsid w:val="003D18A6"/>
    <w:rsid w:val="003D711A"/>
    <w:rsid w:val="003E0065"/>
    <w:rsid w:val="003E0553"/>
    <w:rsid w:val="003E162B"/>
    <w:rsid w:val="003E5AC8"/>
    <w:rsid w:val="003E6F48"/>
    <w:rsid w:val="003E7491"/>
    <w:rsid w:val="003F247B"/>
    <w:rsid w:val="003F5638"/>
    <w:rsid w:val="003F63FB"/>
    <w:rsid w:val="003F6A5F"/>
    <w:rsid w:val="003F73DC"/>
    <w:rsid w:val="003F79C9"/>
    <w:rsid w:val="00400A58"/>
    <w:rsid w:val="0040280E"/>
    <w:rsid w:val="00402DA8"/>
    <w:rsid w:val="00407275"/>
    <w:rsid w:val="00411238"/>
    <w:rsid w:val="004121C6"/>
    <w:rsid w:val="00415B8E"/>
    <w:rsid w:val="00417BFA"/>
    <w:rsid w:val="00417C7B"/>
    <w:rsid w:val="00422155"/>
    <w:rsid w:val="0042244A"/>
    <w:rsid w:val="004227CD"/>
    <w:rsid w:val="004233B3"/>
    <w:rsid w:val="00425122"/>
    <w:rsid w:val="00431889"/>
    <w:rsid w:val="00431DC2"/>
    <w:rsid w:val="00433A53"/>
    <w:rsid w:val="004345F9"/>
    <w:rsid w:val="0043642A"/>
    <w:rsid w:val="004379CC"/>
    <w:rsid w:val="0045150E"/>
    <w:rsid w:val="00451CCF"/>
    <w:rsid w:val="00452177"/>
    <w:rsid w:val="00454DCD"/>
    <w:rsid w:val="00456F87"/>
    <w:rsid w:val="00457555"/>
    <w:rsid w:val="00457EE0"/>
    <w:rsid w:val="0046402B"/>
    <w:rsid w:val="00464BA8"/>
    <w:rsid w:val="00467259"/>
    <w:rsid w:val="00471682"/>
    <w:rsid w:val="00472633"/>
    <w:rsid w:val="004736CA"/>
    <w:rsid w:val="0047463D"/>
    <w:rsid w:val="0047644B"/>
    <w:rsid w:val="004804F5"/>
    <w:rsid w:val="00480C4E"/>
    <w:rsid w:val="0048429A"/>
    <w:rsid w:val="00484711"/>
    <w:rsid w:val="00492061"/>
    <w:rsid w:val="004947CC"/>
    <w:rsid w:val="00494D76"/>
    <w:rsid w:val="004A1F95"/>
    <w:rsid w:val="004A27F1"/>
    <w:rsid w:val="004A3945"/>
    <w:rsid w:val="004A490B"/>
    <w:rsid w:val="004B044D"/>
    <w:rsid w:val="004B2383"/>
    <w:rsid w:val="004B3192"/>
    <w:rsid w:val="004B3931"/>
    <w:rsid w:val="004B3B0F"/>
    <w:rsid w:val="004B3DA7"/>
    <w:rsid w:val="004B43DF"/>
    <w:rsid w:val="004B57C5"/>
    <w:rsid w:val="004B7CCD"/>
    <w:rsid w:val="004C2A86"/>
    <w:rsid w:val="004C5B93"/>
    <w:rsid w:val="004C6549"/>
    <w:rsid w:val="004C7FF2"/>
    <w:rsid w:val="004D2592"/>
    <w:rsid w:val="004D52C2"/>
    <w:rsid w:val="004D6B14"/>
    <w:rsid w:val="004E2C8C"/>
    <w:rsid w:val="004E2EEA"/>
    <w:rsid w:val="004E307D"/>
    <w:rsid w:val="004E4292"/>
    <w:rsid w:val="004E6B38"/>
    <w:rsid w:val="004E7B04"/>
    <w:rsid w:val="004F06B5"/>
    <w:rsid w:val="004F1D14"/>
    <w:rsid w:val="004F1F00"/>
    <w:rsid w:val="004F6BE1"/>
    <w:rsid w:val="0050139F"/>
    <w:rsid w:val="00502832"/>
    <w:rsid w:val="005037B5"/>
    <w:rsid w:val="00506119"/>
    <w:rsid w:val="00507AA4"/>
    <w:rsid w:val="00511D23"/>
    <w:rsid w:val="00513699"/>
    <w:rsid w:val="00513F2D"/>
    <w:rsid w:val="00514427"/>
    <w:rsid w:val="00527644"/>
    <w:rsid w:val="0053078F"/>
    <w:rsid w:val="0053319E"/>
    <w:rsid w:val="00533806"/>
    <w:rsid w:val="00534151"/>
    <w:rsid w:val="0053621E"/>
    <w:rsid w:val="00540F2B"/>
    <w:rsid w:val="00542332"/>
    <w:rsid w:val="005442CF"/>
    <w:rsid w:val="00544555"/>
    <w:rsid w:val="00545393"/>
    <w:rsid w:val="00545E86"/>
    <w:rsid w:val="00547B24"/>
    <w:rsid w:val="005508DD"/>
    <w:rsid w:val="0055291C"/>
    <w:rsid w:val="00554818"/>
    <w:rsid w:val="00555C33"/>
    <w:rsid w:val="00555E2B"/>
    <w:rsid w:val="005565D5"/>
    <w:rsid w:val="00557A5D"/>
    <w:rsid w:val="00561014"/>
    <w:rsid w:val="005615F2"/>
    <w:rsid w:val="005617A4"/>
    <w:rsid w:val="0056271A"/>
    <w:rsid w:val="00562DD8"/>
    <w:rsid w:val="005638DF"/>
    <w:rsid w:val="00563D81"/>
    <w:rsid w:val="00565191"/>
    <w:rsid w:val="0056702E"/>
    <w:rsid w:val="00571E40"/>
    <w:rsid w:val="0057381D"/>
    <w:rsid w:val="00582D1F"/>
    <w:rsid w:val="00585839"/>
    <w:rsid w:val="00587A78"/>
    <w:rsid w:val="00587BA7"/>
    <w:rsid w:val="005906BB"/>
    <w:rsid w:val="00591C8D"/>
    <w:rsid w:val="00592DE1"/>
    <w:rsid w:val="00594C7F"/>
    <w:rsid w:val="005962C7"/>
    <w:rsid w:val="005966D3"/>
    <w:rsid w:val="005A11B5"/>
    <w:rsid w:val="005A3ADB"/>
    <w:rsid w:val="005A40DC"/>
    <w:rsid w:val="005A429C"/>
    <w:rsid w:val="005A5378"/>
    <w:rsid w:val="005A63D7"/>
    <w:rsid w:val="005A6686"/>
    <w:rsid w:val="005B0406"/>
    <w:rsid w:val="005B2EBB"/>
    <w:rsid w:val="005B34C5"/>
    <w:rsid w:val="005B3C8D"/>
    <w:rsid w:val="005B3CE1"/>
    <w:rsid w:val="005C0CB2"/>
    <w:rsid w:val="005C1A6B"/>
    <w:rsid w:val="005C1C97"/>
    <w:rsid w:val="005C3591"/>
    <w:rsid w:val="005C6947"/>
    <w:rsid w:val="005D1048"/>
    <w:rsid w:val="005D211B"/>
    <w:rsid w:val="005D26B5"/>
    <w:rsid w:val="005E0798"/>
    <w:rsid w:val="005E1FA3"/>
    <w:rsid w:val="005E3B51"/>
    <w:rsid w:val="005E3BE3"/>
    <w:rsid w:val="005E638D"/>
    <w:rsid w:val="005E6D85"/>
    <w:rsid w:val="005F1280"/>
    <w:rsid w:val="005F3357"/>
    <w:rsid w:val="005F45A0"/>
    <w:rsid w:val="005F603D"/>
    <w:rsid w:val="00600671"/>
    <w:rsid w:val="00602828"/>
    <w:rsid w:val="006077F9"/>
    <w:rsid w:val="00607FE9"/>
    <w:rsid w:val="00613C3A"/>
    <w:rsid w:val="0061469A"/>
    <w:rsid w:val="006147F9"/>
    <w:rsid w:val="00616AB9"/>
    <w:rsid w:val="00617F31"/>
    <w:rsid w:val="006222E1"/>
    <w:rsid w:val="006244B7"/>
    <w:rsid w:val="006244F4"/>
    <w:rsid w:val="0062565A"/>
    <w:rsid w:val="00625A80"/>
    <w:rsid w:val="00626322"/>
    <w:rsid w:val="006273D6"/>
    <w:rsid w:val="00627554"/>
    <w:rsid w:val="00631BCC"/>
    <w:rsid w:val="00632A98"/>
    <w:rsid w:val="00634C57"/>
    <w:rsid w:val="00641276"/>
    <w:rsid w:val="00645F28"/>
    <w:rsid w:val="0064618B"/>
    <w:rsid w:val="00650D23"/>
    <w:rsid w:val="00651CE5"/>
    <w:rsid w:val="00654CE8"/>
    <w:rsid w:val="0065562E"/>
    <w:rsid w:val="006560ED"/>
    <w:rsid w:val="0066257F"/>
    <w:rsid w:val="006632DC"/>
    <w:rsid w:val="00663821"/>
    <w:rsid w:val="006656F8"/>
    <w:rsid w:val="00667215"/>
    <w:rsid w:val="00670396"/>
    <w:rsid w:val="00670408"/>
    <w:rsid w:val="00671224"/>
    <w:rsid w:val="006714D9"/>
    <w:rsid w:val="00672C42"/>
    <w:rsid w:val="00673967"/>
    <w:rsid w:val="00675932"/>
    <w:rsid w:val="006814C8"/>
    <w:rsid w:val="006818E8"/>
    <w:rsid w:val="00682A49"/>
    <w:rsid w:val="00683A65"/>
    <w:rsid w:val="00683ED7"/>
    <w:rsid w:val="006858A7"/>
    <w:rsid w:val="00692194"/>
    <w:rsid w:val="00693E7A"/>
    <w:rsid w:val="00694DA8"/>
    <w:rsid w:val="00695C0A"/>
    <w:rsid w:val="0069740E"/>
    <w:rsid w:val="00697882"/>
    <w:rsid w:val="006A1D37"/>
    <w:rsid w:val="006A238E"/>
    <w:rsid w:val="006A27BA"/>
    <w:rsid w:val="006A3C87"/>
    <w:rsid w:val="006A56A9"/>
    <w:rsid w:val="006A5B84"/>
    <w:rsid w:val="006A7BA0"/>
    <w:rsid w:val="006B0FCF"/>
    <w:rsid w:val="006B1D97"/>
    <w:rsid w:val="006B29E4"/>
    <w:rsid w:val="006B6F57"/>
    <w:rsid w:val="006B7573"/>
    <w:rsid w:val="006C225B"/>
    <w:rsid w:val="006C2BDB"/>
    <w:rsid w:val="006C456B"/>
    <w:rsid w:val="006C5489"/>
    <w:rsid w:val="006C64AC"/>
    <w:rsid w:val="006D09B1"/>
    <w:rsid w:val="006D339B"/>
    <w:rsid w:val="006E2F40"/>
    <w:rsid w:val="006E5D0C"/>
    <w:rsid w:val="006E62CC"/>
    <w:rsid w:val="006E7772"/>
    <w:rsid w:val="006E7994"/>
    <w:rsid w:val="006F02F5"/>
    <w:rsid w:val="006F0498"/>
    <w:rsid w:val="006F230D"/>
    <w:rsid w:val="006F2AAF"/>
    <w:rsid w:val="006F3356"/>
    <w:rsid w:val="006F4A0D"/>
    <w:rsid w:val="006F4F0D"/>
    <w:rsid w:val="006F7E61"/>
    <w:rsid w:val="0070161A"/>
    <w:rsid w:val="00701D41"/>
    <w:rsid w:val="007020E0"/>
    <w:rsid w:val="0070347D"/>
    <w:rsid w:val="007037AB"/>
    <w:rsid w:val="00703BA9"/>
    <w:rsid w:val="00705925"/>
    <w:rsid w:val="00714FB4"/>
    <w:rsid w:val="007175E1"/>
    <w:rsid w:val="0072386C"/>
    <w:rsid w:val="00723877"/>
    <w:rsid w:val="00723A42"/>
    <w:rsid w:val="007271B3"/>
    <w:rsid w:val="00731404"/>
    <w:rsid w:val="00731536"/>
    <w:rsid w:val="007317EE"/>
    <w:rsid w:val="00732149"/>
    <w:rsid w:val="00732EFB"/>
    <w:rsid w:val="00745AB8"/>
    <w:rsid w:val="00746428"/>
    <w:rsid w:val="00746794"/>
    <w:rsid w:val="00753E33"/>
    <w:rsid w:val="00754719"/>
    <w:rsid w:val="00754820"/>
    <w:rsid w:val="0075671D"/>
    <w:rsid w:val="00757500"/>
    <w:rsid w:val="00760407"/>
    <w:rsid w:val="007608BF"/>
    <w:rsid w:val="00760973"/>
    <w:rsid w:val="00761791"/>
    <w:rsid w:val="00764AFE"/>
    <w:rsid w:val="0076621C"/>
    <w:rsid w:val="007714C7"/>
    <w:rsid w:val="007724A7"/>
    <w:rsid w:val="0077493D"/>
    <w:rsid w:val="00774B5A"/>
    <w:rsid w:val="00780011"/>
    <w:rsid w:val="00787474"/>
    <w:rsid w:val="007911E3"/>
    <w:rsid w:val="007968C7"/>
    <w:rsid w:val="0079727F"/>
    <w:rsid w:val="007A0C95"/>
    <w:rsid w:val="007A2398"/>
    <w:rsid w:val="007A342E"/>
    <w:rsid w:val="007A3A62"/>
    <w:rsid w:val="007A4253"/>
    <w:rsid w:val="007A4290"/>
    <w:rsid w:val="007A52E8"/>
    <w:rsid w:val="007A6598"/>
    <w:rsid w:val="007A7A48"/>
    <w:rsid w:val="007B0AB7"/>
    <w:rsid w:val="007B0D7A"/>
    <w:rsid w:val="007B3D69"/>
    <w:rsid w:val="007B55EA"/>
    <w:rsid w:val="007C42B0"/>
    <w:rsid w:val="007C6D12"/>
    <w:rsid w:val="007C7FD9"/>
    <w:rsid w:val="007D0020"/>
    <w:rsid w:val="007D11F6"/>
    <w:rsid w:val="007D16F0"/>
    <w:rsid w:val="007D2CFB"/>
    <w:rsid w:val="007D438C"/>
    <w:rsid w:val="007D71DD"/>
    <w:rsid w:val="007D7643"/>
    <w:rsid w:val="007D7E48"/>
    <w:rsid w:val="007E1387"/>
    <w:rsid w:val="007E2137"/>
    <w:rsid w:val="007E37B7"/>
    <w:rsid w:val="007E3B10"/>
    <w:rsid w:val="007E3B26"/>
    <w:rsid w:val="007E6876"/>
    <w:rsid w:val="007F020D"/>
    <w:rsid w:val="007F1660"/>
    <w:rsid w:val="007F25C5"/>
    <w:rsid w:val="007F40EF"/>
    <w:rsid w:val="007F5BE6"/>
    <w:rsid w:val="007F6217"/>
    <w:rsid w:val="007F6DB7"/>
    <w:rsid w:val="00800CC0"/>
    <w:rsid w:val="00803CB1"/>
    <w:rsid w:val="00811F6E"/>
    <w:rsid w:val="00813866"/>
    <w:rsid w:val="008154D1"/>
    <w:rsid w:val="00815CD1"/>
    <w:rsid w:val="008232E3"/>
    <w:rsid w:val="00824300"/>
    <w:rsid w:val="00825231"/>
    <w:rsid w:val="0082758A"/>
    <w:rsid w:val="00831B9B"/>
    <w:rsid w:val="00831D8E"/>
    <w:rsid w:val="008330EC"/>
    <w:rsid w:val="008358DE"/>
    <w:rsid w:val="008366A0"/>
    <w:rsid w:val="008459CB"/>
    <w:rsid w:val="0085013E"/>
    <w:rsid w:val="0085123E"/>
    <w:rsid w:val="0085467C"/>
    <w:rsid w:val="008579D2"/>
    <w:rsid w:val="00861393"/>
    <w:rsid w:val="008619CD"/>
    <w:rsid w:val="00862F90"/>
    <w:rsid w:val="00865955"/>
    <w:rsid w:val="008720A1"/>
    <w:rsid w:val="0087267B"/>
    <w:rsid w:val="00873C13"/>
    <w:rsid w:val="008750F6"/>
    <w:rsid w:val="008860B4"/>
    <w:rsid w:val="00887269"/>
    <w:rsid w:val="00893626"/>
    <w:rsid w:val="00894586"/>
    <w:rsid w:val="0089553F"/>
    <w:rsid w:val="00896A66"/>
    <w:rsid w:val="008978F1"/>
    <w:rsid w:val="008A14C8"/>
    <w:rsid w:val="008A1775"/>
    <w:rsid w:val="008A361E"/>
    <w:rsid w:val="008A4B5F"/>
    <w:rsid w:val="008A658A"/>
    <w:rsid w:val="008A7D85"/>
    <w:rsid w:val="008B3E14"/>
    <w:rsid w:val="008C10B9"/>
    <w:rsid w:val="008C10DC"/>
    <w:rsid w:val="008C13A3"/>
    <w:rsid w:val="008C2DA2"/>
    <w:rsid w:val="008C4533"/>
    <w:rsid w:val="008C45C1"/>
    <w:rsid w:val="008C5B29"/>
    <w:rsid w:val="008D0A7B"/>
    <w:rsid w:val="008D0B00"/>
    <w:rsid w:val="008D799A"/>
    <w:rsid w:val="008E068C"/>
    <w:rsid w:val="008E2F16"/>
    <w:rsid w:val="008E357E"/>
    <w:rsid w:val="008E5854"/>
    <w:rsid w:val="008E6DC2"/>
    <w:rsid w:val="008E6F85"/>
    <w:rsid w:val="008F0C27"/>
    <w:rsid w:val="008F120B"/>
    <w:rsid w:val="008F1B90"/>
    <w:rsid w:val="008F2168"/>
    <w:rsid w:val="008F3A60"/>
    <w:rsid w:val="008F75E3"/>
    <w:rsid w:val="008F7A87"/>
    <w:rsid w:val="00900289"/>
    <w:rsid w:val="00902A4E"/>
    <w:rsid w:val="0090781E"/>
    <w:rsid w:val="00912730"/>
    <w:rsid w:val="009157ED"/>
    <w:rsid w:val="0092769E"/>
    <w:rsid w:val="009309CC"/>
    <w:rsid w:val="00931285"/>
    <w:rsid w:val="00932382"/>
    <w:rsid w:val="00934A54"/>
    <w:rsid w:val="00934B0F"/>
    <w:rsid w:val="009360FF"/>
    <w:rsid w:val="00940A06"/>
    <w:rsid w:val="00950168"/>
    <w:rsid w:val="0095114F"/>
    <w:rsid w:val="0095268E"/>
    <w:rsid w:val="00955035"/>
    <w:rsid w:val="00956C52"/>
    <w:rsid w:val="009614DF"/>
    <w:rsid w:val="00962858"/>
    <w:rsid w:val="009630ED"/>
    <w:rsid w:val="00963B3B"/>
    <w:rsid w:val="00966944"/>
    <w:rsid w:val="00967EE1"/>
    <w:rsid w:val="00970396"/>
    <w:rsid w:val="00970CAA"/>
    <w:rsid w:val="00973E9A"/>
    <w:rsid w:val="00974B3B"/>
    <w:rsid w:val="00975A81"/>
    <w:rsid w:val="009767AC"/>
    <w:rsid w:val="00977E08"/>
    <w:rsid w:val="009833F8"/>
    <w:rsid w:val="00985D66"/>
    <w:rsid w:val="009869DB"/>
    <w:rsid w:val="00990178"/>
    <w:rsid w:val="0099060B"/>
    <w:rsid w:val="009A0785"/>
    <w:rsid w:val="009A092E"/>
    <w:rsid w:val="009A4B2E"/>
    <w:rsid w:val="009A51FB"/>
    <w:rsid w:val="009A55DB"/>
    <w:rsid w:val="009A6458"/>
    <w:rsid w:val="009B2AEC"/>
    <w:rsid w:val="009B3F1E"/>
    <w:rsid w:val="009B5B34"/>
    <w:rsid w:val="009C1E98"/>
    <w:rsid w:val="009C279C"/>
    <w:rsid w:val="009C2A88"/>
    <w:rsid w:val="009C3CD2"/>
    <w:rsid w:val="009C60F2"/>
    <w:rsid w:val="009D0D3C"/>
    <w:rsid w:val="009D2A71"/>
    <w:rsid w:val="009D3140"/>
    <w:rsid w:val="009D31D1"/>
    <w:rsid w:val="009D4BA1"/>
    <w:rsid w:val="009E39C8"/>
    <w:rsid w:val="009E411D"/>
    <w:rsid w:val="009E50CD"/>
    <w:rsid w:val="009E6402"/>
    <w:rsid w:val="009F05F8"/>
    <w:rsid w:val="009F22E9"/>
    <w:rsid w:val="009F2BFF"/>
    <w:rsid w:val="009F3DDD"/>
    <w:rsid w:val="009F4E63"/>
    <w:rsid w:val="009F6A3A"/>
    <w:rsid w:val="009F716E"/>
    <w:rsid w:val="00A00330"/>
    <w:rsid w:val="00A01D69"/>
    <w:rsid w:val="00A057B0"/>
    <w:rsid w:val="00A06042"/>
    <w:rsid w:val="00A0758F"/>
    <w:rsid w:val="00A1096B"/>
    <w:rsid w:val="00A11BBB"/>
    <w:rsid w:val="00A12369"/>
    <w:rsid w:val="00A12E07"/>
    <w:rsid w:val="00A23D3C"/>
    <w:rsid w:val="00A31B88"/>
    <w:rsid w:val="00A31F9C"/>
    <w:rsid w:val="00A33415"/>
    <w:rsid w:val="00A349B8"/>
    <w:rsid w:val="00A36253"/>
    <w:rsid w:val="00A40305"/>
    <w:rsid w:val="00A422F0"/>
    <w:rsid w:val="00A42430"/>
    <w:rsid w:val="00A44E81"/>
    <w:rsid w:val="00A51178"/>
    <w:rsid w:val="00A52403"/>
    <w:rsid w:val="00A528F9"/>
    <w:rsid w:val="00A53731"/>
    <w:rsid w:val="00A56AEA"/>
    <w:rsid w:val="00A57021"/>
    <w:rsid w:val="00A579EE"/>
    <w:rsid w:val="00A61266"/>
    <w:rsid w:val="00A61DC5"/>
    <w:rsid w:val="00A61E61"/>
    <w:rsid w:val="00A645AA"/>
    <w:rsid w:val="00A6532B"/>
    <w:rsid w:val="00A70363"/>
    <w:rsid w:val="00A73134"/>
    <w:rsid w:val="00A7344A"/>
    <w:rsid w:val="00A81FB9"/>
    <w:rsid w:val="00A8521B"/>
    <w:rsid w:val="00A87F20"/>
    <w:rsid w:val="00A87FD5"/>
    <w:rsid w:val="00A90476"/>
    <w:rsid w:val="00A90726"/>
    <w:rsid w:val="00A916C1"/>
    <w:rsid w:val="00A94794"/>
    <w:rsid w:val="00A974D5"/>
    <w:rsid w:val="00A97F94"/>
    <w:rsid w:val="00AA0D5C"/>
    <w:rsid w:val="00AA1189"/>
    <w:rsid w:val="00AA1E90"/>
    <w:rsid w:val="00AA2D38"/>
    <w:rsid w:val="00AA44EB"/>
    <w:rsid w:val="00AA4B25"/>
    <w:rsid w:val="00AA59EE"/>
    <w:rsid w:val="00AA7DA0"/>
    <w:rsid w:val="00AB1598"/>
    <w:rsid w:val="00AB217A"/>
    <w:rsid w:val="00AB29DA"/>
    <w:rsid w:val="00AB413D"/>
    <w:rsid w:val="00AB44AE"/>
    <w:rsid w:val="00AB4DEB"/>
    <w:rsid w:val="00AB5C0F"/>
    <w:rsid w:val="00AB76A5"/>
    <w:rsid w:val="00AC21D1"/>
    <w:rsid w:val="00AC2D60"/>
    <w:rsid w:val="00AC3318"/>
    <w:rsid w:val="00AC5B3C"/>
    <w:rsid w:val="00AC611E"/>
    <w:rsid w:val="00AC6127"/>
    <w:rsid w:val="00AC7659"/>
    <w:rsid w:val="00AC7BFC"/>
    <w:rsid w:val="00AD031C"/>
    <w:rsid w:val="00AD26EA"/>
    <w:rsid w:val="00AD32CD"/>
    <w:rsid w:val="00AD53F6"/>
    <w:rsid w:val="00AE0797"/>
    <w:rsid w:val="00AE0965"/>
    <w:rsid w:val="00AE1F00"/>
    <w:rsid w:val="00AE325A"/>
    <w:rsid w:val="00AF07A0"/>
    <w:rsid w:val="00AF3321"/>
    <w:rsid w:val="00AF36E5"/>
    <w:rsid w:val="00AF5147"/>
    <w:rsid w:val="00B03ED2"/>
    <w:rsid w:val="00B044FA"/>
    <w:rsid w:val="00B13F89"/>
    <w:rsid w:val="00B157EF"/>
    <w:rsid w:val="00B16600"/>
    <w:rsid w:val="00B23302"/>
    <w:rsid w:val="00B23CA3"/>
    <w:rsid w:val="00B25FF3"/>
    <w:rsid w:val="00B30A15"/>
    <w:rsid w:val="00B36248"/>
    <w:rsid w:val="00B40B79"/>
    <w:rsid w:val="00B40E4D"/>
    <w:rsid w:val="00B41790"/>
    <w:rsid w:val="00B420CE"/>
    <w:rsid w:val="00B4295E"/>
    <w:rsid w:val="00B463FA"/>
    <w:rsid w:val="00B50774"/>
    <w:rsid w:val="00B520FE"/>
    <w:rsid w:val="00B55C43"/>
    <w:rsid w:val="00B55D10"/>
    <w:rsid w:val="00B55E2F"/>
    <w:rsid w:val="00B57B34"/>
    <w:rsid w:val="00B622EB"/>
    <w:rsid w:val="00B62F12"/>
    <w:rsid w:val="00B63311"/>
    <w:rsid w:val="00B66982"/>
    <w:rsid w:val="00B67011"/>
    <w:rsid w:val="00B73265"/>
    <w:rsid w:val="00B733A0"/>
    <w:rsid w:val="00B737EE"/>
    <w:rsid w:val="00B7572C"/>
    <w:rsid w:val="00B75748"/>
    <w:rsid w:val="00B82CA5"/>
    <w:rsid w:val="00B82DEB"/>
    <w:rsid w:val="00B83A14"/>
    <w:rsid w:val="00B85EDE"/>
    <w:rsid w:val="00B86E54"/>
    <w:rsid w:val="00B903DC"/>
    <w:rsid w:val="00B90C64"/>
    <w:rsid w:val="00B91B6C"/>
    <w:rsid w:val="00B94230"/>
    <w:rsid w:val="00B94AA2"/>
    <w:rsid w:val="00B9574B"/>
    <w:rsid w:val="00B976B6"/>
    <w:rsid w:val="00B97B4C"/>
    <w:rsid w:val="00BA2CFD"/>
    <w:rsid w:val="00BA3AB8"/>
    <w:rsid w:val="00BA5C44"/>
    <w:rsid w:val="00BB0BE5"/>
    <w:rsid w:val="00BB4641"/>
    <w:rsid w:val="00BB523D"/>
    <w:rsid w:val="00BB5431"/>
    <w:rsid w:val="00BB7383"/>
    <w:rsid w:val="00BC012B"/>
    <w:rsid w:val="00BC2B70"/>
    <w:rsid w:val="00BC3A83"/>
    <w:rsid w:val="00BC46E9"/>
    <w:rsid w:val="00BC5315"/>
    <w:rsid w:val="00BC57B4"/>
    <w:rsid w:val="00BC5A99"/>
    <w:rsid w:val="00BC5B82"/>
    <w:rsid w:val="00BD1DC4"/>
    <w:rsid w:val="00BD333B"/>
    <w:rsid w:val="00BD6EA8"/>
    <w:rsid w:val="00BE1C6E"/>
    <w:rsid w:val="00BE2023"/>
    <w:rsid w:val="00BE3F11"/>
    <w:rsid w:val="00BE4D2D"/>
    <w:rsid w:val="00BE6647"/>
    <w:rsid w:val="00BF35F4"/>
    <w:rsid w:val="00BF40B1"/>
    <w:rsid w:val="00BF4D1F"/>
    <w:rsid w:val="00BF717C"/>
    <w:rsid w:val="00C0013D"/>
    <w:rsid w:val="00C06036"/>
    <w:rsid w:val="00C1345F"/>
    <w:rsid w:val="00C165A0"/>
    <w:rsid w:val="00C206EC"/>
    <w:rsid w:val="00C20E2C"/>
    <w:rsid w:val="00C21663"/>
    <w:rsid w:val="00C21FD6"/>
    <w:rsid w:val="00C235C2"/>
    <w:rsid w:val="00C25049"/>
    <w:rsid w:val="00C25E20"/>
    <w:rsid w:val="00C26531"/>
    <w:rsid w:val="00C30291"/>
    <w:rsid w:val="00C32F71"/>
    <w:rsid w:val="00C33E78"/>
    <w:rsid w:val="00C3426D"/>
    <w:rsid w:val="00C35FCD"/>
    <w:rsid w:val="00C369F7"/>
    <w:rsid w:val="00C376D1"/>
    <w:rsid w:val="00C415D6"/>
    <w:rsid w:val="00C434CD"/>
    <w:rsid w:val="00C442B9"/>
    <w:rsid w:val="00C45610"/>
    <w:rsid w:val="00C50937"/>
    <w:rsid w:val="00C51920"/>
    <w:rsid w:val="00C54A0C"/>
    <w:rsid w:val="00C62C06"/>
    <w:rsid w:val="00C63CFB"/>
    <w:rsid w:val="00C647A6"/>
    <w:rsid w:val="00C66D0D"/>
    <w:rsid w:val="00C73702"/>
    <w:rsid w:val="00C7492D"/>
    <w:rsid w:val="00C76D5F"/>
    <w:rsid w:val="00C81929"/>
    <w:rsid w:val="00C83795"/>
    <w:rsid w:val="00C86F98"/>
    <w:rsid w:val="00C87639"/>
    <w:rsid w:val="00C900C1"/>
    <w:rsid w:val="00C9211B"/>
    <w:rsid w:val="00C93D86"/>
    <w:rsid w:val="00C93F16"/>
    <w:rsid w:val="00C93FED"/>
    <w:rsid w:val="00C955C8"/>
    <w:rsid w:val="00C95A5C"/>
    <w:rsid w:val="00C95ECE"/>
    <w:rsid w:val="00C965D4"/>
    <w:rsid w:val="00C97D3E"/>
    <w:rsid w:val="00C97FE2"/>
    <w:rsid w:val="00CA0050"/>
    <w:rsid w:val="00CA02EB"/>
    <w:rsid w:val="00CA0738"/>
    <w:rsid w:val="00CA1A9B"/>
    <w:rsid w:val="00CA37DC"/>
    <w:rsid w:val="00CA4604"/>
    <w:rsid w:val="00CA7E4E"/>
    <w:rsid w:val="00CB0D1A"/>
    <w:rsid w:val="00CB1F36"/>
    <w:rsid w:val="00CC2423"/>
    <w:rsid w:val="00CC3F08"/>
    <w:rsid w:val="00CC4C70"/>
    <w:rsid w:val="00CC60CB"/>
    <w:rsid w:val="00CC7A33"/>
    <w:rsid w:val="00CD0580"/>
    <w:rsid w:val="00CD127C"/>
    <w:rsid w:val="00CD33F2"/>
    <w:rsid w:val="00CD6382"/>
    <w:rsid w:val="00CE326F"/>
    <w:rsid w:val="00CF394C"/>
    <w:rsid w:val="00CF72E8"/>
    <w:rsid w:val="00D00EF0"/>
    <w:rsid w:val="00D0546C"/>
    <w:rsid w:val="00D071F1"/>
    <w:rsid w:val="00D07DBA"/>
    <w:rsid w:val="00D13560"/>
    <w:rsid w:val="00D14101"/>
    <w:rsid w:val="00D164F2"/>
    <w:rsid w:val="00D16FBA"/>
    <w:rsid w:val="00D17CAF"/>
    <w:rsid w:val="00D20F6C"/>
    <w:rsid w:val="00D2509B"/>
    <w:rsid w:val="00D260AE"/>
    <w:rsid w:val="00D309FC"/>
    <w:rsid w:val="00D33649"/>
    <w:rsid w:val="00D33905"/>
    <w:rsid w:val="00D33D51"/>
    <w:rsid w:val="00D37356"/>
    <w:rsid w:val="00D4757D"/>
    <w:rsid w:val="00D477F2"/>
    <w:rsid w:val="00D507B1"/>
    <w:rsid w:val="00D510FA"/>
    <w:rsid w:val="00D5120F"/>
    <w:rsid w:val="00D51A6C"/>
    <w:rsid w:val="00D52117"/>
    <w:rsid w:val="00D52C61"/>
    <w:rsid w:val="00D56AD8"/>
    <w:rsid w:val="00D629F3"/>
    <w:rsid w:val="00D64789"/>
    <w:rsid w:val="00D65827"/>
    <w:rsid w:val="00D6673E"/>
    <w:rsid w:val="00D72CFA"/>
    <w:rsid w:val="00D72F98"/>
    <w:rsid w:val="00D74D1A"/>
    <w:rsid w:val="00D8060B"/>
    <w:rsid w:val="00D809FC"/>
    <w:rsid w:val="00D81342"/>
    <w:rsid w:val="00D81762"/>
    <w:rsid w:val="00D838B3"/>
    <w:rsid w:val="00D84EA6"/>
    <w:rsid w:val="00D858F7"/>
    <w:rsid w:val="00D90F62"/>
    <w:rsid w:val="00D92129"/>
    <w:rsid w:val="00D97DA4"/>
    <w:rsid w:val="00DA0094"/>
    <w:rsid w:val="00DA1828"/>
    <w:rsid w:val="00DA1DF7"/>
    <w:rsid w:val="00DA52CE"/>
    <w:rsid w:val="00DA6DDA"/>
    <w:rsid w:val="00DA7630"/>
    <w:rsid w:val="00DA7C51"/>
    <w:rsid w:val="00DB167E"/>
    <w:rsid w:val="00DB2332"/>
    <w:rsid w:val="00DC0DD9"/>
    <w:rsid w:val="00DC235E"/>
    <w:rsid w:val="00DC5D40"/>
    <w:rsid w:val="00DD3573"/>
    <w:rsid w:val="00DD3D16"/>
    <w:rsid w:val="00DD49B7"/>
    <w:rsid w:val="00DD618B"/>
    <w:rsid w:val="00DD64A9"/>
    <w:rsid w:val="00DE1071"/>
    <w:rsid w:val="00DE6EAF"/>
    <w:rsid w:val="00DE7E12"/>
    <w:rsid w:val="00DF2E29"/>
    <w:rsid w:val="00DF2FD3"/>
    <w:rsid w:val="00DF6160"/>
    <w:rsid w:val="00DF6B62"/>
    <w:rsid w:val="00DF7096"/>
    <w:rsid w:val="00E00CAC"/>
    <w:rsid w:val="00E03514"/>
    <w:rsid w:val="00E04AA7"/>
    <w:rsid w:val="00E04E59"/>
    <w:rsid w:val="00E05188"/>
    <w:rsid w:val="00E11DE2"/>
    <w:rsid w:val="00E12553"/>
    <w:rsid w:val="00E2234E"/>
    <w:rsid w:val="00E22D82"/>
    <w:rsid w:val="00E231CE"/>
    <w:rsid w:val="00E25B7F"/>
    <w:rsid w:val="00E277E4"/>
    <w:rsid w:val="00E27E6D"/>
    <w:rsid w:val="00E3269A"/>
    <w:rsid w:val="00E32EF1"/>
    <w:rsid w:val="00E333A5"/>
    <w:rsid w:val="00E336C7"/>
    <w:rsid w:val="00E347DC"/>
    <w:rsid w:val="00E37C42"/>
    <w:rsid w:val="00E42584"/>
    <w:rsid w:val="00E42B9D"/>
    <w:rsid w:val="00E45A31"/>
    <w:rsid w:val="00E45B5D"/>
    <w:rsid w:val="00E513EC"/>
    <w:rsid w:val="00E51957"/>
    <w:rsid w:val="00E52784"/>
    <w:rsid w:val="00E60A40"/>
    <w:rsid w:val="00E614AB"/>
    <w:rsid w:val="00E628CA"/>
    <w:rsid w:val="00E65A18"/>
    <w:rsid w:val="00E663BD"/>
    <w:rsid w:val="00E67BD5"/>
    <w:rsid w:val="00E72D9E"/>
    <w:rsid w:val="00E7413E"/>
    <w:rsid w:val="00E74BEB"/>
    <w:rsid w:val="00E75702"/>
    <w:rsid w:val="00E75A5A"/>
    <w:rsid w:val="00E75B81"/>
    <w:rsid w:val="00E75FC3"/>
    <w:rsid w:val="00E77789"/>
    <w:rsid w:val="00E80AB6"/>
    <w:rsid w:val="00E82922"/>
    <w:rsid w:val="00E8340F"/>
    <w:rsid w:val="00E836A5"/>
    <w:rsid w:val="00E83800"/>
    <w:rsid w:val="00E839AF"/>
    <w:rsid w:val="00E86138"/>
    <w:rsid w:val="00EA0AA5"/>
    <w:rsid w:val="00EA1830"/>
    <w:rsid w:val="00EA3ECF"/>
    <w:rsid w:val="00EA6707"/>
    <w:rsid w:val="00EA68C9"/>
    <w:rsid w:val="00EB26ED"/>
    <w:rsid w:val="00EB2CC1"/>
    <w:rsid w:val="00EB44A9"/>
    <w:rsid w:val="00EB55A3"/>
    <w:rsid w:val="00EB587D"/>
    <w:rsid w:val="00EB632E"/>
    <w:rsid w:val="00EB6C83"/>
    <w:rsid w:val="00EB7F28"/>
    <w:rsid w:val="00EC0BB9"/>
    <w:rsid w:val="00EC0CD7"/>
    <w:rsid w:val="00EC1A4F"/>
    <w:rsid w:val="00EC30E9"/>
    <w:rsid w:val="00EC3448"/>
    <w:rsid w:val="00EC490B"/>
    <w:rsid w:val="00EC49A2"/>
    <w:rsid w:val="00EC6571"/>
    <w:rsid w:val="00ED02AE"/>
    <w:rsid w:val="00ED4A9C"/>
    <w:rsid w:val="00ED5A19"/>
    <w:rsid w:val="00ED6592"/>
    <w:rsid w:val="00ED708B"/>
    <w:rsid w:val="00EE1939"/>
    <w:rsid w:val="00EE1F7E"/>
    <w:rsid w:val="00EE33BD"/>
    <w:rsid w:val="00EE396D"/>
    <w:rsid w:val="00EE5BB5"/>
    <w:rsid w:val="00EF4184"/>
    <w:rsid w:val="00EF4736"/>
    <w:rsid w:val="00EF4ED9"/>
    <w:rsid w:val="00EF5671"/>
    <w:rsid w:val="00EF5B0B"/>
    <w:rsid w:val="00EF77D3"/>
    <w:rsid w:val="00F01323"/>
    <w:rsid w:val="00F02771"/>
    <w:rsid w:val="00F03BBD"/>
    <w:rsid w:val="00F07396"/>
    <w:rsid w:val="00F076B8"/>
    <w:rsid w:val="00F133CC"/>
    <w:rsid w:val="00F1344A"/>
    <w:rsid w:val="00F15F0B"/>
    <w:rsid w:val="00F173C8"/>
    <w:rsid w:val="00F216EC"/>
    <w:rsid w:val="00F24486"/>
    <w:rsid w:val="00F26897"/>
    <w:rsid w:val="00F303E7"/>
    <w:rsid w:val="00F3341D"/>
    <w:rsid w:val="00F34555"/>
    <w:rsid w:val="00F3755C"/>
    <w:rsid w:val="00F43C9B"/>
    <w:rsid w:val="00F45568"/>
    <w:rsid w:val="00F50360"/>
    <w:rsid w:val="00F5079D"/>
    <w:rsid w:val="00F5135F"/>
    <w:rsid w:val="00F52014"/>
    <w:rsid w:val="00F5238B"/>
    <w:rsid w:val="00F5420B"/>
    <w:rsid w:val="00F56CEC"/>
    <w:rsid w:val="00F610B8"/>
    <w:rsid w:val="00F622F5"/>
    <w:rsid w:val="00F62D3C"/>
    <w:rsid w:val="00F64659"/>
    <w:rsid w:val="00F663F3"/>
    <w:rsid w:val="00F717F5"/>
    <w:rsid w:val="00F72CC1"/>
    <w:rsid w:val="00F72D2E"/>
    <w:rsid w:val="00F7551C"/>
    <w:rsid w:val="00F75D1E"/>
    <w:rsid w:val="00F76C8A"/>
    <w:rsid w:val="00F76FCE"/>
    <w:rsid w:val="00F80B4C"/>
    <w:rsid w:val="00F81623"/>
    <w:rsid w:val="00F817D6"/>
    <w:rsid w:val="00F8183F"/>
    <w:rsid w:val="00F849BF"/>
    <w:rsid w:val="00F84B7E"/>
    <w:rsid w:val="00F85A7B"/>
    <w:rsid w:val="00F868D2"/>
    <w:rsid w:val="00F91DA8"/>
    <w:rsid w:val="00FA29C7"/>
    <w:rsid w:val="00FA3BC6"/>
    <w:rsid w:val="00FA4CF3"/>
    <w:rsid w:val="00FA58F2"/>
    <w:rsid w:val="00FA7086"/>
    <w:rsid w:val="00FA70CD"/>
    <w:rsid w:val="00FB1675"/>
    <w:rsid w:val="00FB2E1C"/>
    <w:rsid w:val="00FB4192"/>
    <w:rsid w:val="00FB4EB1"/>
    <w:rsid w:val="00FB526D"/>
    <w:rsid w:val="00FB7F31"/>
    <w:rsid w:val="00FC5943"/>
    <w:rsid w:val="00FC7281"/>
    <w:rsid w:val="00FD0451"/>
    <w:rsid w:val="00FD09B9"/>
    <w:rsid w:val="00FD4BA1"/>
    <w:rsid w:val="00FD581A"/>
    <w:rsid w:val="00FD6A01"/>
    <w:rsid w:val="00FD7EE2"/>
    <w:rsid w:val="00FE1A52"/>
    <w:rsid w:val="00FE1DA4"/>
    <w:rsid w:val="00FE2B66"/>
    <w:rsid w:val="00FE65C9"/>
    <w:rsid w:val="00FE6809"/>
    <w:rsid w:val="00FE7128"/>
    <w:rsid w:val="00FF0F0E"/>
    <w:rsid w:val="00FF2FBF"/>
    <w:rsid w:val="00FF7562"/>
    <w:rsid w:val="00FF762E"/>
    <w:rsid w:val="00FF76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61B9EB-D951-4DA0-843E-8A706AD6B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B044D"/>
    <w:pPr>
      <w:widowControl w:val="0"/>
      <w:spacing w:line="312" w:lineRule="auto"/>
      <w:jc w:val="both"/>
    </w:pPr>
    <w:rPr>
      <w:rFonts w:ascii="Times New Roman" w:eastAsia="宋体" w:hAnsi="Times New Roman" w:cs="Times New Roman"/>
      <w:sz w:val="24"/>
      <w:szCs w:val="24"/>
    </w:rPr>
  </w:style>
  <w:style w:type="paragraph" w:styleId="10">
    <w:name w:val="heading 1"/>
    <w:aliases w:val="H1,PIM 1,h1,Heading 1 (NN),Attribute Heading 1,1.,Section Head,1st level,l1,1,H11,H12,H13,H14,H15,H16,H17,Heading 0,&amp;3,List level 1,标书1,h11,heading 1TOC,heading 1,Header 1,Header1,SAHeading 1,Head1,Heading apps,123321,H111,H121,H131,H141,H151,H161"/>
    <w:basedOn w:val="a0"/>
    <w:next w:val="a0"/>
    <w:link w:val="1Char"/>
    <w:qFormat/>
    <w:rsid w:val="004C2A86"/>
    <w:pPr>
      <w:keepNext/>
      <w:keepLines/>
      <w:spacing w:before="340" w:after="330" w:line="578" w:lineRule="auto"/>
      <w:ind w:left="432" w:hanging="432"/>
      <w:outlineLvl w:val="0"/>
    </w:pPr>
    <w:rPr>
      <w:b/>
      <w:bCs/>
      <w:kern w:val="44"/>
      <w:sz w:val="44"/>
      <w:szCs w:val="44"/>
    </w:rPr>
  </w:style>
  <w:style w:type="paragraph" w:styleId="2">
    <w:name w:val="heading 2"/>
    <w:aliases w:val="Chapter X.X. Statement,h2,2,Header 2,l2,Level 2 Head,heading 2,H2,PIM2,Heading 2 Hidden,Heading 2 CCBS,Titre3,HD2,sect 1.2,H21,sect 1.21,H22,sect 1.22,H211,sect 1.211,H23,sect 1.23,H212,sect 1.212,第一章 标题 2,DO,2nd level,Titre2,Head 2,DO NOT USE_h2"/>
    <w:basedOn w:val="a0"/>
    <w:next w:val="a0"/>
    <w:link w:val="2Char"/>
    <w:unhideWhenUsed/>
    <w:qFormat/>
    <w:rsid w:val="007B0D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h3,Chapter X.X.X.,3rd level,H3,l3,CT,level_3,PIM 3,Level 3 Head,3,Heading 3 - old,sect1.2.3,sect1.2.31,sect1.2.32,sect1.2.311,sect1.2.33,sect1.2.312,Bold Head,bh,Org Heading 1,Level 3 Topic Heading,(A-3),Table Attribute Heading,BOD 0,prop3,3heading"/>
    <w:basedOn w:val="a0"/>
    <w:next w:val="a0"/>
    <w:link w:val="3Char"/>
    <w:unhideWhenUsed/>
    <w:qFormat/>
    <w:rsid w:val="007B0D7A"/>
    <w:pPr>
      <w:keepNext/>
      <w:keepLines/>
      <w:spacing w:before="260" w:after="260" w:line="416" w:lineRule="auto"/>
      <w:outlineLvl w:val="2"/>
    </w:pPr>
    <w:rPr>
      <w:b/>
      <w:bCs/>
      <w:sz w:val="28"/>
      <w:szCs w:val="32"/>
    </w:rPr>
  </w:style>
  <w:style w:type="paragraph" w:styleId="4">
    <w:name w:val="heading 4"/>
    <w:aliases w:val="bullet,bl,bb,PIM 4,H4,h4,4th level,三级,Heading Four,Ref Heading 1,rh1,Heading sql,4,4heading,L4,sect 1.2.3.4,heading 4,sect 1.2.3.41,Ref Heading 11,rh11,sect 1.2.3.42,Ref Heading 12,rh12,sect 1.2.3.411,Ref Heading 111,rh111,sect 1.2.3.43,rh13,Head4"/>
    <w:basedOn w:val="a0"/>
    <w:next w:val="a0"/>
    <w:link w:val="4Char"/>
    <w:unhideWhenUsed/>
    <w:qFormat/>
    <w:rsid w:val="007B0D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dash,ds,dd,H5,h5,口,口1,口2,Roman list,heading 5,PIM 5,l5+toc5,Numbered Sub-list,一,正文五级标题,标题 5(ALT+5),Block Label,dash1,ds1,dd1,dash2,ds2,dd2,dash3,ds3,dd3,dash4,ds4,dd4,dash5,ds5,dd5,dash6,ds6,dd6,dash7,ds7,dd7,dash8,ds8,dd8,dash9,ds9,dd9,dash10,ds10"/>
    <w:basedOn w:val="a0"/>
    <w:next w:val="a0"/>
    <w:link w:val="5Char"/>
    <w:unhideWhenUsed/>
    <w:qFormat/>
    <w:rsid w:val="007B0D7A"/>
    <w:pPr>
      <w:keepNext/>
      <w:keepLines/>
      <w:spacing w:before="280" w:after="290" w:line="376" w:lineRule="auto"/>
      <w:outlineLvl w:val="4"/>
    </w:pPr>
    <w:rPr>
      <w:b/>
      <w:bCs/>
      <w:sz w:val="28"/>
      <w:szCs w:val="28"/>
    </w:rPr>
  </w:style>
  <w:style w:type="paragraph" w:styleId="6">
    <w:name w:val="heading 6"/>
    <w:aliases w:val="L6,H6,PIM 6,Bullet list,BOD 4,正文六级标题,标题 6(ALT+6),第五层条,6,Legal Level 1.,Class,h6,Third Subheading,Bullet (Single Lines),Presentor,do not use,Figure label,l6,hsm,cnp,Caption number (page-wide),list 6,h61,heading 6,Heading6,Figure label1,h62,l61,hsm1"/>
    <w:basedOn w:val="a0"/>
    <w:next w:val="a0"/>
    <w:link w:val="6Char"/>
    <w:qFormat/>
    <w:rsid w:val="004C2A86"/>
    <w:pPr>
      <w:keepNext/>
      <w:keepLines/>
      <w:spacing w:before="240" w:after="64" w:line="320" w:lineRule="auto"/>
      <w:ind w:left="1152" w:hanging="1152"/>
      <w:outlineLvl w:val="5"/>
    </w:pPr>
    <w:rPr>
      <w:rFonts w:ascii="Arial" w:eastAsia="黑体" w:hAnsi="Arial"/>
      <w:b/>
      <w:szCs w:val="20"/>
    </w:rPr>
  </w:style>
  <w:style w:type="paragraph" w:styleId="7">
    <w:name w:val="heading 7"/>
    <w:aliases w:val="letter list,不用,正文七级标题,PIM 7,（1）,Sequential list (1),Legal Level 1.1.,sdf,L7,lettered list,letter list1,lettered list1,letter list2,lettered list2,letter list11,lettered list11,letter list3,lettered list3,letter list12,lettered list12,letter list21"/>
    <w:basedOn w:val="a0"/>
    <w:next w:val="a0"/>
    <w:link w:val="7Char"/>
    <w:qFormat/>
    <w:rsid w:val="004C2A86"/>
    <w:pPr>
      <w:keepNext/>
      <w:keepLines/>
      <w:spacing w:before="240" w:after="64" w:line="320" w:lineRule="auto"/>
      <w:ind w:left="1296" w:hanging="1296"/>
      <w:outlineLvl w:val="6"/>
    </w:pPr>
    <w:rPr>
      <w:b/>
      <w:szCs w:val="20"/>
    </w:rPr>
  </w:style>
  <w:style w:type="paragraph" w:styleId="8">
    <w:name w:val="heading 8"/>
    <w:aliases w:val="不用8,正文八级标题,注意框体,Sequential list (a),Legal Level 1.1.1.,Heading 81, action, action1, action2, action11, action3, action4, action5, action6, action7, action12, action21, action111, action31, action8, action13, action22, action112, action32, action9,t"/>
    <w:basedOn w:val="a0"/>
    <w:next w:val="a0"/>
    <w:link w:val="8Char"/>
    <w:qFormat/>
    <w:rsid w:val="004C2A86"/>
    <w:pPr>
      <w:keepNext/>
      <w:keepLines/>
      <w:spacing w:before="240" w:after="64" w:line="320" w:lineRule="auto"/>
      <w:ind w:left="1440" w:hanging="1440"/>
      <w:outlineLvl w:val="7"/>
    </w:pPr>
    <w:rPr>
      <w:rFonts w:ascii="Arial" w:eastAsia="黑体" w:hAnsi="Arial"/>
      <w:szCs w:val="20"/>
    </w:rPr>
  </w:style>
  <w:style w:type="paragraph" w:styleId="9">
    <w:name w:val="heading 9"/>
    <w:aliases w:val="不用9,PIM 9,Appendix,正文九级标题,huh,Sequential list (i),Legal Level 1.1.1.1.,三级标题,h9,heading9,App Heading, progress, progress1, progress2, progress11, progress3, progress4, progress5, progress6, progress7, progress12, progress21, progress111, progress31"/>
    <w:basedOn w:val="a0"/>
    <w:next w:val="a0"/>
    <w:link w:val="9Char"/>
    <w:qFormat/>
    <w:rsid w:val="004C2A86"/>
    <w:pPr>
      <w:keepNext/>
      <w:keepLines/>
      <w:spacing w:before="240" w:after="64" w:line="320" w:lineRule="auto"/>
      <w:ind w:left="1584" w:hanging="1584"/>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7B0D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7B0D7A"/>
    <w:rPr>
      <w:sz w:val="18"/>
      <w:szCs w:val="18"/>
    </w:rPr>
  </w:style>
  <w:style w:type="paragraph" w:styleId="a5">
    <w:name w:val="footer"/>
    <w:basedOn w:val="a0"/>
    <w:link w:val="Char0"/>
    <w:unhideWhenUsed/>
    <w:rsid w:val="007B0D7A"/>
    <w:pPr>
      <w:tabs>
        <w:tab w:val="center" w:pos="4153"/>
        <w:tab w:val="right" w:pos="8306"/>
      </w:tabs>
      <w:snapToGrid w:val="0"/>
      <w:jc w:val="left"/>
    </w:pPr>
    <w:rPr>
      <w:sz w:val="18"/>
      <w:szCs w:val="18"/>
    </w:rPr>
  </w:style>
  <w:style w:type="character" w:customStyle="1" w:styleId="Char0">
    <w:name w:val="页脚 Char"/>
    <w:basedOn w:val="a1"/>
    <w:link w:val="a5"/>
    <w:rsid w:val="007B0D7A"/>
    <w:rPr>
      <w:sz w:val="18"/>
      <w:szCs w:val="18"/>
    </w:rPr>
  </w:style>
  <w:style w:type="character" w:customStyle="1" w:styleId="a6">
    <w:name w:val="发布"/>
    <w:rsid w:val="007B0D7A"/>
    <w:rPr>
      <w:rFonts w:ascii="黑体" w:eastAsia="黑体" w:hAnsi="Tahoma"/>
      <w:spacing w:val="22"/>
      <w:w w:val="100"/>
      <w:kern w:val="2"/>
      <w:position w:val="3"/>
      <w:sz w:val="28"/>
      <w:lang w:val="en-US" w:eastAsia="zh-CN" w:bidi="ar-SA"/>
    </w:rPr>
  </w:style>
  <w:style w:type="paragraph" w:customStyle="1" w:styleId="a7">
    <w:name w:val="封面标准文稿类别"/>
    <w:rsid w:val="007B0D7A"/>
    <w:pPr>
      <w:spacing w:before="440" w:line="400" w:lineRule="exact"/>
      <w:jc w:val="center"/>
    </w:pPr>
    <w:rPr>
      <w:rFonts w:ascii="宋体" w:eastAsia="宋体" w:hAnsi="Times New Roman" w:cs="Times New Roman"/>
      <w:kern w:val="0"/>
      <w:sz w:val="24"/>
      <w:szCs w:val="20"/>
    </w:rPr>
  </w:style>
  <w:style w:type="paragraph" w:customStyle="1" w:styleId="a8">
    <w:name w:val="封面标准文稿编辑信息"/>
    <w:rsid w:val="007B0D7A"/>
    <w:pPr>
      <w:spacing w:before="180" w:line="180" w:lineRule="exact"/>
      <w:jc w:val="center"/>
    </w:pPr>
    <w:rPr>
      <w:rFonts w:ascii="宋体" w:eastAsia="宋体" w:hAnsi="Times New Roman" w:cs="Times New Roman"/>
      <w:kern w:val="0"/>
      <w:szCs w:val="20"/>
    </w:rPr>
  </w:style>
  <w:style w:type="paragraph" w:customStyle="1" w:styleId="a9">
    <w:name w:val="其他标准称谓"/>
    <w:rsid w:val="007B0D7A"/>
    <w:pPr>
      <w:spacing w:line="0" w:lineRule="atLeast"/>
      <w:jc w:val="distribute"/>
    </w:pPr>
    <w:rPr>
      <w:rFonts w:ascii="黑体" w:eastAsia="黑体" w:hAnsi="宋体" w:cs="Times New Roman"/>
      <w:kern w:val="0"/>
      <w:sz w:val="52"/>
      <w:szCs w:val="20"/>
    </w:rPr>
  </w:style>
  <w:style w:type="paragraph" w:customStyle="1" w:styleId="aa">
    <w:name w:val="封面标准名称"/>
    <w:rsid w:val="007B0D7A"/>
    <w:pPr>
      <w:widowControl w:val="0"/>
      <w:spacing w:line="680" w:lineRule="exact"/>
      <w:jc w:val="center"/>
      <w:textAlignment w:val="center"/>
    </w:pPr>
    <w:rPr>
      <w:rFonts w:ascii="黑体" w:eastAsia="黑体" w:hAnsi="Times New Roman" w:cs="Times New Roman"/>
      <w:kern w:val="0"/>
      <w:sz w:val="52"/>
      <w:szCs w:val="20"/>
    </w:rPr>
  </w:style>
  <w:style w:type="paragraph" w:customStyle="1" w:styleId="ab">
    <w:name w:val="封面标准代替信息"/>
    <w:basedOn w:val="a0"/>
    <w:rsid w:val="007B0D7A"/>
    <w:pPr>
      <w:kinsoku w:val="0"/>
      <w:overflowPunct w:val="0"/>
      <w:autoSpaceDE w:val="0"/>
      <w:autoSpaceDN w:val="0"/>
      <w:adjustRightInd w:val="0"/>
      <w:spacing w:before="57" w:line="280" w:lineRule="exact"/>
      <w:jc w:val="right"/>
      <w:textAlignment w:val="center"/>
    </w:pPr>
    <w:rPr>
      <w:rFonts w:ascii="宋体"/>
      <w:kern w:val="0"/>
      <w:sz w:val="21"/>
      <w:szCs w:val="20"/>
    </w:rPr>
  </w:style>
  <w:style w:type="paragraph" w:customStyle="1" w:styleId="ac">
    <w:name w:val="发布日期"/>
    <w:rsid w:val="007B0D7A"/>
    <w:rPr>
      <w:rFonts w:ascii="Times New Roman" w:eastAsia="黑体" w:hAnsi="Times New Roman" w:cs="Times New Roman"/>
      <w:kern w:val="0"/>
      <w:sz w:val="28"/>
      <w:szCs w:val="20"/>
    </w:rPr>
  </w:style>
  <w:style w:type="paragraph" w:customStyle="1" w:styleId="11">
    <w:name w:val="封面标准号1"/>
    <w:rsid w:val="007B0D7A"/>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ad">
    <w:name w:val="标准标志"/>
    <w:next w:val="a0"/>
    <w:rsid w:val="007B0D7A"/>
    <w:pPr>
      <w:shd w:val="solid" w:color="FFFFFF" w:fill="FFFFFF"/>
      <w:spacing w:line="0" w:lineRule="atLeast"/>
      <w:jc w:val="right"/>
    </w:pPr>
    <w:rPr>
      <w:rFonts w:ascii="Times New Roman" w:eastAsia="宋体" w:hAnsi="Times New Roman" w:cs="Times New Roman"/>
      <w:b/>
      <w:w w:val="130"/>
      <w:kern w:val="0"/>
      <w:sz w:val="96"/>
      <w:szCs w:val="20"/>
    </w:rPr>
  </w:style>
  <w:style w:type="paragraph" w:customStyle="1" w:styleId="ae">
    <w:name w:val="实施日期"/>
    <w:basedOn w:val="ac"/>
    <w:rsid w:val="007B0D7A"/>
    <w:pPr>
      <w:jc w:val="right"/>
    </w:pPr>
  </w:style>
  <w:style w:type="paragraph" w:customStyle="1" w:styleId="af">
    <w:name w:val="其他发布部门"/>
    <w:basedOn w:val="a0"/>
    <w:rsid w:val="007B0D7A"/>
    <w:pPr>
      <w:widowControl/>
      <w:spacing w:line="0" w:lineRule="atLeast"/>
      <w:jc w:val="center"/>
    </w:pPr>
    <w:rPr>
      <w:rFonts w:ascii="黑体" w:eastAsia="黑体"/>
      <w:spacing w:val="20"/>
      <w:w w:val="135"/>
      <w:kern w:val="0"/>
      <w:sz w:val="36"/>
      <w:szCs w:val="20"/>
    </w:rPr>
  </w:style>
  <w:style w:type="character" w:customStyle="1" w:styleId="2Char">
    <w:name w:val="标题 2 Char"/>
    <w:aliases w:val="Chapter X.X. Statement Char,h2 Char,2 Char,Header 2 Char,l2 Char,Level 2 Head Char,heading 2 Char,H2 Char,PIM2 Char,Heading 2 Hidden Char,Heading 2 CCBS Char,Titre3 Char,HD2 Char,sect 1.2 Char,H21 Char,sect 1.21 Char,H22 Char,sect 1.22 Char"/>
    <w:basedOn w:val="a1"/>
    <w:link w:val="2"/>
    <w:rsid w:val="007B0D7A"/>
    <w:rPr>
      <w:rFonts w:asciiTheme="majorHAnsi" w:eastAsiaTheme="majorEastAsia" w:hAnsiTheme="majorHAnsi" w:cstheme="majorBidi"/>
      <w:b/>
      <w:bCs/>
      <w:sz w:val="32"/>
      <w:szCs w:val="32"/>
    </w:rPr>
  </w:style>
  <w:style w:type="character" w:customStyle="1" w:styleId="3Char">
    <w:name w:val="标题 3 Char"/>
    <w:aliases w:val="h3 Char,Chapter X.X.X. Char,3rd level Char,H3 Char,l3 Char,CT Char,level_3 Char,PIM 3 Char,Level 3 Head Char,3 Char,Heading 3 - old Char,sect1.2.3 Char,sect1.2.31 Char,sect1.2.32 Char,sect1.2.311 Char,sect1.2.33 Char,sect1.2.312 Char,bh Char"/>
    <w:basedOn w:val="a1"/>
    <w:link w:val="30"/>
    <w:rsid w:val="007B0D7A"/>
    <w:rPr>
      <w:rFonts w:ascii="Times New Roman" w:eastAsia="宋体" w:hAnsi="Times New Roman" w:cs="Times New Roman"/>
      <w:b/>
      <w:bCs/>
      <w:sz w:val="28"/>
      <w:szCs w:val="32"/>
    </w:rPr>
  </w:style>
  <w:style w:type="character" w:customStyle="1" w:styleId="4Char">
    <w:name w:val="标题 4 Char"/>
    <w:aliases w:val="bullet Char,bl Char,bb Char,PIM 4 Char,H4 Char,h4 Char,4th level Char,三级 Char,Heading Four Char,Ref Heading 1 Char,rh1 Char,Heading sql Char,4 Char,4heading Char,L4 Char,sect 1.2.3.4 Char,heading 4 Char,sect 1.2.3.41 Char,Ref Heading 11 Char"/>
    <w:basedOn w:val="a1"/>
    <w:link w:val="4"/>
    <w:rsid w:val="007B0D7A"/>
    <w:rPr>
      <w:rFonts w:asciiTheme="majorHAnsi" w:eastAsiaTheme="majorEastAsia" w:hAnsiTheme="majorHAnsi" w:cstheme="majorBidi"/>
      <w:b/>
      <w:bCs/>
      <w:sz w:val="28"/>
      <w:szCs w:val="28"/>
    </w:rPr>
  </w:style>
  <w:style w:type="character" w:customStyle="1" w:styleId="5Char">
    <w:name w:val="标题 5 Char"/>
    <w:aliases w:val="dash Char,ds Char,dd Char,H5 Char,h5 Char,口 Char,口1 Char,口2 Char,Roman list Char,heading 5 Char,PIM 5 Char,l5+toc5 Char,Numbered Sub-list Char,一 Char,正文五级标题 Char,标题 5(ALT+5) Char,Block Label Char,dash1 Char,ds1 Char,dd1 Char,dash2 Char"/>
    <w:basedOn w:val="a1"/>
    <w:link w:val="5"/>
    <w:rsid w:val="007B0D7A"/>
    <w:rPr>
      <w:rFonts w:ascii="Times New Roman" w:eastAsia="宋体" w:hAnsi="Times New Roman" w:cs="Times New Roman"/>
      <w:b/>
      <w:bCs/>
      <w:sz w:val="28"/>
      <w:szCs w:val="28"/>
    </w:rPr>
  </w:style>
  <w:style w:type="character" w:styleId="af0">
    <w:name w:val="Hyperlink"/>
    <w:uiPriority w:val="99"/>
    <w:rsid w:val="007B0D7A"/>
    <w:rPr>
      <w:color w:val="0000FF"/>
      <w:u w:val="single"/>
    </w:rPr>
  </w:style>
  <w:style w:type="paragraph" w:styleId="af1">
    <w:name w:val="Balloon Text"/>
    <w:basedOn w:val="a0"/>
    <w:link w:val="Char1"/>
    <w:unhideWhenUsed/>
    <w:rsid w:val="00B90C64"/>
    <w:pPr>
      <w:spacing w:line="240" w:lineRule="auto"/>
    </w:pPr>
    <w:rPr>
      <w:sz w:val="18"/>
      <w:szCs w:val="18"/>
    </w:rPr>
  </w:style>
  <w:style w:type="character" w:customStyle="1" w:styleId="Char1">
    <w:name w:val="批注框文本 Char"/>
    <w:basedOn w:val="a1"/>
    <w:link w:val="af1"/>
    <w:rsid w:val="00B90C64"/>
    <w:rPr>
      <w:rFonts w:ascii="Times New Roman" w:eastAsia="宋体" w:hAnsi="Times New Roman" w:cs="Times New Roman"/>
      <w:sz w:val="18"/>
      <w:szCs w:val="18"/>
    </w:rPr>
  </w:style>
  <w:style w:type="paragraph" w:styleId="af2">
    <w:name w:val="List Paragraph"/>
    <w:basedOn w:val="a0"/>
    <w:link w:val="Char2"/>
    <w:uiPriority w:val="34"/>
    <w:qFormat/>
    <w:rsid w:val="00893626"/>
    <w:pPr>
      <w:ind w:firstLineChars="200" w:firstLine="420"/>
    </w:pPr>
  </w:style>
  <w:style w:type="paragraph" w:styleId="af3">
    <w:name w:val="Document Map"/>
    <w:basedOn w:val="a0"/>
    <w:link w:val="Char3"/>
    <w:unhideWhenUsed/>
    <w:rsid w:val="004C2A86"/>
    <w:rPr>
      <w:rFonts w:ascii="宋体"/>
      <w:sz w:val="18"/>
      <w:szCs w:val="18"/>
    </w:rPr>
  </w:style>
  <w:style w:type="character" w:customStyle="1" w:styleId="Char3">
    <w:name w:val="文档结构图 Char"/>
    <w:basedOn w:val="a1"/>
    <w:link w:val="af3"/>
    <w:rsid w:val="004C2A86"/>
    <w:rPr>
      <w:rFonts w:ascii="宋体" w:eastAsia="宋体" w:hAnsi="Times New Roman" w:cs="Times New Roman"/>
      <w:sz w:val="18"/>
      <w:szCs w:val="18"/>
    </w:rPr>
  </w:style>
  <w:style w:type="character" w:customStyle="1" w:styleId="1Char">
    <w:name w:val="标题 1 Char"/>
    <w:aliases w:val="H1 Char,PIM 1 Char,h1 Char,Heading 1 (NN) Char,Attribute Heading 1 Char,1. Char,Section Head Char,1st level Char,l1 Char,1 Char,H11 Char,H12 Char,H13 Char,H14 Char,H15 Char,H16 Char,H17 Char,Heading 0 Char,&amp;3 Char,List level 1 Char,标书1 Char"/>
    <w:basedOn w:val="a1"/>
    <w:link w:val="10"/>
    <w:rsid w:val="004C2A86"/>
    <w:rPr>
      <w:rFonts w:ascii="Times New Roman" w:eastAsia="宋体" w:hAnsi="Times New Roman" w:cs="Times New Roman"/>
      <w:b/>
      <w:bCs/>
      <w:kern w:val="44"/>
      <w:sz w:val="44"/>
      <w:szCs w:val="44"/>
    </w:rPr>
  </w:style>
  <w:style w:type="character" w:customStyle="1" w:styleId="6Char">
    <w:name w:val="标题 6 Char"/>
    <w:aliases w:val="L6 Char,H6 Char,PIM 6 Char,Bullet list Char,BOD 4 Char,正文六级标题 Char,标题 6(ALT+6) Char,第五层条 Char,6 Char,Legal Level 1. Char,Class Char,h6 Char,Third Subheading Char,Bullet (Single Lines) Char,Presentor Char,do not use Char,Figure label Char"/>
    <w:basedOn w:val="a1"/>
    <w:link w:val="6"/>
    <w:rsid w:val="004C2A86"/>
    <w:rPr>
      <w:rFonts w:ascii="Arial" w:eastAsia="黑体" w:hAnsi="Arial" w:cs="Times New Roman"/>
      <w:b/>
      <w:sz w:val="24"/>
      <w:szCs w:val="20"/>
    </w:rPr>
  </w:style>
  <w:style w:type="character" w:customStyle="1" w:styleId="7Char">
    <w:name w:val="标题 7 Char"/>
    <w:aliases w:val="letter list Char,不用 Char,正文七级标题 Char,PIM 7 Char,（1） Char,Sequential list (1) Char,Legal Level 1.1. Char,sdf Char,L7 Char,lettered list Char,letter list1 Char,lettered list1 Char,letter list2 Char,lettered list2 Char,letter list11 Char"/>
    <w:basedOn w:val="a1"/>
    <w:link w:val="7"/>
    <w:rsid w:val="004C2A86"/>
    <w:rPr>
      <w:rFonts w:ascii="Times New Roman" w:eastAsia="宋体" w:hAnsi="Times New Roman" w:cs="Times New Roman"/>
      <w:b/>
      <w:sz w:val="24"/>
      <w:szCs w:val="20"/>
    </w:rPr>
  </w:style>
  <w:style w:type="character" w:customStyle="1" w:styleId="8Char">
    <w:name w:val="标题 8 Char"/>
    <w:aliases w:val="不用8 Char,正文八级标题 Char,注意框体 Char,Sequential list (a) Char,Legal Level 1.1.1. Char,Heading 81 Char, action Char, action1 Char, action2 Char, action11 Char, action3 Char, action4 Char, action5 Char, action6 Char, action7 Char, action12 Char,t Char"/>
    <w:basedOn w:val="a1"/>
    <w:link w:val="8"/>
    <w:rsid w:val="004C2A86"/>
    <w:rPr>
      <w:rFonts w:ascii="Arial" w:eastAsia="黑体" w:hAnsi="Arial" w:cs="Times New Roman"/>
      <w:sz w:val="24"/>
      <w:szCs w:val="20"/>
    </w:rPr>
  </w:style>
  <w:style w:type="character" w:customStyle="1" w:styleId="9Char">
    <w:name w:val="标题 9 Char"/>
    <w:aliases w:val="不用9 Char,PIM 9 Char,Appendix Char,正文九级标题 Char,huh Char,Sequential list (i) Char,Legal Level 1.1.1.1. Char,三级标题 Char,h9 Char,heading9 Char,App Heading Char, progress Char, progress1 Char, progress2 Char, progress11 Char, progress3 Char"/>
    <w:basedOn w:val="a1"/>
    <w:link w:val="9"/>
    <w:rsid w:val="004C2A86"/>
    <w:rPr>
      <w:rFonts w:ascii="Arial" w:eastAsia="黑体" w:hAnsi="Arial" w:cs="Times New Roman"/>
      <w:sz w:val="24"/>
      <w:szCs w:val="20"/>
    </w:rPr>
  </w:style>
  <w:style w:type="character" w:customStyle="1" w:styleId="CharChar">
    <w:name w:val="称呼 Char Char"/>
    <w:link w:val="12"/>
    <w:rsid w:val="004C2A86"/>
    <w:rPr>
      <w:rFonts w:ascii="宋体" w:eastAsia="宋体" w:hAnsi="宋体" w:cs="Times New Roman"/>
      <w:szCs w:val="21"/>
    </w:rPr>
  </w:style>
  <w:style w:type="character" w:customStyle="1" w:styleId="Char4">
    <w:name w:val="称呼 Char"/>
    <w:link w:val="af4"/>
    <w:rsid w:val="004C2A86"/>
    <w:rPr>
      <w:sz w:val="24"/>
    </w:rPr>
  </w:style>
  <w:style w:type="character" w:customStyle="1" w:styleId="CharChar0">
    <w:name w:val="文档结构图 Char Char"/>
    <w:link w:val="13"/>
    <w:rsid w:val="004C2A86"/>
    <w:rPr>
      <w:rFonts w:ascii="宋体" w:eastAsia="宋体" w:hAnsi="Times New Roman" w:cs="Times New Roman"/>
      <w:sz w:val="18"/>
      <w:szCs w:val="18"/>
    </w:rPr>
  </w:style>
  <w:style w:type="character" w:customStyle="1" w:styleId="Char5">
    <w:name w:val="无间隔 Char"/>
    <w:link w:val="af5"/>
    <w:rsid w:val="004C2A86"/>
    <w:rPr>
      <w:rFonts w:ascii="Calibri" w:hAnsi="Calibri"/>
      <w:sz w:val="22"/>
    </w:rPr>
  </w:style>
  <w:style w:type="paragraph" w:customStyle="1" w:styleId="13">
    <w:name w:val="文档结构图1"/>
    <w:basedOn w:val="a0"/>
    <w:link w:val="CharChar0"/>
    <w:rsid w:val="004C2A86"/>
    <w:pPr>
      <w:spacing w:line="240" w:lineRule="auto"/>
    </w:pPr>
    <w:rPr>
      <w:rFonts w:ascii="宋体"/>
      <w:sz w:val="18"/>
      <w:szCs w:val="18"/>
    </w:rPr>
  </w:style>
  <w:style w:type="paragraph" w:customStyle="1" w:styleId="NewNewNewNewNewNewNewNewNewNewNewNewNewNewNewNewNew">
    <w:name w:val="正文 New New New New New New New New New New New New New New New New New"/>
    <w:rsid w:val="004C2A86"/>
    <w:pPr>
      <w:widowControl w:val="0"/>
      <w:jc w:val="both"/>
    </w:pPr>
    <w:rPr>
      <w:rFonts w:ascii="Calibri" w:eastAsia="宋体" w:hAnsi="Calibri" w:cs="黑体"/>
    </w:rPr>
  </w:style>
  <w:style w:type="paragraph" w:customStyle="1" w:styleId="NewNewNewNewNewNew">
    <w:name w:val="正文 New New New New New New"/>
    <w:rsid w:val="004C2A86"/>
    <w:pPr>
      <w:widowControl w:val="0"/>
      <w:jc w:val="both"/>
    </w:pPr>
    <w:rPr>
      <w:rFonts w:ascii="Times New Roman" w:eastAsia="宋体" w:hAnsi="Times New Roman" w:cs="Times New Roman"/>
      <w:sz w:val="24"/>
      <w:szCs w:val="20"/>
    </w:rPr>
  </w:style>
  <w:style w:type="paragraph" w:customStyle="1" w:styleId="NewNewNewNewNew">
    <w:name w:val="正文 New New New New New"/>
    <w:rsid w:val="004C2A86"/>
    <w:pPr>
      <w:widowControl w:val="0"/>
      <w:jc w:val="both"/>
    </w:pPr>
    <w:rPr>
      <w:rFonts w:ascii="Times New Roman" w:eastAsia="宋体" w:hAnsi="Times New Roman" w:cs="Times New Roman"/>
      <w:sz w:val="24"/>
      <w:szCs w:val="20"/>
    </w:rPr>
  </w:style>
  <w:style w:type="paragraph" w:customStyle="1" w:styleId="NewNewNewNewNewNewNewNewNewNewNewNewNewNewNew">
    <w:name w:val="正文 New New New New New New New New New New New New New New New"/>
    <w:rsid w:val="004C2A86"/>
    <w:pPr>
      <w:widowControl w:val="0"/>
      <w:jc w:val="both"/>
    </w:pPr>
    <w:rPr>
      <w:rFonts w:ascii="Calibri" w:eastAsia="宋体" w:hAnsi="Calibri" w:cs="黑体"/>
    </w:rPr>
  </w:style>
  <w:style w:type="paragraph" w:customStyle="1" w:styleId="NewNewNewNewNewNewNewNewNewNewNewNewNewNewNewNewNewNew">
    <w:name w:val="正文 New New New New New New New New New New New New New New New New New New"/>
    <w:rsid w:val="004C2A86"/>
    <w:pPr>
      <w:widowControl w:val="0"/>
      <w:jc w:val="both"/>
    </w:pPr>
    <w:rPr>
      <w:rFonts w:ascii="Calibri" w:eastAsia="宋体" w:hAnsi="Calibri" w:cs="黑体"/>
    </w:rPr>
  </w:style>
  <w:style w:type="paragraph" w:customStyle="1" w:styleId="MMTopic3">
    <w:name w:val="MM Topic 3"/>
    <w:basedOn w:val="30"/>
    <w:rsid w:val="004C2A86"/>
    <w:pPr>
      <w:numPr>
        <w:ilvl w:val="2"/>
        <w:numId w:val="16"/>
      </w:numPr>
      <w:spacing w:beforeLines="50" w:afterLines="50"/>
    </w:pPr>
    <w:rPr>
      <w:sz w:val="32"/>
    </w:rPr>
  </w:style>
  <w:style w:type="paragraph" w:customStyle="1" w:styleId="QB5">
    <w:name w:val="QB标题5"/>
    <w:basedOn w:val="QB4"/>
    <w:rsid w:val="004C2A86"/>
    <w:pPr>
      <w:numPr>
        <w:ilvl w:val="4"/>
      </w:numPr>
      <w:tabs>
        <w:tab w:val="clear" w:pos="1031"/>
        <w:tab w:val="left" w:pos="992"/>
      </w:tabs>
    </w:pPr>
  </w:style>
  <w:style w:type="paragraph" w:styleId="14">
    <w:name w:val="toc 1"/>
    <w:basedOn w:val="a0"/>
    <w:next w:val="a0"/>
    <w:uiPriority w:val="39"/>
    <w:rsid w:val="004C2A86"/>
    <w:pPr>
      <w:spacing w:line="240" w:lineRule="auto"/>
    </w:pPr>
    <w:rPr>
      <w:szCs w:val="20"/>
    </w:rPr>
  </w:style>
  <w:style w:type="paragraph" w:styleId="af4">
    <w:name w:val="Salutation"/>
    <w:basedOn w:val="a0"/>
    <w:next w:val="a0"/>
    <w:link w:val="Char4"/>
    <w:rsid w:val="004C2A86"/>
    <w:pPr>
      <w:autoSpaceDE w:val="0"/>
      <w:autoSpaceDN w:val="0"/>
      <w:adjustRightInd w:val="0"/>
      <w:spacing w:line="360" w:lineRule="auto"/>
      <w:ind w:right="32" w:firstLine="420"/>
    </w:pPr>
    <w:rPr>
      <w:rFonts w:asciiTheme="minorHAnsi" w:eastAsiaTheme="minorEastAsia" w:hAnsiTheme="minorHAnsi" w:cstheme="minorBidi"/>
      <w:szCs w:val="22"/>
    </w:rPr>
  </w:style>
  <w:style w:type="character" w:customStyle="1" w:styleId="Char10">
    <w:name w:val="称呼 Char1"/>
    <w:basedOn w:val="a1"/>
    <w:uiPriority w:val="99"/>
    <w:semiHidden/>
    <w:rsid w:val="004C2A86"/>
    <w:rPr>
      <w:rFonts w:ascii="Times New Roman" w:eastAsia="宋体" w:hAnsi="Times New Roman" w:cs="Times New Roman"/>
      <w:sz w:val="24"/>
      <w:szCs w:val="24"/>
    </w:rPr>
  </w:style>
  <w:style w:type="paragraph" w:customStyle="1" w:styleId="15">
    <w:name w:val="列出段落1"/>
    <w:basedOn w:val="NewNewNewNewNewNewNewNewNewNew"/>
    <w:rsid w:val="004C2A86"/>
    <w:pPr>
      <w:ind w:firstLineChars="200" w:firstLine="420"/>
    </w:pPr>
  </w:style>
  <w:style w:type="paragraph" w:customStyle="1" w:styleId="3New">
    <w:name w:val="标题 3 New"/>
    <w:basedOn w:val="New"/>
    <w:next w:val="New"/>
    <w:rsid w:val="004C2A86"/>
    <w:pPr>
      <w:keepNext/>
      <w:keepLines/>
      <w:numPr>
        <w:ilvl w:val="2"/>
        <w:numId w:val="18"/>
      </w:numPr>
      <w:spacing w:before="120" w:after="120" w:line="415" w:lineRule="auto"/>
      <w:outlineLvl w:val="2"/>
    </w:pPr>
    <w:rPr>
      <w:b/>
      <w:sz w:val="32"/>
    </w:rPr>
  </w:style>
  <w:style w:type="paragraph" w:customStyle="1" w:styleId="NewNewNewNewNewNew0">
    <w:name w:val="页脚 New New New New New New"/>
    <w:basedOn w:val="NewNewNewNewNewNewNewNewNewNewNewNewNewNewNew"/>
    <w:rsid w:val="004C2A86"/>
    <w:pPr>
      <w:tabs>
        <w:tab w:val="center" w:pos="4153"/>
        <w:tab w:val="right" w:pos="8306"/>
      </w:tabs>
      <w:snapToGrid w:val="0"/>
      <w:jc w:val="left"/>
    </w:pPr>
    <w:rPr>
      <w:sz w:val="18"/>
      <w:szCs w:val="18"/>
    </w:rPr>
  </w:style>
  <w:style w:type="paragraph" w:customStyle="1" w:styleId="QB1">
    <w:name w:val="QB前言正文"/>
    <w:basedOn w:val="a0"/>
    <w:rsid w:val="004C2A86"/>
    <w:pPr>
      <w:widowControl/>
      <w:autoSpaceDE w:val="0"/>
      <w:autoSpaceDN w:val="0"/>
      <w:spacing w:line="360" w:lineRule="auto"/>
      <w:ind w:firstLineChars="200" w:firstLine="200"/>
    </w:pPr>
    <w:rPr>
      <w:rFonts w:ascii="宋体"/>
      <w:kern w:val="0"/>
    </w:rPr>
  </w:style>
  <w:style w:type="paragraph" w:customStyle="1" w:styleId="4NewNewNewNewNewNew">
    <w:name w:val="标题 4 New New New New New New"/>
    <w:basedOn w:val="NewNewNewNewNewNewNewNewNewNewNewNewNewNewNewNewNewNewNew"/>
    <w:next w:val="NewNewNewNewNewNewNewNewNewNewNewNewNewNewNewNewNewNewNew"/>
    <w:rsid w:val="004C2A86"/>
    <w:pPr>
      <w:keepNext/>
      <w:keepLines/>
      <w:spacing w:before="280" w:after="290" w:line="376" w:lineRule="auto"/>
      <w:outlineLvl w:val="3"/>
    </w:pPr>
    <w:rPr>
      <w:rFonts w:ascii="Cambria" w:hAnsi="Cambria"/>
      <w:b/>
      <w:bCs/>
      <w:sz w:val="28"/>
      <w:szCs w:val="28"/>
    </w:rPr>
  </w:style>
  <w:style w:type="paragraph" w:customStyle="1" w:styleId="NewNewNewNew">
    <w:name w:val="页脚 New New New New"/>
    <w:basedOn w:val="NewNewNewNewNewNewNewNewNewNewNewNewNew"/>
    <w:rsid w:val="004C2A86"/>
    <w:pPr>
      <w:tabs>
        <w:tab w:val="center" w:pos="4153"/>
        <w:tab w:val="right" w:pos="8306"/>
      </w:tabs>
      <w:snapToGrid w:val="0"/>
      <w:jc w:val="left"/>
    </w:pPr>
    <w:rPr>
      <w:sz w:val="18"/>
      <w:szCs w:val="18"/>
    </w:rPr>
  </w:style>
  <w:style w:type="paragraph" w:customStyle="1" w:styleId="MMTopic2">
    <w:name w:val="MM Topic 2"/>
    <w:basedOn w:val="2"/>
    <w:rsid w:val="004C2A86"/>
    <w:pPr>
      <w:numPr>
        <w:ilvl w:val="1"/>
        <w:numId w:val="16"/>
      </w:numPr>
    </w:pPr>
    <w:rPr>
      <w:rFonts w:ascii="Arial" w:eastAsia="黑体" w:hAnsi="Arial" w:cs="Times New Roman"/>
    </w:rPr>
  </w:style>
  <w:style w:type="paragraph" w:customStyle="1" w:styleId="QB4">
    <w:name w:val="QB标题4"/>
    <w:basedOn w:val="a0"/>
    <w:rsid w:val="004C2A86"/>
    <w:pPr>
      <w:keepNext/>
      <w:keepLines/>
      <w:numPr>
        <w:ilvl w:val="3"/>
        <w:numId w:val="17"/>
      </w:numPr>
      <w:tabs>
        <w:tab w:val="left" w:pos="1031"/>
      </w:tabs>
      <w:spacing w:before="260" w:after="260" w:line="416" w:lineRule="auto"/>
      <w:outlineLvl w:val="1"/>
    </w:pPr>
    <w:rPr>
      <w:rFonts w:ascii="黑体" w:eastAsia="黑体" w:hAnsi="宋体"/>
      <w:bCs/>
      <w:sz w:val="21"/>
      <w:szCs w:val="21"/>
    </w:rPr>
  </w:style>
  <w:style w:type="paragraph" w:customStyle="1" w:styleId="QB0">
    <w:name w:val="QB表"/>
    <w:basedOn w:val="a0"/>
    <w:next w:val="a0"/>
    <w:rsid w:val="004C2A86"/>
    <w:pPr>
      <w:widowControl/>
      <w:numPr>
        <w:ilvl w:val="7"/>
        <w:numId w:val="17"/>
      </w:numPr>
      <w:autoSpaceDE w:val="0"/>
      <w:autoSpaceDN w:val="0"/>
      <w:spacing w:line="240" w:lineRule="auto"/>
      <w:jc w:val="center"/>
    </w:pPr>
    <w:rPr>
      <w:rFonts w:ascii="宋体"/>
      <w:kern w:val="0"/>
      <w:sz w:val="21"/>
      <w:szCs w:val="20"/>
    </w:rPr>
  </w:style>
  <w:style w:type="paragraph" w:styleId="70">
    <w:name w:val="toc 7"/>
    <w:basedOn w:val="a0"/>
    <w:next w:val="a0"/>
    <w:uiPriority w:val="39"/>
    <w:rsid w:val="004C2A86"/>
    <w:pPr>
      <w:spacing w:line="240" w:lineRule="auto"/>
      <w:ind w:leftChars="1200" w:left="2520"/>
    </w:pPr>
    <w:rPr>
      <w:rFonts w:ascii="Calibri" w:hAnsi="Calibri"/>
      <w:sz w:val="21"/>
      <w:szCs w:val="22"/>
    </w:rPr>
  </w:style>
  <w:style w:type="paragraph" w:styleId="80">
    <w:name w:val="toc 8"/>
    <w:basedOn w:val="a0"/>
    <w:next w:val="a0"/>
    <w:uiPriority w:val="39"/>
    <w:rsid w:val="004C2A86"/>
    <w:pPr>
      <w:spacing w:line="240" w:lineRule="auto"/>
      <w:ind w:leftChars="1400" w:left="2940"/>
    </w:pPr>
    <w:rPr>
      <w:rFonts w:ascii="Calibri" w:hAnsi="Calibri"/>
      <w:sz w:val="21"/>
      <w:szCs w:val="22"/>
    </w:rPr>
  </w:style>
  <w:style w:type="paragraph" w:customStyle="1" w:styleId="NewNewNewNewNewNewNew">
    <w:name w:val="页脚 New New New New New New New"/>
    <w:basedOn w:val="NewNewNewNewNewNewNewNewNewNewNewNewNewNewNewNew"/>
    <w:rsid w:val="004C2A86"/>
    <w:pPr>
      <w:tabs>
        <w:tab w:val="center" w:pos="4153"/>
        <w:tab w:val="right" w:pos="8306"/>
      </w:tabs>
      <w:snapToGrid w:val="0"/>
      <w:jc w:val="left"/>
    </w:pPr>
    <w:rPr>
      <w:sz w:val="18"/>
      <w:szCs w:val="18"/>
    </w:rPr>
  </w:style>
  <w:style w:type="paragraph" w:customStyle="1" w:styleId="4NewNew">
    <w:name w:val="标题 4 New New"/>
    <w:basedOn w:val="NewNewNewNewNewNewNewNewNewNew"/>
    <w:next w:val="NewNewNewNewNewNewNewNewNewNew"/>
    <w:rsid w:val="004C2A86"/>
    <w:pPr>
      <w:keepNext/>
      <w:keepLines/>
      <w:spacing w:before="280" w:after="290" w:line="376" w:lineRule="auto"/>
      <w:outlineLvl w:val="3"/>
    </w:pPr>
    <w:rPr>
      <w:rFonts w:ascii="Cambria" w:hAnsi="Cambria"/>
      <w:b/>
      <w:bCs/>
      <w:sz w:val="28"/>
      <w:szCs w:val="28"/>
    </w:rPr>
  </w:style>
  <w:style w:type="paragraph" w:customStyle="1" w:styleId="NewNewNew">
    <w:name w:val="页脚 New New New"/>
    <w:basedOn w:val="NewNewNewNewNewNewNewNewNewNewNewNew"/>
    <w:rsid w:val="004C2A86"/>
    <w:pPr>
      <w:tabs>
        <w:tab w:val="center" w:pos="4153"/>
        <w:tab w:val="right" w:pos="8306"/>
      </w:tabs>
      <w:snapToGrid w:val="0"/>
      <w:jc w:val="left"/>
    </w:pPr>
    <w:rPr>
      <w:sz w:val="18"/>
      <w:szCs w:val="18"/>
    </w:rPr>
  </w:style>
  <w:style w:type="paragraph" w:customStyle="1" w:styleId="NewNewNewNewNew0">
    <w:name w:val="页脚 New New New New New"/>
    <w:basedOn w:val="NewNewNewNewNewNewNewNewNewNewNewNewNewNew"/>
    <w:rsid w:val="004C2A86"/>
    <w:pPr>
      <w:tabs>
        <w:tab w:val="center" w:pos="4153"/>
        <w:tab w:val="right" w:pos="8306"/>
      </w:tabs>
      <w:snapToGrid w:val="0"/>
      <w:jc w:val="left"/>
    </w:pPr>
    <w:rPr>
      <w:sz w:val="18"/>
      <w:szCs w:val="18"/>
    </w:rPr>
  </w:style>
  <w:style w:type="paragraph" w:customStyle="1" w:styleId="QBNew">
    <w:name w:val="QB前言正文 New"/>
    <w:basedOn w:val="NewNew"/>
    <w:rsid w:val="004C2A86"/>
    <w:pPr>
      <w:widowControl/>
      <w:autoSpaceDE w:val="0"/>
      <w:autoSpaceDN w:val="0"/>
      <w:spacing w:line="360" w:lineRule="auto"/>
      <w:ind w:firstLineChars="200" w:firstLine="200"/>
    </w:pPr>
    <w:rPr>
      <w:rFonts w:ascii="宋体"/>
      <w:kern w:val="0"/>
      <w:szCs w:val="24"/>
    </w:rPr>
  </w:style>
  <w:style w:type="paragraph" w:customStyle="1" w:styleId="2New">
    <w:name w:val="标题 2 New"/>
    <w:basedOn w:val="NewNewNew0"/>
    <w:next w:val="NewNewNew0"/>
    <w:rsid w:val="004C2A86"/>
    <w:pPr>
      <w:keepNext/>
      <w:keepLines/>
      <w:numPr>
        <w:ilvl w:val="1"/>
        <w:numId w:val="18"/>
      </w:numPr>
      <w:spacing w:before="260" w:after="260" w:line="416" w:lineRule="auto"/>
      <w:outlineLvl w:val="1"/>
    </w:pPr>
    <w:rPr>
      <w:rFonts w:ascii="Arial" w:eastAsia="黑体" w:hAnsi="Arial"/>
      <w:b/>
      <w:bCs/>
      <w:sz w:val="32"/>
      <w:szCs w:val="32"/>
    </w:rPr>
  </w:style>
  <w:style w:type="paragraph" w:customStyle="1" w:styleId="NewNewNewNewNewNewNewNewNewNew0">
    <w:name w:val="页脚 New New New New New New New New New New"/>
    <w:basedOn w:val="NewNewNewNewNewNewNewNewNewNewNewNewNewNewNewNewNewNewNew"/>
    <w:rsid w:val="004C2A86"/>
    <w:pPr>
      <w:tabs>
        <w:tab w:val="center" w:pos="4153"/>
        <w:tab w:val="right" w:pos="8306"/>
      </w:tabs>
      <w:snapToGrid w:val="0"/>
      <w:jc w:val="left"/>
    </w:pPr>
    <w:rPr>
      <w:sz w:val="18"/>
      <w:szCs w:val="18"/>
    </w:rPr>
  </w:style>
  <w:style w:type="paragraph" w:customStyle="1" w:styleId="MMTopic5GB2312">
    <w:name w:val="MM Topic 5 + 仿宋_GB2312"/>
    <w:aliases w:val="五号"/>
    <w:basedOn w:val="MMTopic4"/>
    <w:rsid w:val="004C2A86"/>
    <w:pPr>
      <w:numPr>
        <w:numId w:val="0"/>
      </w:numPr>
      <w:tabs>
        <w:tab w:val="left" w:pos="1984"/>
      </w:tabs>
    </w:pPr>
  </w:style>
  <w:style w:type="paragraph" w:customStyle="1" w:styleId="QB">
    <w:name w:val="QB图"/>
    <w:basedOn w:val="a0"/>
    <w:next w:val="a0"/>
    <w:rsid w:val="004C2A86"/>
    <w:pPr>
      <w:widowControl/>
      <w:numPr>
        <w:ilvl w:val="6"/>
        <w:numId w:val="17"/>
      </w:numPr>
      <w:autoSpaceDE w:val="0"/>
      <w:autoSpaceDN w:val="0"/>
      <w:spacing w:line="240" w:lineRule="auto"/>
      <w:jc w:val="center"/>
    </w:pPr>
    <w:rPr>
      <w:rFonts w:ascii="宋体"/>
      <w:kern w:val="0"/>
      <w:sz w:val="21"/>
      <w:szCs w:val="20"/>
    </w:rPr>
  </w:style>
  <w:style w:type="paragraph" w:styleId="af5">
    <w:name w:val="No Spacing"/>
    <w:link w:val="Char5"/>
    <w:qFormat/>
    <w:rsid w:val="004C2A86"/>
    <w:rPr>
      <w:rFonts w:ascii="Calibri" w:hAnsi="Calibri"/>
      <w:sz w:val="22"/>
    </w:rPr>
  </w:style>
  <w:style w:type="paragraph" w:styleId="40">
    <w:name w:val="toc 4"/>
    <w:basedOn w:val="a0"/>
    <w:next w:val="a0"/>
    <w:uiPriority w:val="39"/>
    <w:rsid w:val="004C2A86"/>
    <w:pPr>
      <w:spacing w:line="240" w:lineRule="auto"/>
      <w:ind w:leftChars="600" w:left="1260"/>
    </w:pPr>
    <w:rPr>
      <w:rFonts w:ascii="Calibri" w:hAnsi="Calibri"/>
      <w:sz w:val="21"/>
      <w:szCs w:val="22"/>
    </w:rPr>
  </w:style>
  <w:style w:type="paragraph" w:styleId="20">
    <w:name w:val="toc 2"/>
    <w:basedOn w:val="a0"/>
    <w:next w:val="a0"/>
    <w:uiPriority w:val="39"/>
    <w:rsid w:val="004C2A86"/>
    <w:pPr>
      <w:spacing w:line="240" w:lineRule="auto"/>
      <w:ind w:leftChars="200" w:left="420"/>
    </w:pPr>
    <w:rPr>
      <w:szCs w:val="20"/>
    </w:rPr>
  </w:style>
  <w:style w:type="paragraph" w:styleId="50">
    <w:name w:val="toc 5"/>
    <w:basedOn w:val="a0"/>
    <w:next w:val="a0"/>
    <w:uiPriority w:val="39"/>
    <w:rsid w:val="004C2A86"/>
    <w:pPr>
      <w:spacing w:line="240" w:lineRule="auto"/>
      <w:ind w:leftChars="800" w:left="1680"/>
    </w:pPr>
    <w:rPr>
      <w:rFonts w:ascii="Calibri" w:hAnsi="Calibri"/>
      <w:sz w:val="21"/>
      <w:szCs w:val="22"/>
    </w:rPr>
  </w:style>
  <w:style w:type="paragraph" w:styleId="60">
    <w:name w:val="toc 6"/>
    <w:basedOn w:val="a0"/>
    <w:next w:val="a0"/>
    <w:uiPriority w:val="39"/>
    <w:rsid w:val="004C2A86"/>
    <w:pPr>
      <w:spacing w:line="240" w:lineRule="auto"/>
      <w:ind w:leftChars="1000" w:left="2100"/>
    </w:pPr>
    <w:rPr>
      <w:rFonts w:ascii="Calibri" w:hAnsi="Calibri"/>
      <w:sz w:val="21"/>
      <w:szCs w:val="22"/>
    </w:rPr>
  </w:style>
  <w:style w:type="paragraph" w:customStyle="1" w:styleId="NewNew0">
    <w:name w:val="页脚 New New"/>
    <w:basedOn w:val="NewNewNewNewNewNewNewNewNewNewNew"/>
    <w:rsid w:val="004C2A86"/>
    <w:pPr>
      <w:tabs>
        <w:tab w:val="center" w:pos="4153"/>
        <w:tab w:val="right" w:pos="8306"/>
      </w:tabs>
      <w:snapToGrid w:val="0"/>
      <w:jc w:val="left"/>
    </w:pPr>
    <w:rPr>
      <w:sz w:val="18"/>
      <w:szCs w:val="18"/>
    </w:rPr>
  </w:style>
  <w:style w:type="paragraph" w:customStyle="1" w:styleId="2NewNewNew">
    <w:name w:val="标题 2 New New New"/>
    <w:basedOn w:val="NewNewNewNewNewNewNewNew"/>
    <w:next w:val="NewNewNewNewNewNewNewNew"/>
    <w:rsid w:val="004C2A86"/>
    <w:pPr>
      <w:keepNext/>
      <w:keepLines/>
      <w:spacing w:before="260" w:after="260" w:line="416" w:lineRule="auto"/>
      <w:ind w:left="860" w:hanging="576"/>
      <w:outlineLvl w:val="1"/>
    </w:pPr>
    <w:rPr>
      <w:rFonts w:ascii="Arial" w:eastAsia="黑体" w:hAnsi="Arial"/>
      <w:b/>
      <w:bCs/>
      <w:sz w:val="32"/>
      <w:szCs w:val="32"/>
    </w:rPr>
  </w:style>
  <w:style w:type="paragraph" w:customStyle="1" w:styleId="3NewNew">
    <w:name w:val="标题 3 New New"/>
    <w:basedOn w:val="NewNew"/>
    <w:next w:val="NewNew"/>
    <w:rsid w:val="004C2A86"/>
    <w:pPr>
      <w:keepNext/>
      <w:keepLines/>
      <w:spacing w:before="120" w:after="120" w:line="415" w:lineRule="auto"/>
      <w:ind w:left="720" w:hanging="720"/>
      <w:outlineLvl w:val="2"/>
    </w:pPr>
    <w:rPr>
      <w:b/>
      <w:sz w:val="32"/>
    </w:rPr>
  </w:style>
  <w:style w:type="paragraph" w:customStyle="1" w:styleId="af6">
    <w:name w:val="目录标题"/>
    <w:basedOn w:val="a0"/>
    <w:rsid w:val="004C2A86"/>
    <w:pPr>
      <w:spacing w:line="240" w:lineRule="auto"/>
      <w:jc w:val="center"/>
    </w:pPr>
    <w:rPr>
      <w:rFonts w:eastAsia="华文新魏" w:cs="宋体"/>
      <w:b/>
      <w:bCs/>
      <w:sz w:val="52"/>
      <w:szCs w:val="20"/>
    </w:rPr>
  </w:style>
  <w:style w:type="paragraph" w:customStyle="1" w:styleId="af7">
    <w:name w:val="标准正文＋表、中、粗"/>
    <w:basedOn w:val="a0"/>
    <w:rsid w:val="004C2A86"/>
    <w:pPr>
      <w:widowControl/>
      <w:autoSpaceDE w:val="0"/>
      <w:autoSpaceDN w:val="0"/>
      <w:adjustRightInd w:val="0"/>
      <w:spacing w:before="100" w:beforeAutospacing="1" w:after="100" w:afterAutospacing="1" w:line="360" w:lineRule="auto"/>
      <w:jc w:val="center"/>
    </w:pPr>
    <w:rPr>
      <w:rFonts w:ascii="宋体" w:hAnsi="宋体"/>
      <w:b/>
      <w:sz w:val="21"/>
    </w:rPr>
  </w:style>
  <w:style w:type="paragraph" w:customStyle="1" w:styleId="4NewNewNewNew">
    <w:name w:val="标题 4 New New New New"/>
    <w:basedOn w:val="NewNewNewNewNewNewNewNewNewNewNewNew"/>
    <w:next w:val="NewNewNewNewNewNewNewNewNewNewNewNew"/>
    <w:rsid w:val="004C2A86"/>
    <w:pPr>
      <w:keepNext/>
      <w:keepLines/>
      <w:spacing w:before="280" w:after="290" w:line="376" w:lineRule="auto"/>
      <w:outlineLvl w:val="3"/>
    </w:pPr>
    <w:rPr>
      <w:rFonts w:ascii="Cambria" w:hAnsi="Cambria"/>
      <w:b/>
      <w:bCs/>
      <w:sz w:val="28"/>
      <w:szCs w:val="28"/>
    </w:rPr>
  </w:style>
  <w:style w:type="paragraph" w:customStyle="1" w:styleId="MMTopic4New">
    <w:name w:val="MM Topic 4 New"/>
    <w:basedOn w:val="4NewNewNewNewNew"/>
    <w:rsid w:val="004C2A86"/>
    <w:pPr>
      <w:numPr>
        <w:ilvl w:val="3"/>
        <w:numId w:val="19"/>
      </w:numPr>
    </w:pPr>
    <w:rPr>
      <w:rFonts w:ascii="Arial" w:eastAsia="黑体" w:hAnsi="Arial" w:cs="Times New Roman"/>
    </w:rPr>
  </w:style>
  <w:style w:type="paragraph" w:customStyle="1" w:styleId="af8">
    <w:name w:val="封面单位"/>
    <w:basedOn w:val="a0"/>
    <w:rsid w:val="004C2A86"/>
    <w:pPr>
      <w:spacing w:line="240" w:lineRule="auto"/>
      <w:jc w:val="center"/>
    </w:pPr>
    <w:rPr>
      <w:rFonts w:ascii="楷体_GB2312" w:eastAsia="楷体_GB2312" w:cs="宋体"/>
      <w:b/>
      <w:bCs/>
      <w:sz w:val="32"/>
      <w:szCs w:val="20"/>
    </w:rPr>
  </w:style>
  <w:style w:type="paragraph" w:customStyle="1" w:styleId="21">
    <w:name w:val="列出段落2"/>
    <w:basedOn w:val="a0"/>
    <w:uiPriority w:val="34"/>
    <w:qFormat/>
    <w:rsid w:val="004C2A86"/>
    <w:pPr>
      <w:spacing w:line="240" w:lineRule="auto"/>
      <w:ind w:firstLineChars="200" w:firstLine="420"/>
    </w:pPr>
    <w:rPr>
      <w:rFonts w:ascii="Calibri" w:hAnsi="Calibri" w:cs="黑体"/>
      <w:sz w:val="21"/>
      <w:szCs w:val="22"/>
    </w:rPr>
  </w:style>
  <w:style w:type="paragraph" w:styleId="90">
    <w:name w:val="toc 9"/>
    <w:basedOn w:val="a0"/>
    <w:next w:val="a0"/>
    <w:uiPriority w:val="39"/>
    <w:rsid w:val="004C2A86"/>
    <w:pPr>
      <w:spacing w:line="240" w:lineRule="auto"/>
      <w:ind w:leftChars="1600" w:left="3360"/>
    </w:pPr>
    <w:rPr>
      <w:rFonts w:ascii="Calibri" w:hAnsi="Calibri"/>
      <w:sz w:val="21"/>
      <w:szCs w:val="22"/>
    </w:rPr>
  </w:style>
  <w:style w:type="paragraph" w:styleId="31">
    <w:name w:val="toc 3"/>
    <w:basedOn w:val="a0"/>
    <w:next w:val="a0"/>
    <w:uiPriority w:val="39"/>
    <w:rsid w:val="004C2A86"/>
    <w:pPr>
      <w:spacing w:line="240" w:lineRule="auto"/>
      <w:ind w:leftChars="400" w:left="840"/>
    </w:pPr>
    <w:rPr>
      <w:szCs w:val="20"/>
    </w:rPr>
  </w:style>
  <w:style w:type="paragraph" w:customStyle="1" w:styleId="NewNewNewNewNewNewNewNew0">
    <w:name w:val="页脚 New New New New New New New New"/>
    <w:basedOn w:val="NewNewNewNewNewNewNewNewNewNewNewNewNewNewNewNewNew"/>
    <w:rsid w:val="004C2A86"/>
    <w:pPr>
      <w:tabs>
        <w:tab w:val="center" w:pos="4153"/>
        <w:tab w:val="right" w:pos="8306"/>
      </w:tabs>
      <w:snapToGrid w:val="0"/>
      <w:jc w:val="left"/>
    </w:pPr>
    <w:rPr>
      <w:sz w:val="18"/>
      <w:szCs w:val="18"/>
    </w:rPr>
  </w:style>
  <w:style w:type="paragraph" w:customStyle="1" w:styleId="MMTopic4">
    <w:name w:val="MM Topic 4"/>
    <w:basedOn w:val="4NewNew"/>
    <w:rsid w:val="004C2A86"/>
    <w:pPr>
      <w:numPr>
        <w:ilvl w:val="3"/>
        <w:numId w:val="20"/>
      </w:numPr>
    </w:pPr>
    <w:rPr>
      <w:rFonts w:ascii="Arial" w:eastAsia="黑体" w:hAnsi="Arial" w:cs="Times New Roman"/>
    </w:rPr>
  </w:style>
  <w:style w:type="paragraph" w:customStyle="1" w:styleId="QBNewNew">
    <w:name w:val="QB前言正文 New New"/>
    <w:basedOn w:val="NewNew"/>
    <w:rsid w:val="004C2A86"/>
    <w:pPr>
      <w:widowControl/>
      <w:autoSpaceDE w:val="0"/>
      <w:autoSpaceDN w:val="0"/>
      <w:spacing w:line="360" w:lineRule="auto"/>
      <w:ind w:firstLineChars="200" w:firstLine="200"/>
    </w:pPr>
    <w:rPr>
      <w:rFonts w:ascii="宋体"/>
      <w:kern w:val="0"/>
      <w:szCs w:val="24"/>
    </w:rPr>
  </w:style>
  <w:style w:type="paragraph" w:customStyle="1" w:styleId="a">
    <w:name w:val="样式 正文编号"/>
    <w:basedOn w:val="a0"/>
    <w:rsid w:val="004C2A86"/>
    <w:pPr>
      <w:numPr>
        <w:numId w:val="21"/>
      </w:numPr>
      <w:tabs>
        <w:tab w:val="left" w:pos="840"/>
      </w:tabs>
      <w:spacing w:after="120" w:line="400" w:lineRule="atLeast"/>
    </w:pPr>
  </w:style>
  <w:style w:type="paragraph" w:customStyle="1" w:styleId="2NewNew">
    <w:name w:val="标题 2 New New"/>
    <w:basedOn w:val="NewNewNewNew0"/>
    <w:next w:val="NewNewNewNew0"/>
    <w:rsid w:val="004C2A86"/>
    <w:pPr>
      <w:keepNext/>
      <w:keepLines/>
      <w:spacing w:before="260" w:after="260" w:line="416" w:lineRule="auto"/>
      <w:ind w:left="860" w:hanging="576"/>
      <w:outlineLvl w:val="1"/>
    </w:pPr>
    <w:rPr>
      <w:rFonts w:ascii="Arial" w:eastAsia="黑体" w:hAnsi="Arial"/>
      <w:b/>
      <w:bCs/>
      <w:sz w:val="32"/>
      <w:szCs w:val="32"/>
    </w:rPr>
  </w:style>
  <w:style w:type="paragraph" w:customStyle="1" w:styleId="4New">
    <w:name w:val="标题 4 New"/>
    <w:basedOn w:val="NewNew"/>
    <w:next w:val="NewNew"/>
    <w:rsid w:val="004C2A86"/>
    <w:pPr>
      <w:keepNext/>
      <w:keepLines/>
      <w:numPr>
        <w:ilvl w:val="3"/>
        <w:numId w:val="18"/>
      </w:numPr>
      <w:spacing w:before="280" w:after="290" w:line="376" w:lineRule="auto"/>
      <w:outlineLvl w:val="3"/>
    </w:pPr>
    <w:rPr>
      <w:rFonts w:ascii="Arial" w:eastAsia="黑体" w:hAnsi="Arial"/>
      <w:b/>
      <w:bCs/>
      <w:sz w:val="28"/>
      <w:szCs w:val="28"/>
    </w:rPr>
  </w:style>
  <w:style w:type="paragraph" w:customStyle="1" w:styleId="New0">
    <w:name w:val="页脚 New"/>
    <w:basedOn w:val="NewNewNewNewNewNewNewNewNewNew"/>
    <w:rsid w:val="004C2A86"/>
    <w:pPr>
      <w:tabs>
        <w:tab w:val="center" w:pos="4153"/>
        <w:tab w:val="right" w:pos="8306"/>
      </w:tabs>
      <w:snapToGrid w:val="0"/>
      <w:jc w:val="left"/>
    </w:pPr>
    <w:rPr>
      <w:sz w:val="18"/>
      <w:szCs w:val="18"/>
    </w:rPr>
  </w:style>
  <w:style w:type="paragraph" w:customStyle="1" w:styleId="4NewNewNew">
    <w:name w:val="标题 4 New New New"/>
    <w:basedOn w:val="NewNewNewNewNewNewNewNewNewNewNew"/>
    <w:next w:val="NewNewNewNewNewNewNewNewNewNewNew"/>
    <w:rsid w:val="004C2A86"/>
    <w:pPr>
      <w:keepNext/>
      <w:keepLines/>
      <w:spacing w:before="280" w:after="290" w:line="376" w:lineRule="auto"/>
      <w:outlineLvl w:val="3"/>
    </w:pPr>
    <w:rPr>
      <w:rFonts w:ascii="Cambria" w:hAnsi="Cambria"/>
      <w:b/>
      <w:bCs/>
      <w:sz w:val="28"/>
      <w:szCs w:val="28"/>
    </w:rPr>
  </w:style>
  <w:style w:type="paragraph" w:customStyle="1" w:styleId="4NewNewNewNewNew">
    <w:name w:val="标题 4 New New New New New"/>
    <w:basedOn w:val="NewNewNewNewNewNewNewNewNewNewNewNewNew"/>
    <w:next w:val="NewNewNewNewNewNewNewNewNewNewNewNewNew"/>
    <w:rsid w:val="004C2A86"/>
    <w:pPr>
      <w:keepNext/>
      <w:keepLines/>
      <w:spacing w:before="280" w:after="290" w:line="376" w:lineRule="auto"/>
      <w:outlineLvl w:val="3"/>
    </w:pPr>
    <w:rPr>
      <w:rFonts w:ascii="Cambria" w:hAnsi="Cambria"/>
      <w:b/>
      <w:bCs/>
      <w:sz w:val="28"/>
      <w:szCs w:val="28"/>
    </w:rPr>
  </w:style>
  <w:style w:type="paragraph" w:customStyle="1" w:styleId="NewNewNewNewNewNewNewNewNew">
    <w:name w:val="页脚 New New New New New New New New New"/>
    <w:basedOn w:val="NewNewNewNewNewNewNewNewNewNewNewNewNewNewNewNewNewNew"/>
    <w:rsid w:val="004C2A86"/>
    <w:pPr>
      <w:tabs>
        <w:tab w:val="center" w:pos="4153"/>
        <w:tab w:val="right" w:pos="8306"/>
      </w:tabs>
      <w:snapToGrid w:val="0"/>
      <w:jc w:val="left"/>
    </w:pPr>
    <w:rPr>
      <w:sz w:val="18"/>
      <w:szCs w:val="18"/>
    </w:rPr>
  </w:style>
  <w:style w:type="paragraph" w:customStyle="1" w:styleId="MMTopic1">
    <w:name w:val="MM Topic 1"/>
    <w:basedOn w:val="10"/>
    <w:next w:val="MMTopic4"/>
    <w:rsid w:val="004C2A86"/>
    <w:pPr>
      <w:numPr>
        <w:numId w:val="16"/>
      </w:numPr>
    </w:pPr>
  </w:style>
  <w:style w:type="paragraph" w:customStyle="1" w:styleId="QB3">
    <w:name w:val="QB标题3"/>
    <w:basedOn w:val="a0"/>
    <w:rsid w:val="004C2A86"/>
    <w:pPr>
      <w:keepNext/>
      <w:keepLines/>
      <w:numPr>
        <w:ilvl w:val="2"/>
        <w:numId w:val="17"/>
      </w:numPr>
      <w:tabs>
        <w:tab w:val="left" w:pos="709"/>
      </w:tabs>
      <w:spacing w:before="260" w:after="260" w:line="416" w:lineRule="auto"/>
      <w:outlineLvl w:val="1"/>
    </w:pPr>
    <w:rPr>
      <w:rFonts w:ascii="黑体" w:eastAsia="黑体" w:hAnsi="宋体"/>
      <w:bCs/>
      <w:sz w:val="21"/>
      <w:szCs w:val="21"/>
    </w:rPr>
  </w:style>
  <w:style w:type="paragraph" w:customStyle="1" w:styleId="12">
    <w:name w:val="称呼1"/>
    <w:basedOn w:val="a0"/>
    <w:next w:val="a0"/>
    <w:link w:val="CharChar"/>
    <w:rsid w:val="004C2A86"/>
    <w:pPr>
      <w:autoSpaceDE w:val="0"/>
      <w:autoSpaceDN w:val="0"/>
      <w:adjustRightInd w:val="0"/>
      <w:spacing w:line="360" w:lineRule="auto"/>
      <w:ind w:firstLineChars="200" w:firstLine="420"/>
    </w:pPr>
    <w:rPr>
      <w:rFonts w:ascii="宋体" w:hAnsi="宋体"/>
      <w:sz w:val="21"/>
      <w:szCs w:val="21"/>
    </w:rPr>
  </w:style>
  <w:style w:type="paragraph" w:customStyle="1" w:styleId="NewNewNewNewNewNewNewNewNewNewNew">
    <w:name w:val="正文 New New New New New New New New New New New"/>
    <w:rsid w:val="004C2A86"/>
    <w:pPr>
      <w:widowControl w:val="0"/>
      <w:jc w:val="both"/>
    </w:pPr>
    <w:rPr>
      <w:rFonts w:ascii="Calibri" w:eastAsia="宋体" w:hAnsi="Calibri" w:cs="黑体"/>
    </w:rPr>
  </w:style>
  <w:style w:type="paragraph" w:customStyle="1" w:styleId="New">
    <w:name w:val="正文 New"/>
    <w:rsid w:val="004C2A86"/>
    <w:pPr>
      <w:widowControl w:val="0"/>
      <w:jc w:val="both"/>
    </w:pPr>
    <w:rPr>
      <w:rFonts w:ascii="Times New Roman" w:eastAsia="宋体" w:hAnsi="Times New Roman" w:cs="Times New Roman"/>
      <w:sz w:val="24"/>
      <w:szCs w:val="20"/>
    </w:rPr>
  </w:style>
  <w:style w:type="paragraph" w:customStyle="1" w:styleId="NewNewNewNewNewNewNewNewNewNewNewNewNew">
    <w:name w:val="正文 New New New New New New New New New New New New New"/>
    <w:rsid w:val="004C2A86"/>
    <w:pPr>
      <w:widowControl w:val="0"/>
      <w:jc w:val="both"/>
    </w:pPr>
    <w:rPr>
      <w:rFonts w:ascii="Calibri" w:eastAsia="宋体" w:hAnsi="Calibri" w:cs="黑体"/>
    </w:rPr>
  </w:style>
  <w:style w:type="paragraph" w:customStyle="1" w:styleId="NewNewNewNewNewNewNewNewNew0">
    <w:name w:val="正文 New New New New New New New New New"/>
    <w:rsid w:val="004C2A86"/>
    <w:pPr>
      <w:widowControl w:val="0"/>
      <w:jc w:val="both"/>
    </w:pPr>
    <w:rPr>
      <w:rFonts w:ascii="Times New Roman" w:eastAsia="宋体" w:hAnsi="Times New Roman" w:cs="Times New Roman"/>
      <w:sz w:val="24"/>
      <w:szCs w:val="20"/>
    </w:rPr>
  </w:style>
  <w:style w:type="paragraph" w:customStyle="1" w:styleId="NewNewNew0">
    <w:name w:val="正文 New New New"/>
    <w:rsid w:val="004C2A86"/>
    <w:pPr>
      <w:widowControl w:val="0"/>
      <w:jc w:val="both"/>
    </w:pPr>
    <w:rPr>
      <w:rFonts w:ascii="Times New Roman" w:eastAsia="宋体" w:hAnsi="Times New Roman" w:cs="Times New Roman"/>
      <w:sz w:val="24"/>
      <w:szCs w:val="20"/>
    </w:rPr>
  </w:style>
  <w:style w:type="paragraph" w:customStyle="1" w:styleId="NewNewNewNewNewNewNewNewNewNewNewNewNewNewNewNew">
    <w:name w:val="正文 New New New New New New New New New New New New New New New New"/>
    <w:rsid w:val="004C2A86"/>
    <w:pPr>
      <w:widowControl w:val="0"/>
      <w:jc w:val="both"/>
    </w:pPr>
    <w:rPr>
      <w:rFonts w:ascii="Calibri" w:eastAsia="宋体" w:hAnsi="Calibri" w:cs="黑体"/>
    </w:rPr>
  </w:style>
  <w:style w:type="paragraph" w:customStyle="1" w:styleId="NewNewNewNewNewNewNewNew">
    <w:name w:val="正文 New New New New New New New New"/>
    <w:rsid w:val="004C2A86"/>
    <w:pPr>
      <w:widowControl w:val="0"/>
      <w:jc w:val="both"/>
    </w:pPr>
    <w:rPr>
      <w:rFonts w:ascii="Times New Roman" w:eastAsia="宋体" w:hAnsi="Times New Roman" w:cs="Times New Roman"/>
      <w:sz w:val="24"/>
      <w:szCs w:val="20"/>
    </w:rPr>
  </w:style>
  <w:style w:type="paragraph" w:customStyle="1" w:styleId="NewNew">
    <w:name w:val="正文 New New"/>
    <w:rsid w:val="004C2A86"/>
    <w:pPr>
      <w:widowControl w:val="0"/>
      <w:jc w:val="both"/>
    </w:pPr>
    <w:rPr>
      <w:rFonts w:ascii="Times New Roman" w:eastAsia="宋体" w:hAnsi="Times New Roman" w:cs="Times New Roman"/>
      <w:sz w:val="24"/>
      <w:szCs w:val="20"/>
    </w:rPr>
  </w:style>
  <w:style w:type="paragraph" w:customStyle="1" w:styleId="NewNewNewNewNewNewNew0">
    <w:name w:val="正文 New New New New New New New"/>
    <w:rsid w:val="004C2A86"/>
    <w:pPr>
      <w:widowControl w:val="0"/>
      <w:jc w:val="both"/>
    </w:pPr>
    <w:rPr>
      <w:rFonts w:ascii="Times New Roman" w:eastAsia="宋体" w:hAnsi="Times New Roman" w:cs="Times New Roman"/>
      <w:sz w:val="24"/>
      <w:szCs w:val="20"/>
    </w:rPr>
  </w:style>
  <w:style w:type="paragraph" w:customStyle="1" w:styleId="NewNewNewNewNewNewNewNewNewNewNewNew">
    <w:name w:val="正文 New New New New New New New New New New New New"/>
    <w:rsid w:val="004C2A86"/>
    <w:pPr>
      <w:widowControl w:val="0"/>
      <w:jc w:val="both"/>
    </w:pPr>
    <w:rPr>
      <w:rFonts w:ascii="Calibri" w:eastAsia="宋体" w:hAnsi="Calibri" w:cs="黑体"/>
    </w:rPr>
  </w:style>
  <w:style w:type="paragraph" w:customStyle="1" w:styleId="NewNewNewNewNewNewNewNewNewNewNewNewNewNewNewNewNewNewNew">
    <w:name w:val="正文 New New New New New New New New New New New New New New New New New New New"/>
    <w:rsid w:val="004C2A86"/>
    <w:pPr>
      <w:widowControl w:val="0"/>
      <w:jc w:val="both"/>
    </w:pPr>
    <w:rPr>
      <w:rFonts w:ascii="Calibri" w:eastAsia="宋体" w:hAnsi="Calibri" w:cs="黑体"/>
    </w:rPr>
  </w:style>
  <w:style w:type="paragraph" w:customStyle="1" w:styleId="af9">
    <w:name w:val="文档正文"/>
    <w:basedOn w:val="a0"/>
    <w:rsid w:val="004C2A86"/>
    <w:pPr>
      <w:adjustRightInd w:val="0"/>
      <w:spacing w:line="440" w:lineRule="exact"/>
      <w:ind w:firstLineChars="200" w:firstLine="567"/>
    </w:pPr>
    <w:rPr>
      <w:rFonts w:ascii="Arial Narrow" w:hAnsi="Arial Narrow"/>
      <w:kern w:val="0"/>
      <w:sz w:val="21"/>
      <w:szCs w:val="20"/>
    </w:rPr>
  </w:style>
  <w:style w:type="paragraph" w:customStyle="1" w:styleId="NewNewNewNewNewNewNewNewNewNew">
    <w:name w:val="正文 New New New New New New New New New New"/>
    <w:rsid w:val="004C2A86"/>
    <w:pPr>
      <w:widowControl w:val="0"/>
      <w:jc w:val="both"/>
    </w:pPr>
    <w:rPr>
      <w:rFonts w:ascii="Calibri" w:eastAsia="宋体" w:hAnsi="Calibri" w:cs="黑体"/>
    </w:rPr>
  </w:style>
  <w:style w:type="paragraph" w:customStyle="1" w:styleId="NewNewNewNew0">
    <w:name w:val="正文 New New New New"/>
    <w:rsid w:val="004C2A86"/>
    <w:pPr>
      <w:widowControl w:val="0"/>
      <w:jc w:val="both"/>
    </w:pPr>
    <w:rPr>
      <w:rFonts w:ascii="Times New Roman" w:eastAsia="宋体" w:hAnsi="Times New Roman" w:cs="Times New Roman"/>
      <w:sz w:val="24"/>
      <w:szCs w:val="20"/>
    </w:rPr>
  </w:style>
  <w:style w:type="paragraph" w:customStyle="1" w:styleId="NewNewNewNewNewNewNewNewNewNewNewNewNewNew">
    <w:name w:val="正文 New New New New New New New New New New New New New New"/>
    <w:rsid w:val="004C2A86"/>
    <w:pPr>
      <w:widowControl w:val="0"/>
      <w:jc w:val="both"/>
    </w:pPr>
    <w:rPr>
      <w:rFonts w:ascii="Calibri" w:eastAsia="宋体" w:hAnsi="Calibri" w:cs="黑体"/>
    </w:rPr>
  </w:style>
  <w:style w:type="paragraph" w:customStyle="1" w:styleId="QB6">
    <w:name w:val="QB标题6"/>
    <w:basedOn w:val="QB5"/>
    <w:rsid w:val="004C2A86"/>
    <w:pPr>
      <w:numPr>
        <w:ilvl w:val="5"/>
      </w:numPr>
      <w:tabs>
        <w:tab w:val="clear" w:pos="992"/>
        <w:tab w:val="left" w:pos="1134"/>
      </w:tabs>
    </w:pPr>
  </w:style>
  <w:style w:type="paragraph" w:customStyle="1" w:styleId="2NewNewNewNew">
    <w:name w:val="标题 2 New New New New"/>
    <w:rsid w:val="004C2A86"/>
    <w:pPr>
      <w:keepNext/>
      <w:keepLines/>
      <w:spacing w:before="260" w:after="260" w:line="416" w:lineRule="auto"/>
      <w:outlineLvl w:val="1"/>
    </w:pPr>
    <w:rPr>
      <w:rFonts w:ascii="Arial" w:eastAsia="黑体" w:hAnsi="Arial" w:cs="Times New Roman"/>
      <w:b/>
      <w:bCs/>
      <w:sz w:val="32"/>
      <w:szCs w:val="32"/>
    </w:rPr>
  </w:style>
  <w:style w:type="character" w:customStyle="1" w:styleId="Char2">
    <w:name w:val="列出段落 Char"/>
    <w:basedOn w:val="a1"/>
    <w:link w:val="af2"/>
    <w:uiPriority w:val="34"/>
    <w:rsid w:val="004C2A86"/>
    <w:rPr>
      <w:rFonts w:ascii="Times New Roman" w:eastAsia="宋体" w:hAnsi="Times New Roman" w:cs="Times New Roman"/>
      <w:sz w:val="24"/>
      <w:szCs w:val="24"/>
    </w:rPr>
  </w:style>
  <w:style w:type="paragraph" w:styleId="afa">
    <w:name w:val="Body Text"/>
    <w:basedOn w:val="a0"/>
    <w:link w:val="Char6"/>
    <w:uiPriority w:val="99"/>
    <w:unhideWhenUsed/>
    <w:rsid w:val="004C2A86"/>
    <w:pPr>
      <w:spacing w:after="120" w:line="240" w:lineRule="auto"/>
    </w:pPr>
    <w:rPr>
      <w:szCs w:val="20"/>
    </w:rPr>
  </w:style>
  <w:style w:type="character" w:customStyle="1" w:styleId="Char6">
    <w:name w:val="正文文本 Char"/>
    <w:basedOn w:val="a1"/>
    <w:link w:val="afa"/>
    <w:uiPriority w:val="99"/>
    <w:rsid w:val="004C2A86"/>
    <w:rPr>
      <w:rFonts w:ascii="Times New Roman" w:eastAsia="宋体" w:hAnsi="Times New Roman" w:cs="Times New Roman"/>
      <w:sz w:val="24"/>
      <w:szCs w:val="20"/>
    </w:rPr>
  </w:style>
  <w:style w:type="paragraph" w:styleId="afb">
    <w:name w:val="Body Text First Indent"/>
    <w:aliases w:val="正文首行缩进 Char Char Char Char Char Char"/>
    <w:basedOn w:val="afa"/>
    <w:link w:val="Char7"/>
    <w:rsid w:val="004C2A86"/>
    <w:pPr>
      <w:ind w:firstLineChars="100" w:firstLine="420"/>
    </w:pPr>
    <w:rPr>
      <w:sz w:val="21"/>
      <w:szCs w:val="24"/>
    </w:rPr>
  </w:style>
  <w:style w:type="character" w:customStyle="1" w:styleId="Char7">
    <w:name w:val="正文首行缩进 Char"/>
    <w:aliases w:val="正文首行缩进 Char Char Char Char Char Char Char"/>
    <w:basedOn w:val="Char6"/>
    <w:link w:val="afb"/>
    <w:rsid w:val="004C2A86"/>
    <w:rPr>
      <w:rFonts w:ascii="Times New Roman" w:eastAsia="宋体" w:hAnsi="Times New Roman" w:cs="Times New Roman"/>
      <w:sz w:val="24"/>
      <w:szCs w:val="24"/>
    </w:rPr>
  </w:style>
  <w:style w:type="numbering" w:customStyle="1" w:styleId="1111114">
    <w:name w:val="1 / 1.1 / 1.1.14"/>
    <w:basedOn w:val="a3"/>
    <w:next w:val="111111"/>
    <w:rsid w:val="004C2A86"/>
  </w:style>
  <w:style w:type="numbering" w:styleId="111111">
    <w:name w:val="Outline List 2"/>
    <w:basedOn w:val="a3"/>
    <w:uiPriority w:val="99"/>
    <w:semiHidden/>
    <w:unhideWhenUsed/>
    <w:rsid w:val="004C2A86"/>
    <w:pPr>
      <w:numPr>
        <w:numId w:val="22"/>
      </w:numPr>
    </w:pPr>
  </w:style>
  <w:style w:type="character" w:styleId="afc">
    <w:name w:val="annotation reference"/>
    <w:basedOn w:val="a1"/>
    <w:uiPriority w:val="99"/>
    <w:unhideWhenUsed/>
    <w:rsid w:val="004C2A86"/>
    <w:rPr>
      <w:sz w:val="21"/>
      <w:szCs w:val="21"/>
    </w:rPr>
  </w:style>
  <w:style w:type="paragraph" w:styleId="afd">
    <w:name w:val="annotation text"/>
    <w:basedOn w:val="a0"/>
    <w:link w:val="Char8"/>
    <w:uiPriority w:val="99"/>
    <w:unhideWhenUsed/>
    <w:rsid w:val="004C2A86"/>
    <w:pPr>
      <w:spacing w:line="240" w:lineRule="auto"/>
      <w:jc w:val="left"/>
    </w:pPr>
    <w:rPr>
      <w:szCs w:val="20"/>
    </w:rPr>
  </w:style>
  <w:style w:type="character" w:customStyle="1" w:styleId="Char8">
    <w:name w:val="批注文字 Char"/>
    <w:basedOn w:val="a1"/>
    <w:link w:val="afd"/>
    <w:uiPriority w:val="99"/>
    <w:rsid w:val="004C2A86"/>
    <w:rPr>
      <w:rFonts w:ascii="Times New Roman" w:eastAsia="宋体" w:hAnsi="Times New Roman" w:cs="Times New Roman"/>
      <w:sz w:val="24"/>
      <w:szCs w:val="20"/>
    </w:rPr>
  </w:style>
  <w:style w:type="paragraph" w:styleId="afe">
    <w:name w:val="annotation subject"/>
    <w:basedOn w:val="afd"/>
    <w:next w:val="afd"/>
    <w:link w:val="Char9"/>
    <w:uiPriority w:val="99"/>
    <w:semiHidden/>
    <w:unhideWhenUsed/>
    <w:rsid w:val="004C2A86"/>
    <w:rPr>
      <w:b/>
      <w:bCs/>
    </w:rPr>
  </w:style>
  <w:style w:type="character" w:customStyle="1" w:styleId="Char9">
    <w:name w:val="批注主题 Char"/>
    <w:basedOn w:val="Char8"/>
    <w:link w:val="afe"/>
    <w:uiPriority w:val="99"/>
    <w:semiHidden/>
    <w:rsid w:val="004C2A86"/>
    <w:rPr>
      <w:rFonts w:ascii="Times New Roman" w:eastAsia="宋体" w:hAnsi="Times New Roman" w:cs="Times New Roman"/>
      <w:b/>
      <w:bCs/>
      <w:sz w:val="24"/>
      <w:szCs w:val="20"/>
    </w:rPr>
  </w:style>
  <w:style w:type="table" w:styleId="aff">
    <w:name w:val="Table Grid"/>
    <w:basedOn w:val="a2"/>
    <w:uiPriority w:val="59"/>
    <w:rsid w:val="004C2A86"/>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0">
    <w:name w:val="caption"/>
    <w:aliases w:val="Fig &amp; Table Title,题注 Char Char,题注 Char1,表题题注"/>
    <w:basedOn w:val="a0"/>
    <w:next w:val="a0"/>
    <w:link w:val="Chara"/>
    <w:qFormat/>
    <w:rsid w:val="004C2A86"/>
    <w:pPr>
      <w:widowControl/>
      <w:spacing w:line="360" w:lineRule="auto"/>
      <w:ind w:firstLine="432"/>
      <w:jc w:val="left"/>
    </w:pPr>
    <w:rPr>
      <w:rFonts w:ascii="Arial" w:eastAsia="黑体" w:hAnsi="Arial" w:cs="Arial"/>
      <w:kern w:val="0"/>
      <w:sz w:val="20"/>
      <w:szCs w:val="20"/>
    </w:rPr>
  </w:style>
  <w:style w:type="character" w:customStyle="1" w:styleId="Chara">
    <w:name w:val="题注 Char"/>
    <w:aliases w:val="Fig &amp; Table Title Char,题注 Char Char Char,题注 Char1 Char,表题题注 Char"/>
    <w:basedOn w:val="a1"/>
    <w:link w:val="aff0"/>
    <w:rsid w:val="004C2A86"/>
    <w:rPr>
      <w:rFonts w:ascii="Arial" w:eastAsia="黑体" w:hAnsi="Arial" w:cs="Arial"/>
      <w:kern w:val="0"/>
      <w:sz w:val="20"/>
      <w:szCs w:val="20"/>
    </w:rPr>
  </w:style>
  <w:style w:type="paragraph" w:styleId="3">
    <w:name w:val="List Bullet 3"/>
    <w:basedOn w:val="aff1"/>
    <w:rsid w:val="004C2A86"/>
    <w:pPr>
      <w:widowControl/>
      <w:numPr>
        <w:numId w:val="23"/>
      </w:numPr>
      <w:spacing w:after="120" w:line="312" w:lineRule="auto"/>
      <w:contextualSpacing w:val="0"/>
      <w:jc w:val="left"/>
    </w:pPr>
    <w:rPr>
      <w:kern w:val="0"/>
    </w:rPr>
  </w:style>
  <w:style w:type="paragraph" w:styleId="aff2">
    <w:name w:val="Normal (Web)"/>
    <w:basedOn w:val="a0"/>
    <w:uiPriority w:val="99"/>
    <w:unhideWhenUsed/>
    <w:rsid w:val="004C2A86"/>
    <w:pPr>
      <w:widowControl/>
      <w:spacing w:before="100" w:beforeAutospacing="1" w:after="100" w:afterAutospacing="1" w:line="240" w:lineRule="auto"/>
      <w:jc w:val="left"/>
    </w:pPr>
    <w:rPr>
      <w:rFonts w:ascii="宋体" w:hAnsi="宋体" w:cs="宋体"/>
      <w:kern w:val="0"/>
    </w:rPr>
  </w:style>
  <w:style w:type="paragraph" w:styleId="aff1">
    <w:name w:val="List Bullet"/>
    <w:basedOn w:val="a0"/>
    <w:uiPriority w:val="99"/>
    <w:semiHidden/>
    <w:unhideWhenUsed/>
    <w:rsid w:val="004C2A86"/>
    <w:pPr>
      <w:spacing w:line="240" w:lineRule="auto"/>
      <w:ind w:left="780" w:hanging="360"/>
      <w:contextualSpacing/>
    </w:pPr>
    <w:rPr>
      <w:szCs w:val="20"/>
    </w:rPr>
  </w:style>
  <w:style w:type="numbering" w:customStyle="1" w:styleId="Arial">
    <w:name w:val="样式 多级符号 Arial 三号 加粗"/>
    <w:basedOn w:val="a3"/>
    <w:rsid w:val="004C2A86"/>
    <w:pPr>
      <w:numPr>
        <w:numId w:val="24"/>
      </w:numPr>
    </w:pPr>
  </w:style>
  <w:style w:type="numbering" w:customStyle="1" w:styleId="1">
    <w:name w:val="样式1"/>
    <w:uiPriority w:val="99"/>
    <w:rsid w:val="004C2A86"/>
    <w:pPr>
      <w:numPr>
        <w:numId w:val="25"/>
      </w:numPr>
    </w:pPr>
  </w:style>
  <w:style w:type="table" w:styleId="aff3">
    <w:name w:val="Table Theme"/>
    <w:basedOn w:val="a2"/>
    <w:rsid w:val="004C2A86"/>
    <w:pPr>
      <w:widowControl w:val="0"/>
      <w:jc w:val="both"/>
    </w:pPr>
    <w:rPr>
      <w:rFonts w:ascii="Times New Roman" w:eastAsia="宋体" w:hAnsi="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FormatOnly">
    <w:name w:val="Heading 1 - Format Only"/>
    <w:basedOn w:val="10"/>
    <w:rsid w:val="004C2A86"/>
    <w:pPr>
      <w:keepNext w:val="0"/>
      <w:keepLines w:val="0"/>
      <w:pageBreakBefore/>
      <w:widowControl/>
      <w:pBdr>
        <w:bottom w:val="single" w:sz="36" w:space="3" w:color="808080"/>
      </w:pBdr>
      <w:tabs>
        <w:tab w:val="num" w:pos="0"/>
      </w:tabs>
      <w:autoSpaceDE w:val="0"/>
      <w:autoSpaceDN w:val="0"/>
      <w:spacing w:before="0" w:after="240" w:line="400" w:lineRule="exact"/>
      <w:ind w:left="0" w:firstLine="0"/>
      <w:jc w:val="left"/>
      <w:outlineLvl w:val="9"/>
    </w:pPr>
    <w:rPr>
      <w:rFonts w:hAnsi="宋体"/>
      <w:smallCaps/>
      <w:kern w:val="0"/>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32883">
      <w:bodyDiv w:val="1"/>
      <w:marLeft w:val="0"/>
      <w:marRight w:val="0"/>
      <w:marTop w:val="0"/>
      <w:marBottom w:val="0"/>
      <w:divBdr>
        <w:top w:val="none" w:sz="0" w:space="0" w:color="auto"/>
        <w:left w:val="none" w:sz="0" w:space="0" w:color="auto"/>
        <w:bottom w:val="none" w:sz="0" w:space="0" w:color="auto"/>
        <w:right w:val="none" w:sz="0" w:space="0" w:color="auto"/>
      </w:divBdr>
      <w:divsChild>
        <w:div w:id="389886699">
          <w:marLeft w:val="0"/>
          <w:marRight w:val="0"/>
          <w:marTop w:val="0"/>
          <w:marBottom w:val="0"/>
          <w:divBdr>
            <w:top w:val="none" w:sz="0" w:space="0" w:color="auto"/>
            <w:left w:val="none" w:sz="0" w:space="0" w:color="auto"/>
            <w:bottom w:val="none" w:sz="0" w:space="0" w:color="auto"/>
            <w:right w:val="none" w:sz="0" w:space="0" w:color="auto"/>
          </w:divBdr>
        </w:div>
      </w:divsChild>
    </w:div>
    <w:div w:id="78060462">
      <w:bodyDiv w:val="1"/>
      <w:marLeft w:val="0"/>
      <w:marRight w:val="0"/>
      <w:marTop w:val="0"/>
      <w:marBottom w:val="0"/>
      <w:divBdr>
        <w:top w:val="none" w:sz="0" w:space="0" w:color="auto"/>
        <w:left w:val="none" w:sz="0" w:space="0" w:color="auto"/>
        <w:bottom w:val="none" w:sz="0" w:space="0" w:color="auto"/>
        <w:right w:val="none" w:sz="0" w:space="0" w:color="auto"/>
      </w:divBdr>
    </w:div>
    <w:div w:id="154301923">
      <w:bodyDiv w:val="1"/>
      <w:marLeft w:val="0"/>
      <w:marRight w:val="0"/>
      <w:marTop w:val="0"/>
      <w:marBottom w:val="0"/>
      <w:divBdr>
        <w:top w:val="none" w:sz="0" w:space="0" w:color="auto"/>
        <w:left w:val="none" w:sz="0" w:space="0" w:color="auto"/>
        <w:bottom w:val="none" w:sz="0" w:space="0" w:color="auto"/>
        <w:right w:val="none" w:sz="0" w:space="0" w:color="auto"/>
      </w:divBdr>
    </w:div>
    <w:div w:id="358897611">
      <w:bodyDiv w:val="1"/>
      <w:marLeft w:val="0"/>
      <w:marRight w:val="0"/>
      <w:marTop w:val="0"/>
      <w:marBottom w:val="0"/>
      <w:divBdr>
        <w:top w:val="none" w:sz="0" w:space="0" w:color="auto"/>
        <w:left w:val="none" w:sz="0" w:space="0" w:color="auto"/>
        <w:bottom w:val="none" w:sz="0" w:space="0" w:color="auto"/>
        <w:right w:val="none" w:sz="0" w:space="0" w:color="auto"/>
      </w:divBdr>
      <w:divsChild>
        <w:div w:id="555429675">
          <w:marLeft w:val="0"/>
          <w:marRight w:val="0"/>
          <w:marTop w:val="0"/>
          <w:marBottom w:val="0"/>
          <w:divBdr>
            <w:top w:val="none" w:sz="0" w:space="0" w:color="auto"/>
            <w:left w:val="none" w:sz="0" w:space="0" w:color="auto"/>
            <w:bottom w:val="none" w:sz="0" w:space="0" w:color="auto"/>
            <w:right w:val="none" w:sz="0" w:space="0" w:color="auto"/>
          </w:divBdr>
        </w:div>
      </w:divsChild>
    </w:div>
    <w:div w:id="561138722">
      <w:bodyDiv w:val="1"/>
      <w:marLeft w:val="0"/>
      <w:marRight w:val="0"/>
      <w:marTop w:val="0"/>
      <w:marBottom w:val="0"/>
      <w:divBdr>
        <w:top w:val="none" w:sz="0" w:space="0" w:color="auto"/>
        <w:left w:val="none" w:sz="0" w:space="0" w:color="auto"/>
        <w:bottom w:val="none" w:sz="0" w:space="0" w:color="auto"/>
        <w:right w:val="none" w:sz="0" w:space="0" w:color="auto"/>
      </w:divBdr>
    </w:div>
    <w:div w:id="779835183">
      <w:bodyDiv w:val="1"/>
      <w:marLeft w:val="0"/>
      <w:marRight w:val="0"/>
      <w:marTop w:val="0"/>
      <w:marBottom w:val="0"/>
      <w:divBdr>
        <w:top w:val="none" w:sz="0" w:space="0" w:color="auto"/>
        <w:left w:val="none" w:sz="0" w:space="0" w:color="auto"/>
        <w:bottom w:val="none" w:sz="0" w:space="0" w:color="auto"/>
        <w:right w:val="none" w:sz="0" w:space="0" w:color="auto"/>
      </w:divBdr>
    </w:div>
    <w:div w:id="1197429895">
      <w:bodyDiv w:val="1"/>
      <w:marLeft w:val="0"/>
      <w:marRight w:val="0"/>
      <w:marTop w:val="0"/>
      <w:marBottom w:val="0"/>
      <w:divBdr>
        <w:top w:val="none" w:sz="0" w:space="0" w:color="auto"/>
        <w:left w:val="none" w:sz="0" w:space="0" w:color="auto"/>
        <w:bottom w:val="none" w:sz="0" w:space="0" w:color="auto"/>
        <w:right w:val="none" w:sz="0" w:space="0" w:color="auto"/>
      </w:divBdr>
    </w:div>
    <w:div w:id="1452091734">
      <w:bodyDiv w:val="1"/>
      <w:marLeft w:val="0"/>
      <w:marRight w:val="0"/>
      <w:marTop w:val="0"/>
      <w:marBottom w:val="0"/>
      <w:divBdr>
        <w:top w:val="none" w:sz="0" w:space="0" w:color="auto"/>
        <w:left w:val="none" w:sz="0" w:space="0" w:color="auto"/>
        <w:bottom w:val="none" w:sz="0" w:space="0" w:color="auto"/>
        <w:right w:val="none" w:sz="0" w:space="0" w:color="auto"/>
      </w:divBdr>
    </w:div>
    <w:div w:id="1591306965">
      <w:bodyDiv w:val="1"/>
      <w:marLeft w:val="0"/>
      <w:marRight w:val="0"/>
      <w:marTop w:val="0"/>
      <w:marBottom w:val="0"/>
      <w:divBdr>
        <w:top w:val="none" w:sz="0" w:space="0" w:color="auto"/>
        <w:left w:val="none" w:sz="0" w:space="0" w:color="auto"/>
        <w:bottom w:val="none" w:sz="0" w:space="0" w:color="auto"/>
        <w:right w:val="none" w:sz="0" w:space="0" w:color="auto"/>
      </w:divBdr>
    </w:div>
    <w:div w:id="185664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01.95.48.96:8005/public/sjkf/netpic/listNetPic?netId=1" TargetMode="External"/><Relationship Id="rId21" Type="http://schemas.openxmlformats.org/officeDocument/2006/relationships/hyperlink" Target="http://101.95.48.96:8005/public/sjkf/servicenet/inter_servicenet_info?Yyt_id=113" TargetMode="External"/><Relationship Id="rId34" Type="http://schemas.openxmlformats.org/officeDocument/2006/relationships/hyperlink" Target="app:ds:country%20code" TargetMode="External"/><Relationship Id="rId42" Type="http://schemas.openxmlformats.org/officeDocument/2006/relationships/hyperlink" Target="http://192.168.1.100:8080/public/sjkf/announcement/AnnouncementInfo?announcementId=7" TargetMode="External"/><Relationship Id="rId47" Type="http://schemas.openxmlformats.org/officeDocument/2006/relationships/image" Target="media/image6.emf"/><Relationship Id="rId50" Type="http://schemas.openxmlformats.org/officeDocument/2006/relationships/oleObject" Target="embeddings/Microsoft_Visio_2003-2010___3.vsd"/><Relationship Id="rId55" Type="http://schemas.openxmlformats.org/officeDocument/2006/relationships/oleObject" Target="embeddings/Microsoft_Visio_2003-2010___5.vsd"/><Relationship Id="rId63" Type="http://schemas.openxmlformats.org/officeDocument/2006/relationships/image" Target="file:///C:\Users\jamb008\Documents\Tencent%20Files\410948928\Image\%5b%604KKAQA%5b068AXSSA1V(LNR.jpg" TargetMode="External"/><Relationship Id="rId68" Type="http://schemas.openxmlformats.org/officeDocument/2006/relationships/hyperlink" Target="http://101.95.48.96:8005/public/sjkf/pbusinesscard/messagePush.jspx?provinceName=&#19978;&#28023;" TargetMode="External"/><Relationship Id="rId76" Type="http://schemas.openxmlformats.org/officeDocument/2006/relationships/hyperlink" Target="http://180.168.123.175:9000/public/sjkf/line/hotLineList?Type=1&amp;Brand=0&amp;PageSize=1&amp;PageIndex=1" TargetMode="External"/><Relationship Id="rId84" Type="http://schemas.openxmlformats.org/officeDocument/2006/relationships/hyperlink" Target="http://180.168.123.175:9000/public/sjkf/line/lifeLineTypeList" TargetMode="External"/><Relationship Id="rId89" Type="http://schemas.openxmlformats.org/officeDocument/2006/relationships/hyperlink" Target="http://101.95.48.97:8005/share/createShareShortUrl.jspx?moduleId=5&amp;id=23870"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101.95.48.96:8005/public/sjkf/cbusinesscard/cityBusinessCardInfo.jspx?cityId=1" TargetMode="External"/><Relationship Id="rId92" Type="http://schemas.openxmlformats.org/officeDocument/2006/relationships/hyperlink" Target="http://101.95.48.97:8005/public/sjkf/myNotice/happygo_mynotice_index_timec.jspx?mobile=18918589195&amp;token=17fca2d9661df7702bd3db98ef08360a&amp;loginType=1&amp;isLogin=0&amp;province=%E4%B8%8A%E6%B5%B7&amp;userName=%E6%B2%88%E6%98%89&amp;userLevel=3&amp;userType=%E9%87%91%E5%8D%A1&amp;channel=null&amp;appId=tykf" TargetMode="Externa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hyperlink" Target="http://101.95.48.97:8005/public/sjkf/nearcolumn/GetNearColumnInfo.jspx?id=24057&amp;columnId=4" TargetMode="External"/><Relationship Id="rId11" Type="http://schemas.openxmlformats.org/officeDocument/2006/relationships/hyperlink" Target="http://101.95.48.96:8005/public/sjkf/systemnotice/intr_systemnoticephoto_list" TargetMode="External"/><Relationship Id="rId24" Type="http://schemas.openxmlformats.org/officeDocument/2006/relationships/hyperlink" Target="http://101.95.48.96:8005/public/sjkf/netnotice/listNetNotice?netId=1" TargetMode="External"/><Relationship Id="rId32" Type="http://schemas.openxmlformats.org/officeDocument/2006/relationships/hyperlink" Target="http://180.168.123.175:9000/public/sjkf/roamingDestination/HotCountryList" TargetMode="External"/><Relationship Id="rId37" Type="http://schemas.openxmlformats.org/officeDocument/2006/relationships/image" Target="media/image5.jpeg"/><Relationship Id="rId40" Type="http://schemas.openxmlformats.org/officeDocument/2006/relationships/hyperlink" Target="app:ds:network%20model" TargetMode="External"/><Relationship Id="rId45" Type="http://schemas.openxmlformats.org/officeDocument/2006/relationships/hyperlink" Target="http://101.95.48.96:8005/public/sjkf/roamingDestination/QueryCityAreaCode" TargetMode="External"/><Relationship Id="rId53" Type="http://schemas.openxmlformats.org/officeDocument/2006/relationships/oleObject" Target="embeddings/Microsoft_Visio_2003-2010___4.vsd"/><Relationship Id="rId58" Type="http://schemas.openxmlformats.org/officeDocument/2006/relationships/hyperlink" Target="app:ds:network%20model" TargetMode="External"/><Relationship Id="rId66" Type="http://schemas.openxmlformats.org/officeDocument/2006/relationships/hyperlink" Target="app:ds:network%20model" TargetMode="External"/><Relationship Id="rId74" Type="http://schemas.openxmlformats.org/officeDocument/2006/relationships/hyperlink" Target="http://101.95.48.96:8005/public/sjkf/native/nativePort?cityName=&#24066;&amp;PageSize=10&amp;PageIndex=1" TargetMode="External"/><Relationship Id="rId79" Type="http://schemas.openxmlformats.org/officeDocument/2006/relationships/hyperlink" Target="http://101.95.48.97:8005/public/sjkf/line/getHotlineService?brandName=HUAWEi" TargetMode="External"/><Relationship Id="rId87" Type="http://schemas.openxmlformats.org/officeDocument/2006/relationships/hyperlink" Target="http://101.95.48.97:8005/public/sjkf/tips/getTipsByJson.jspx?province=&amp;pageid=3" TargetMode="External"/><Relationship Id="rId5" Type="http://schemas.openxmlformats.org/officeDocument/2006/relationships/webSettings" Target="webSettings.xml"/><Relationship Id="rId61" Type="http://schemas.openxmlformats.org/officeDocument/2006/relationships/hyperlink" Target="http://101.95.48.97:8005/public/sjkf/selftroubleshoot/self_troubleshoot" TargetMode="External"/><Relationship Id="rId82" Type="http://schemas.openxmlformats.org/officeDocument/2006/relationships/hyperlink" Target="http://180.168.123.175:9000/public/sjkf/servicenet/vipGbtList" TargetMode="External"/><Relationship Id="rId90" Type="http://schemas.openxmlformats.org/officeDocument/2006/relationships/hyperlink" Target="http://101.95.48.97:8005/public/sjkf/tips/getTipsByJson.jspx?province=&amp;pageid=3" TargetMode="External"/><Relationship Id="rId95" Type="http://schemas.openxmlformats.org/officeDocument/2006/relationships/hyperlink" Target="http://101.95.48.97:8005/public/sjkf/startserviceimage/imageByProvinceStype.jspx" TargetMode="External"/><Relationship Id="rId19" Type="http://schemas.openxmlformats.org/officeDocument/2006/relationships/hyperlink" Target="http://101.95.48.97:8005/public/sjkf/repairnotice/inter_repair_notice.jspx?prov" TargetMode="External"/><Relationship Id="rId14" Type="http://schemas.openxmlformats.org/officeDocument/2006/relationships/hyperlink" Target="http://101.95.48.97:8005/public/sjkf/systemnotice/intr_sysnoticefold_list?clientDate=%7b%22clientDate%22:%5b%7b%22ntype%22:%22103%22,%22date%22:%222014-06-03%2014:28:00%22%7d,%7b%22ntype%22:%22204%22,%22date%22:%222014-06-03%2014:28:00%22%7d%5d%7d" TargetMode="External"/><Relationship Id="rId22" Type="http://schemas.openxmlformats.org/officeDocument/2006/relationships/hyperlink" Target="http://101.95.48.96:8005/public/sjkf/wifi/NearbyWifi_query?lng=110.123&amp;lat=32.123&amp;distance=13&amp;province=%E4%B8%8A%E6%B5%B7&amp;city=%E4%B8%8A%E6%B5%B7" TargetMode="External"/><Relationship Id="rId27" Type="http://schemas.openxmlformats.org/officeDocument/2006/relationships/hyperlink" Target="http://101.95.48.97:8005/public/sjkf/nearcolumn/GetNearColumnList?lng=121.719643&amp;lat=31.069949&amp;distance=100&amp;prov=%E4%B8%8A%E6%B5%B7&amp;city=%E4%B8%8A%E6%B5%B7&amp;PageIndex=1&amp;PageSize=10&amp;columnId=1&amp;iconame=4G" TargetMode="External"/><Relationship Id="rId30" Type="http://schemas.openxmlformats.org/officeDocument/2006/relationships/hyperlink" Target="http://localhost:8080/public/sjkf/nearcolumn/GetAreaByProv?prov=%E4%B8%8A%E6%B5%B7&amp;city=%E4%B8%8A%E6%B5%B7&amp;id=1" TargetMode="External"/><Relationship Id="rId35" Type="http://schemas.openxmlformats.org/officeDocument/2006/relationships/hyperlink" Target="app:ds:network%20model" TargetMode="External"/><Relationship Id="rId43" Type="http://schemas.openxmlformats.org/officeDocument/2006/relationships/hyperlink" Target="app:ds:article" TargetMode="External"/><Relationship Id="rId48" Type="http://schemas.openxmlformats.org/officeDocument/2006/relationships/oleObject" Target="embeddings/Microsoft_Visio_2003-2010___2.vsd"/><Relationship Id="rId56" Type="http://schemas.openxmlformats.org/officeDocument/2006/relationships/hyperlink" Target="app:ds:access%20code" TargetMode="External"/><Relationship Id="rId64" Type="http://schemas.openxmlformats.org/officeDocument/2006/relationships/hyperlink" Target="http://101.95.48.97:8005/public/sjkf/messagecenter/getMessageCenter" TargetMode="External"/><Relationship Id="rId69" Type="http://schemas.openxmlformats.org/officeDocument/2006/relationships/hyperlink" Target="http://101.95.48.96:8005/public/sjkf/pbusinesscard/provBusinessCardInfo.jspx?provinceName=&#19978;&#28023;" TargetMode="External"/><Relationship Id="rId77" Type="http://schemas.openxmlformats.org/officeDocument/2006/relationships/hyperlink" Target="app:ds:brand" TargetMode="External"/><Relationship Id="rId8" Type="http://schemas.openxmlformats.org/officeDocument/2006/relationships/image" Target="media/image1.png"/><Relationship Id="rId51" Type="http://schemas.openxmlformats.org/officeDocument/2006/relationships/hyperlink" Target="http://101.95.48.97:8005/public/sjkf/roamingDestination/RoamingDestination_getCountryInfo?countryId=2" TargetMode="External"/><Relationship Id="rId72" Type="http://schemas.openxmlformats.org/officeDocument/2006/relationships/hyperlink" Target="http://101.95.48.96:8005/public/sjkf/tourist/intr_tourist_list?cityName=&#27494;&#27721;&amp;PageSize=10&amp;PageIndex=1" TargetMode="External"/><Relationship Id="rId80" Type="http://schemas.openxmlformats.org/officeDocument/2006/relationships/hyperlink" Target="http://101.95.48.96:8005/public/sjkf/scc/SmsCommands_query?prov=%E4%B8%8A%E6%B5%B7" TargetMode="External"/><Relationship Id="rId85" Type="http://schemas.openxmlformats.org/officeDocument/2006/relationships/hyperlink" Target="http://180.168.123.175:9000/public/sjkf/line/lifeLineList?typeId=1" TargetMode="External"/><Relationship Id="rId93" Type="http://schemas.openxmlformats.org/officeDocument/2006/relationships/hyperlink" Target="http://localhost:8080/Activity/templateIndex/toIndex.html?activityId=80571&amp;channel=S001&amp;token=f126fdf7cec8e889bbb74f0e50c60acd"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101.95.48.96:8005/public/sjkf/systemnotice/intr_homebanner_list" TargetMode="External"/><Relationship Id="rId17" Type="http://schemas.openxmlformats.org/officeDocument/2006/relationships/oleObject" Target="embeddings/Microsoft_Visio_2003-2010___1.vsd"/><Relationship Id="rId25" Type="http://schemas.openxmlformats.org/officeDocument/2006/relationships/hyperlink" Target="http://101.95.48.96:8005/public/sjkf/netnotice/infoNetNotice?noticeId=1" TargetMode="External"/><Relationship Id="rId33" Type="http://schemas.openxmlformats.org/officeDocument/2006/relationships/hyperlink" Target="app:ds:access%20code" TargetMode="External"/><Relationship Id="rId38" Type="http://schemas.openxmlformats.org/officeDocument/2006/relationships/hyperlink" Target="http://180.168.123.175:9000/public/sjkf/zhongduan/PhoneInfo?productModel=sch-i939" TargetMode="External"/><Relationship Id="rId46" Type="http://schemas.openxmlformats.org/officeDocument/2006/relationships/hyperlink" Target="http://101.95.48.97:8005/public/sjkf/roamingDestination/RoamingDestination_checkUIMCard?countryId=1&amp;cardType=2" TargetMode="External"/><Relationship Id="rId59" Type="http://schemas.openxmlformats.org/officeDocument/2006/relationships/hyperlink" Target="http://101.95.48.97:8005/public/sjkf/zhongduan/zhongduan_detect?countryId=1&amp;phoneModel=i939" TargetMode="External"/><Relationship Id="rId67" Type="http://schemas.openxmlformats.org/officeDocument/2006/relationships/hyperlink" Target="http://101.95.48.96:8005/public/sjkf/custmanager/getDialCustManagerTel?vipUserTel=15000501247" TargetMode="External"/><Relationship Id="rId20" Type="http://schemas.openxmlformats.org/officeDocument/2006/relationships/hyperlink" Target="http://101.95.48.96:8005/public/sjkf/servicenet/inter_servicenet_list" TargetMode="External"/><Relationship Id="rId41" Type="http://schemas.openxmlformats.org/officeDocument/2006/relationships/hyperlink" Target="app:ds:article" TargetMode="External"/><Relationship Id="rId54" Type="http://schemas.openxmlformats.org/officeDocument/2006/relationships/image" Target="media/image9.emf"/><Relationship Id="rId62" Type="http://schemas.openxmlformats.org/officeDocument/2006/relationships/image" Target="media/image10.jpeg"/><Relationship Id="rId70" Type="http://schemas.openxmlformats.org/officeDocument/2006/relationships/hyperlink" Target="http://101.95.48.96:8005/public/sjkf/cbusinesscard/cityBusinessCardList.jspx?provinceName=&#19978;&#28023;" TargetMode="External"/><Relationship Id="rId75" Type="http://schemas.openxmlformats.org/officeDocument/2006/relationships/hyperlink" Target="http://101.95.48.96:8005/public/sjkf/food/foodGather?cityName=&#24066;&amp;PageSize=10&amp;PageIndex=1" TargetMode="External"/><Relationship Id="rId83" Type="http://schemas.openxmlformats.org/officeDocument/2006/relationships/hyperlink" Target="http://180.168.123.175:9000/public/sjkf/servicenet/vipGbtInfo?Id=6" TargetMode="External"/><Relationship Id="rId88" Type="http://schemas.openxmlformats.org/officeDocument/2006/relationships/image" Target="media/image11.png"/><Relationship Id="rId91" Type="http://schemas.openxmlformats.org/officeDocument/2006/relationships/hyperlink" Target="http://101.95.48.97:8005/public/sjkf/myNotice/%20happygo_mynotice_indexc.jspx?ReqParam=%7b%22mobile%22:%2218918589195%22,%22token%22:%2217fca2d9661df7702bd3db98ef08360a%22,%22loginType%22:%221%22,%22isLogin%22:%220%22,%22province%22:%22%E4%B8%8A%E6%B5%B7%22,%22userName%22:%22%E6%B2%88%E6%98%89%22,%22userLevel%22:%223%22,%22userType%22:%22%E9%87%91%E5%8D%A1%22,%22channel%22:%22null%22,%22appId%22:%22tykf%22%7d"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101.95.48.96:8005/public/sjkf/homeico/infoNetIco?netId=23857&amp;icoId=61" TargetMode="External"/><Relationship Id="rId28" Type="http://schemas.openxmlformats.org/officeDocument/2006/relationships/image" Target="media/image4.png"/><Relationship Id="rId36" Type="http://schemas.openxmlformats.org/officeDocument/2006/relationships/hyperlink" Target="app:ds:network%20model" TargetMode="External"/><Relationship Id="rId49" Type="http://schemas.openxmlformats.org/officeDocument/2006/relationships/image" Target="media/image7.emf"/><Relationship Id="rId57" Type="http://schemas.openxmlformats.org/officeDocument/2006/relationships/hyperlink" Target="app:ds:country%20code" TargetMode="External"/><Relationship Id="rId10" Type="http://schemas.openxmlformats.org/officeDocument/2006/relationships/hyperlink" Target="http://101.95.48.96:8005/public/sjkf/systemnotice/intr_systemnotice_info?ID=502" TargetMode="External"/><Relationship Id="rId31" Type="http://schemas.openxmlformats.org/officeDocument/2006/relationships/hyperlink" Target="%20http://101.95.48.97:8005/public/sjkf/blackboard/getInfo.jspx?id=21" TargetMode="External"/><Relationship Id="rId44" Type="http://schemas.openxmlformats.org/officeDocument/2006/relationships/hyperlink" Target="http://101.95.48.96:8005/public/sjkf/roamingDestination/InternationalDialCountry" TargetMode="External"/><Relationship Id="rId52" Type="http://schemas.openxmlformats.org/officeDocument/2006/relationships/image" Target="media/image8.emf"/><Relationship Id="rId60" Type="http://schemas.openxmlformats.org/officeDocument/2006/relationships/hyperlink" Target="app:ds:network%20model" TargetMode="External"/><Relationship Id="rId65" Type="http://schemas.openxmlformats.org/officeDocument/2006/relationships/hyperlink" Target="http://101.95.48.97:8005/public/sjkf/roaming/RoamingCallChargeUnit.jspx?countryId=32&amp;networkModel=GSM&amp;cardType=WDF" TargetMode="External"/><Relationship Id="rId73" Type="http://schemas.openxmlformats.org/officeDocument/2006/relationships/hyperlink" Target="http://101.95.48.96:8005/public/sjkf/hotel/intr_hotel_list?cityName=&#19978;&#28023;&amp;PageSize=10&amp;PageIndex=1" TargetMode="External"/><Relationship Id="rId78" Type="http://schemas.openxmlformats.org/officeDocument/2006/relationships/hyperlink" Target="http://180.168.123.175:9000/public/sjkf/line/hotLineInfo?HotlineId=101" TargetMode="External"/><Relationship Id="rId81" Type="http://schemas.openxmlformats.org/officeDocument/2006/relationships/hyperlink" Target="http://180.168.123.175:9000/public/sjkf/line/ServiceAcount?Province=HN&amp;CustomServiceChannel=&#24494;&#21338;&amp;ChannelPlatform=&#26032;&#28010;" TargetMode="External"/><Relationship Id="rId86" Type="http://schemas.openxmlformats.org/officeDocument/2006/relationships/hyperlink" Target="http://101.95.48.96:8005/public/sjkf/vipenjoy/query_vipEnjoy?prov=%E4%B8%8A%E6%B5%B7" TargetMode="External"/><Relationship Id="rId94" Type="http://schemas.openxmlformats.org/officeDocument/2006/relationships/hyperlink" Target="http://101.95.48.97:8005/public/sjkf/salesinfo/getStarFAQ.jspx"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01.95.48.96:8005/public/sjkf/systemnotice/intr_systemnotice_list" TargetMode="External"/><Relationship Id="rId13" Type="http://schemas.openxmlformats.org/officeDocument/2006/relationships/hyperlink" Target="http://101.95.48.96:8005/public/sjkf/systemnotice/intr_systemnews_list" TargetMode="External"/><Relationship Id="rId18" Type="http://schemas.openxmlformats.org/officeDocument/2006/relationships/hyperlink" Target="http://101.95.48.97:8005/public/sjkf/systemnotice/intr_sysnoticemarquee_list?deviceOS=android" TargetMode="External"/><Relationship Id="rId39" Type="http://schemas.openxmlformats.org/officeDocument/2006/relationships/hyperlink" Target="app:ds:product%20mode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A11F3-B749-45F3-B643-D8244A661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112</Pages>
  <Words>11312</Words>
  <Characters>64481</Characters>
  <Application>Microsoft Office Word</Application>
  <DocSecurity>0</DocSecurity>
  <Lines>537</Lines>
  <Paragraphs>151</Paragraphs>
  <ScaleCrop>false</ScaleCrop>
  <Company>Microsoft</Company>
  <LinksUpToDate>false</LinksUpToDate>
  <CharactersWithSpaces>75642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Shmily</cp:lastModifiedBy>
  <cp:revision>1189</cp:revision>
  <dcterms:created xsi:type="dcterms:W3CDTF">2014-11-18T02:27:00Z</dcterms:created>
  <dcterms:modified xsi:type="dcterms:W3CDTF">2016-11-28T01:25:00Z</dcterms:modified>
</cp:coreProperties>
</file>